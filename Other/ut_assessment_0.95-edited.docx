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DC018" w14:textId="4807E275" w:rsidR="00431A39" w:rsidRDefault="00CA30DE" w:rsidP="00FB7FB0">
      <w:r>
        <w:rPr>
          <w:noProof/>
        </w:rPr>
        <w:drawing>
          <wp:anchor distT="0" distB="0" distL="114300" distR="114300" simplePos="0" relativeHeight="251702272" behindDoc="1" locked="0" layoutInCell="1" allowOverlap="1" wp14:anchorId="47ED320A" wp14:editId="718788EE">
            <wp:simplePos x="0" y="0"/>
            <wp:positionH relativeFrom="page">
              <wp:align>right</wp:align>
            </wp:positionH>
            <wp:positionV relativeFrom="paragraph">
              <wp:posOffset>-1225550</wp:posOffset>
            </wp:positionV>
            <wp:extent cx="8299170" cy="11705026"/>
            <wp:effectExtent l="0" t="0" r="698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 cover.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8299170" cy="117050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D3862" w14:textId="78C566DB" w:rsidR="00F30A71" w:rsidRDefault="00F30A71">
      <w:pPr>
        <w:rPr>
          <w:rFonts w:ascii="URW DIN" w:eastAsiaTheme="majorEastAsia" w:hAnsi="URW DIN" w:cstheme="majorBidi"/>
          <w:color w:val="00ACC1"/>
          <w:sz w:val="28"/>
          <w:szCs w:val="24"/>
        </w:rPr>
      </w:pPr>
    </w:p>
    <w:p w14:paraId="0190D3CE" w14:textId="332301C1" w:rsidR="00F30A71" w:rsidRDefault="00F30A71" w:rsidP="00F30A71">
      <w:r>
        <w:rPr>
          <w:noProof/>
        </w:rPr>
        <mc:AlternateContent>
          <mc:Choice Requires="wps">
            <w:drawing>
              <wp:anchor distT="45720" distB="45720" distL="114300" distR="114300" simplePos="0" relativeHeight="251687936" behindDoc="0" locked="0" layoutInCell="1" allowOverlap="1" wp14:anchorId="75C88997" wp14:editId="29536B28">
                <wp:simplePos x="0" y="0"/>
                <wp:positionH relativeFrom="margin">
                  <wp:align>left</wp:align>
                </wp:positionH>
                <wp:positionV relativeFrom="paragraph">
                  <wp:posOffset>3464941</wp:posOffset>
                </wp:positionV>
                <wp:extent cx="603504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1404620"/>
                        </a:xfrm>
                        <a:prstGeom prst="rect">
                          <a:avLst/>
                        </a:prstGeom>
                        <a:noFill/>
                        <a:ln w="9525">
                          <a:noFill/>
                          <a:miter lim="800000"/>
                          <a:headEnd/>
                          <a:tailEnd/>
                        </a:ln>
                      </wps:spPr>
                      <wps:txbx>
                        <w:txbxContent>
                          <w:p w14:paraId="6377E896" w14:textId="77777777" w:rsidR="00412D19" w:rsidRPr="001642F1" w:rsidRDefault="00412D19" w:rsidP="00CA30DE">
                            <w:pPr>
                              <w:pStyle w:val="Title"/>
                              <w:rPr>
                                <w:b/>
                                <w:bCs/>
                                <w:color w:val="FFFFFF" w:themeColor="background1"/>
                                <w:sz w:val="96"/>
                                <w:szCs w:val="96"/>
                              </w:rPr>
                            </w:pPr>
                            <w:r>
                              <w:rPr>
                                <w:b/>
                                <w:bCs/>
                                <w:color w:val="FFFFFF" w:themeColor="background1"/>
                                <w:sz w:val="96"/>
                                <w:szCs w:val="96"/>
                              </w:rPr>
                              <w:t>UNTERTURKHEIM</w:t>
                            </w:r>
                          </w:p>
                          <w:p w14:paraId="0A22A0C1" w14:textId="0AD1E821" w:rsidR="00412D19" w:rsidRPr="00935A4D" w:rsidRDefault="00412D19" w:rsidP="00CA30DE">
                            <w:pPr>
                              <w:pStyle w:val="Title"/>
                              <w:rPr>
                                <w:b/>
                                <w:bCs/>
                                <w:color w:val="FFFFFF" w:themeColor="background1"/>
                                <w:sz w:val="72"/>
                                <w:szCs w:val="72"/>
                                <w:rtl/>
                              </w:rPr>
                            </w:pPr>
                            <w:r>
                              <w:rPr>
                                <w:b/>
                                <w:bCs/>
                                <w:color w:val="FFFFFF" w:themeColor="background1"/>
                                <w:sz w:val="72"/>
                                <w:szCs w:val="72"/>
                              </w:rPr>
                              <w:t xml:space="preserve">Segmentation and </w:t>
                            </w:r>
                            <w:r w:rsidR="00BA3E95">
                              <w:rPr>
                                <w:b/>
                                <w:bCs/>
                                <w:color w:val="FFFFFF" w:themeColor="background1"/>
                                <w:sz w:val="72"/>
                                <w:szCs w:val="72"/>
                              </w:rPr>
                              <w:t xml:space="preserve">Operational Risk Containment </w:t>
                            </w:r>
                            <w:r>
                              <w:rPr>
                                <w:b/>
                                <w:bCs/>
                                <w:color w:val="FFFFFF" w:themeColor="background1"/>
                                <w:sz w:val="72"/>
                                <w:szCs w:val="72"/>
                              </w:rPr>
                              <w:t xml:space="preserve">- Firewall Deployment - </w:t>
                            </w:r>
                            <w:r w:rsidR="00BA3E95">
                              <w:rPr>
                                <w:b/>
                                <w:bCs/>
                                <w:color w:val="FFFFFF" w:themeColor="background1"/>
                                <w:sz w:val="72"/>
                                <w:szCs w:val="72"/>
                              </w:rPr>
                              <w:t>Assessment</w:t>
                            </w:r>
                          </w:p>
                          <w:p w14:paraId="6D7DD2EB" w14:textId="77777777" w:rsidR="00412D19" w:rsidRPr="00935A4D" w:rsidRDefault="00412D19" w:rsidP="00F30A71">
                            <w:pPr>
                              <w:jc w:val="center"/>
                              <w:rPr>
                                <w:b/>
                                <w:bCs/>
                                <w:color w:val="FFFFFF" w:themeColor="background1"/>
                                <w:sz w:val="72"/>
                                <w:szCs w:val="72"/>
                              </w:rPr>
                            </w:pPr>
                          </w:p>
                          <w:p w14:paraId="0F11742A" w14:textId="77777777" w:rsidR="00412D19" w:rsidRDefault="00412D19"/>
                          <w:p w14:paraId="62D40A05" w14:textId="2BA22D3A" w:rsidR="00412D19" w:rsidRPr="001642F1" w:rsidRDefault="00412D19" w:rsidP="00CA30DE">
                            <w:pPr>
                              <w:pStyle w:val="Title"/>
                              <w:rPr>
                                <w:b/>
                                <w:bCs/>
                                <w:color w:val="FFFFFF" w:themeColor="background1"/>
                                <w:sz w:val="96"/>
                                <w:szCs w:val="96"/>
                              </w:rPr>
                            </w:pPr>
                            <w:r>
                              <w:rPr>
                                <w:b/>
                                <w:bCs/>
                                <w:color w:val="FFFFFF" w:themeColor="background1"/>
                                <w:sz w:val="96"/>
                                <w:szCs w:val="96"/>
                              </w:rPr>
                              <w:t>UNTERTURKHEIM</w:t>
                            </w:r>
                          </w:p>
                          <w:p w14:paraId="62584122" w14:textId="1BEF4464" w:rsidR="00412D19" w:rsidRPr="00935A4D" w:rsidRDefault="00412D19"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7E3415FA" w14:textId="509795BD" w:rsidR="00412D19" w:rsidRPr="00935A4D" w:rsidRDefault="00412D19" w:rsidP="00F30A71">
                            <w:pPr>
                              <w:jc w:val="center"/>
                              <w:rPr>
                                <w:b/>
                                <w:bCs/>
                                <w:color w:val="FFFFFF" w:themeColor="background1"/>
                                <w:sz w:val="72"/>
                                <w:szCs w:val="7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C88997" id="_x0000_t202" coordsize="21600,21600" o:spt="202" path="m,l,21600r21600,l21600,xe">
                <v:stroke joinstyle="miter"/>
                <v:path gradientshapeok="t" o:connecttype="rect"/>
              </v:shapetype>
              <v:shape id="Text Box 2" o:spid="_x0000_s1026" type="#_x0000_t202" style="position:absolute;margin-left:0;margin-top:272.85pt;width:475.2pt;height:110.6pt;z-index:2516879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" filled="f" stroked="f">
                <v:textbox style="mso-fit-shape-to-text:t">
                  <w:txbxContent>
                    <w:p w14:paraId="6377E896" w14:textId="77777777" w:rsidR="00412D19" w:rsidRPr="001642F1" w:rsidRDefault="00412D19" w:rsidP="00CA30DE">
                      <w:pPr>
                        <w:pStyle w:val="Title"/>
                        <w:rPr>
                          <w:b/>
                          <w:bCs/>
                          <w:color w:val="FFFFFF" w:themeColor="background1"/>
                          <w:sz w:val="96"/>
                          <w:szCs w:val="96"/>
                        </w:rPr>
                      </w:pPr>
                      <w:r>
                        <w:rPr>
                          <w:b/>
                          <w:bCs/>
                          <w:color w:val="FFFFFF" w:themeColor="background1"/>
                          <w:sz w:val="96"/>
                          <w:szCs w:val="96"/>
                        </w:rPr>
                        <w:t>UNTERTURKHEIM</w:t>
                      </w:r>
                    </w:p>
                    <w:p w14:paraId="0A22A0C1" w14:textId="0AD1E821" w:rsidR="00412D19" w:rsidRPr="00935A4D" w:rsidRDefault="00412D19" w:rsidP="00CA30DE">
                      <w:pPr>
                        <w:pStyle w:val="Title"/>
                        <w:rPr>
                          <w:b/>
                          <w:bCs/>
                          <w:color w:val="FFFFFF" w:themeColor="background1"/>
                          <w:sz w:val="72"/>
                          <w:szCs w:val="72"/>
                          <w:rtl/>
                        </w:rPr>
                      </w:pPr>
                      <w:r>
                        <w:rPr>
                          <w:b/>
                          <w:bCs/>
                          <w:color w:val="FFFFFF" w:themeColor="background1"/>
                          <w:sz w:val="72"/>
                          <w:szCs w:val="72"/>
                        </w:rPr>
                        <w:t xml:space="preserve">Segmentation and </w:t>
                      </w:r>
                      <w:r w:rsidR="00BA3E95">
                        <w:rPr>
                          <w:b/>
                          <w:bCs/>
                          <w:color w:val="FFFFFF" w:themeColor="background1"/>
                          <w:sz w:val="72"/>
                          <w:szCs w:val="72"/>
                        </w:rPr>
                        <w:t xml:space="preserve">Operational Risk Containment </w:t>
                      </w:r>
                      <w:r>
                        <w:rPr>
                          <w:b/>
                          <w:bCs/>
                          <w:color w:val="FFFFFF" w:themeColor="background1"/>
                          <w:sz w:val="72"/>
                          <w:szCs w:val="72"/>
                        </w:rPr>
                        <w:t xml:space="preserve">- Firewall Deployment - </w:t>
                      </w:r>
                      <w:r w:rsidR="00BA3E95">
                        <w:rPr>
                          <w:b/>
                          <w:bCs/>
                          <w:color w:val="FFFFFF" w:themeColor="background1"/>
                          <w:sz w:val="72"/>
                          <w:szCs w:val="72"/>
                        </w:rPr>
                        <w:t>Assessment</w:t>
                      </w:r>
                    </w:p>
                    <w:p w14:paraId="6D7DD2EB" w14:textId="77777777" w:rsidR="00412D19" w:rsidRPr="00935A4D" w:rsidRDefault="00412D19" w:rsidP="00F30A71">
                      <w:pPr>
                        <w:jc w:val="center"/>
                        <w:rPr>
                          <w:b/>
                          <w:bCs/>
                          <w:color w:val="FFFFFF" w:themeColor="background1"/>
                          <w:sz w:val="72"/>
                          <w:szCs w:val="72"/>
                        </w:rPr>
                      </w:pPr>
                    </w:p>
                    <w:p w14:paraId="0F11742A" w14:textId="77777777" w:rsidR="00412D19" w:rsidRDefault="00412D19"/>
                    <w:p w14:paraId="62D40A05" w14:textId="2BA22D3A" w:rsidR="00412D19" w:rsidRPr="001642F1" w:rsidRDefault="00412D19" w:rsidP="00CA30DE">
                      <w:pPr>
                        <w:pStyle w:val="Title"/>
                        <w:rPr>
                          <w:b/>
                          <w:bCs/>
                          <w:color w:val="FFFFFF" w:themeColor="background1"/>
                          <w:sz w:val="96"/>
                          <w:szCs w:val="96"/>
                        </w:rPr>
                      </w:pPr>
                      <w:r>
                        <w:rPr>
                          <w:b/>
                          <w:bCs/>
                          <w:color w:val="FFFFFF" w:themeColor="background1"/>
                          <w:sz w:val="96"/>
                          <w:szCs w:val="96"/>
                        </w:rPr>
                        <w:t>UNTERTURKHEIM</w:t>
                      </w:r>
                    </w:p>
                    <w:p w14:paraId="62584122" w14:textId="1BEF4464" w:rsidR="00412D19" w:rsidRPr="00935A4D" w:rsidRDefault="00412D19" w:rsidP="00CA30DE">
                      <w:pPr>
                        <w:pStyle w:val="Title"/>
                        <w:rPr>
                          <w:b/>
                          <w:bCs/>
                          <w:color w:val="FFFFFF" w:themeColor="background1"/>
                          <w:sz w:val="72"/>
                          <w:szCs w:val="72"/>
                          <w:rtl/>
                        </w:rPr>
                      </w:pPr>
                      <w:r>
                        <w:rPr>
                          <w:b/>
                          <w:bCs/>
                          <w:color w:val="FFFFFF" w:themeColor="background1"/>
                          <w:sz w:val="72"/>
                          <w:szCs w:val="72"/>
                        </w:rPr>
                        <w:t>Segmentation and operational risk containment - Firewall Deployment - assessment</w:t>
                      </w:r>
                    </w:p>
                    <w:p w14:paraId="7E3415FA" w14:textId="509795BD" w:rsidR="00412D19" w:rsidRPr="00935A4D" w:rsidRDefault="00412D19" w:rsidP="00F30A71">
                      <w:pPr>
                        <w:jc w:val="center"/>
                        <w:rPr>
                          <w:b/>
                          <w:bCs/>
                          <w:color w:val="FFFFFF" w:themeColor="background1"/>
                          <w:sz w:val="72"/>
                          <w:szCs w:val="72"/>
                        </w:rPr>
                      </w:pPr>
                    </w:p>
                  </w:txbxContent>
                </v:textbox>
                <w10:wrap anchorx="margin"/>
              </v:shape>
            </w:pict>
          </mc:Fallback>
        </mc:AlternateContent>
      </w:r>
      <w:r>
        <w:rPr>
          <w:noProof/>
        </w:rPr>
        <w:drawing>
          <wp:anchor distT="0" distB="0" distL="114300" distR="114300" simplePos="0" relativeHeight="251686912" behindDoc="0" locked="0" layoutInCell="1" allowOverlap="1" wp14:anchorId="00429668" wp14:editId="1590C217">
            <wp:simplePos x="0" y="0"/>
            <wp:positionH relativeFrom="column">
              <wp:posOffset>-597535</wp:posOffset>
            </wp:positionH>
            <wp:positionV relativeFrom="paragraph">
              <wp:posOffset>-668274</wp:posOffset>
            </wp:positionV>
            <wp:extent cx="5023485" cy="124968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023485" cy="12496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br w:type="page"/>
      </w:r>
    </w:p>
    <w:p w14:paraId="2C1A3198" w14:textId="77777777" w:rsidR="00F30A71" w:rsidRDefault="00F30A71" w:rsidP="00F30A71">
      <w:pPr>
        <w:spacing w:after="120" w:line="276" w:lineRule="auto"/>
        <w:contextualSpacing/>
      </w:pPr>
    </w:p>
    <w:p w14:paraId="1E9F4246" w14:textId="779CF7E9" w:rsidR="00CA30DE" w:rsidRPr="00024E5F" w:rsidRDefault="00CA30DE" w:rsidP="00CA30DE">
      <w:pPr>
        <w:spacing w:after="120" w:line="276" w:lineRule="auto"/>
        <w:contextualSpacing/>
        <w:jc w:val="both"/>
        <w:rPr>
          <w:rFonts w:cstheme="minorHAnsi"/>
          <w:b/>
          <w:bCs/>
          <w:sz w:val="28"/>
          <w:szCs w:val="28"/>
        </w:rPr>
      </w:pPr>
      <w:r w:rsidRPr="00024E5F">
        <w:rPr>
          <w:rFonts w:cstheme="minorHAnsi"/>
          <w:b/>
          <w:bCs/>
          <w:sz w:val="28"/>
          <w:szCs w:val="28"/>
        </w:rPr>
        <w:t xml:space="preserve">About </w:t>
      </w:r>
      <w:r>
        <w:rPr>
          <w:rFonts w:cstheme="minorHAnsi"/>
          <w:b/>
          <w:bCs/>
          <w:sz w:val="28"/>
          <w:szCs w:val="28"/>
        </w:rPr>
        <w:t>OTORIO</w:t>
      </w:r>
    </w:p>
    <w:p w14:paraId="5EBE37B7" w14:textId="77777777" w:rsidR="00CA30DE" w:rsidRPr="00C0533B" w:rsidRDefault="00CA30DE" w:rsidP="00CA30DE">
      <w:pPr>
        <w:spacing w:after="120" w:line="276" w:lineRule="auto"/>
        <w:contextualSpacing/>
        <w:jc w:val="both"/>
        <w:rPr>
          <w:rFonts w:cstheme="minorHAnsi"/>
        </w:rPr>
      </w:pPr>
    </w:p>
    <w:p w14:paraId="426C61D7" w14:textId="20342D6B"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is an Industrial</w:t>
      </w:r>
      <w:ins w:id="0" w:author="david goldhar" w:date="2019-02-25T17:34:00Z">
        <w:r w:rsidR="00D636D5">
          <w:rPr>
            <w:rFonts w:cstheme="minorHAnsi"/>
          </w:rPr>
          <w:t>-</w:t>
        </w:r>
      </w:ins>
      <w:del w:id="1" w:author="david goldhar" w:date="2019-02-25T17:34:00Z">
        <w:r w:rsidRPr="00C0533B" w:rsidDel="00D636D5">
          <w:rPr>
            <w:rFonts w:cstheme="minorHAnsi"/>
          </w:rPr>
          <w:delText xml:space="preserve"> </w:delText>
        </w:r>
      </w:del>
      <w:r w:rsidRPr="00C0533B">
        <w:rPr>
          <w:rFonts w:cstheme="minorHAnsi"/>
        </w:rPr>
        <w:t>focused full life</w:t>
      </w:r>
      <w:ins w:id="2" w:author="david goldhar" w:date="2019-02-25T17:34:00Z">
        <w:r w:rsidR="00D636D5">
          <w:rPr>
            <w:rFonts w:cstheme="minorHAnsi"/>
          </w:rPr>
          <w:t>-</w:t>
        </w:r>
      </w:ins>
      <w:del w:id="3" w:author="david goldhar" w:date="2019-02-25T17:34:00Z">
        <w:r w:rsidRPr="00C0533B" w:rsidDel="00D636D5">
          <w:rPr>
            <w:rFonts w:cstheme="minorHAnsi"/>
          </w:rPr>
          <w:delText xml:space="preserve"> </w:delText>
        </w:r>
      </w:del>
      <w:r w:rsidRPr="00C0533B">
        <w:rPr>
          <w:rFonts w:cstheme="minorHAnsi"/>
        </w:rPr>
        <w:t>cycle cyber</w:t>
      </w:r>
      <w:ins w:id="4" w:author="david goldhar" w:date="2019-02-25T17:34:00Z">
        <w:r w:rsidR="00D636D5">
          <w:rPr>
            <w:rFonts w:cstheme="minorHAnsi"/>
          </w:rPr>
          <w:t>-</w:t>
        </w:r>
      </w:ins>
      <w:del w:id="5" w:author="david goldhar" w:date="2019-02-25T17:34:00Z">
        <w:r w:rsidRPr="00C0533B" w:rsidDel="00D636D5">
          <w:rPr>
            <w:rFonts w:cstheme="minorHAnsi"/>
          </w:rPr>
          <w:delText xml:space="preserve"> r</w:delText>
        </w:r>
      </w:del>
      <w:ins w:id="6" w:author="david goldhar" w:date="2019-02-25T17:34:00Z">
        <w:r w:rsidR="00D636D5">
          <w:rPr>
            <w:rFonts w:cstheme="minorHAnsi"/>
          </w:rPr>
          <w:t>r</w:t>
        </w:r>
      </w:ins>
      <w:r w:rsidRPr="00C0533B">
        <w:rPr>
          <w:rFonts w:cstheme="minorHAnsi"/>
        </w:rPr>
        <w:t>isk solutions and service provider, founded as a joint venture</w:t>
      </w:r>
      <w:del w:id="7" w:author="david goldhar" w:date="2019-02-25T17:34:00Z">
        <w:r w:rsidRPr="00C0533B" w:rsidDel="00D636D5">
          <w:rPr>
            <w:rFonts w:cstheme="minorHAnsi"/>
          </w:rPr>
          <w:delText>s</w:delText>
        </w:r>
      </w:del>
      <w:r w:rsidRPr="00C0533B">
        <w:rPr>
          <w:rFonts w:cstheme="minorHAnsi"/>
        </w:rPr>
        <w:t xml:space="preserve"> </w:t>
      </w:r>
      <w:ins w:id="8" w:author="david goldhar" w:date="2019-02-25T17:34:00Z">
        <w:r w:rsidR="00D636D5">
          <w:rPr>
            <w:rFonts w:cstheme="minorHAnsi"/>
          </w:rPr>
          <w:t xml:space="preserve">between </w:t>
        </w:r>
      </w:ins>
      <w:del w:id="9" w:author="david goldhar" w:date="2019-02-25T17:34:00Z">
        <w:r w:rsidRPr="00C0533B" w:rsidDel="00D636D5">
          <w:rPr>
            <w:rFonts w:cstheme="minorHAnsi"/>
          </w:rPr>
          <w:delText xml:space="preserve">of </w:delText>
        </w:r>
      </w:del>
      <w:del w:id="10" w:author="david goldhar" w:date="2019-02-25T17:35:00Z">
        <w:r w:rsidRPr="00C0533B" w:rsidDel="00D636D5">
          <w:rPr>
            <w:rFonts w:cstheme="minorHAnsi"/>
          </w:rPr>
          <w:delText xml:space="preserve">Israeli defense </w:delText>
        </w:r>
      </w:del>
      <w:r w:rsidRPr="00C0533B">
        <w:rPr>
          <w:rFonts w:cstheme="minorHAnsi"/>
        </w:rPr>
        <w:t xml:space="preserve">experienced </w:t>
      </w:r>
      <w:ins w:id="11" w:author="david goldhar" w:date="2019-02-25T17:35:00Z">
        <w:r w:rsidR="00D636D5" w:rsidRPr="00C0533B">
          <w:rPr>
            <w:rFonts w:cstheme="minorHAnsi"/>
          </w:rPr>
          <w:t xml:space="preserve">Israeli defense </w:t>
        </w:r>
      </w:ins>
      <w:r w:rsidRPr="00C0533B">
        <w:rPr>
          <w:rFonts w:cstheme="minorHAnsi"/>
        </w:rPr>
        <w:t>professionals</w:t>
      </w:r>
      <w:ins w:id="12" w:author="david goldhar" w:date="2019-02-25T17:35:00Z">
        <w:r w:rsidR="00D636D5">
          <w:rPr>
            <w:rFonts w:cstheme="minorHAnsi"/>
          </w:rPr>
          <w:t>, and</w:t>
        </w:r>
      </w:ins>
      <w:del w:id="13" w:author="david goldhar" w:date="2019-02-25T17:35:00Z">
        <w:r w:rsidRPr="00C0533B" w:rsidDel="00D636D5">
          <w:rPr>
            <w:rFonts w:cstheme="minorHAnsi"/>
          </w:rPr>
          <w:delText xml:space="preserve"> together with</w:delText>
        </w:r>
      </w:del>
      <w:r w:rsidRPr="00C0533B">
        <w:rPr>
          <w:rFonts w:cstheme="minorHAnsi"/>
        </w:rPr>
        <w:t xml:space="preserve"> a leading Austrian plant engineering group. This unique combination incorporates the best of both domains. </w:t>
      </w:r>
    </w:p>
    <w:p w14:paraId="52F24055" w14:textId="37327123"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offers comprehensive cybersecurity solutions and services for established industries. </w:t>
      </w:r>
      <w:r w:rsidRPr="00C0533B">
        <w:rPr>
          <w:rFonts w:cstheme="minorHAnsi"/>
        </w:rPr>
        <w:br/>
        <w:t>Our knowhow is based on years of deep domain expertise in cyber security engineering</w:t>
      </w:r>
      <w:ins w:id="14" w:author="david goldhar" w:date="2019-02-25T17:35:00Z">
        <w:r w:rsidR="00D636D5">
          <w:rPr>
            <w:rFonts w:cstheme="minorHAnsi"/>
          </w:rPr>
          <w:t>,</w:t>
        </w:r>
      </w:ins>
      <w:r w:rsidRPr="00C0533B">
        <w:rPr>
          <w:rFonts w:cstheme="minorHAnsi"/>
        </w:rPr>
        <w:t xml:space="preserve"> and hands-on hacking of operational mission critical systems. The </w:t>
      </w:r>
      <w:ins w:id="15" w:author="david goldhar" w:date="2019-02-25T17:35:00Z">
        <w:r w:rsidR="00D636D5">
          <w:rPr>
            <w:rFonts w:cstheme="minorHAnsi"/>
          </w:rPr>
          <w:t xml:space="preserve">venture </w:t>
        </w:r>
      </w:ins>
      <w:del w:id="16" w:author="david goldhar" w:date="2019-02-25T17:35:00Z">
        <w:r w:rsidRPr="00C0533B" w:rsidDel="00D636D5">
          <w:rPr>
            <w:rFonts w:cstheme="minorHAnsi"/>
          </w:rPr>
          <w:delText xml:space="preserve">teaming </w:delText>
        </w:r>
      </w:del>
      <w:r w:rsidRPr="00C0533B">
        <w:rPr>
          <w:rFonts w:cstheme="minorHAnsi"/>
        </w:rPr>
        <w:t xml:space="preserve">with Andritz AG brings </w:t>
      </w:r>
      <w:ins w:id="17" w:author="david goldhar" w:date="2019-02-25T17:36:00Z">
        <w:r w:rsidR="00D636D5">
          <w:rPr>
            <w:rFonts w:cstheme="minorHAnsi"/>
          </w:rPr>
          <w:t xml:space="preserve">over </w:t>
        </w:r>
      </w:ins>
      <w:del w:id="18" w:author="david goldhar" w:date="2019-02-25T17:36:00Z">
        <w:r w:rsidRPr="00C0533B" w:rsidDel="00D636D5">
          <w:rPr>
            <w:rFonts w:cstheme="minorHAnsi"/>
          </w:rPr>
          <w:delText xml:space="preserve">along </w:delText>
        </w:r>
      </w:del>
      <w:r w:rsidRPr="00C0533B">
        <w:rPr>
          <w:rFonts w:cstheme="minorHAnsi"/>
        </w:rPr>
        <w:t>160</w:t>
      </w:r>
      <w:del w:id="19" w:author="david goldhar" w:date="2019-02-25T17:36:00Z">
        <w:r w:rsidRPr="00C0533B" w:rsidDel="00D636D5">
          <w:rPr>
            <w:rFonts w:cstheme="minorHAnsi"/>
          </w:rPr>
          <w:delText>+</w:delText>
        </w:r>
      </w:del>
      <w:r w:rsidRPr="00C0533B">
        <w:rPr>
          <w:rFonts w:cstheme="minorHAnsi"/>
        </w:rPr>
        <w:t xml:space="preserve"> years of industrial engineering and operational technology knowhow for leading industrial customers in a variety of verticals. </w:t>
      </w:r>
    </w:p>
    <w:p w14:paraId="329AE4CE" w14:textId="77777777" w:rsidR="00CA30DE" w:rsidRPr="00C0533B" w:rsidRDefault="00CA30DE" w:rsidP="00CA30DE">
      <w:pPr>
        <w:spacing w:line="276" w:lineRule="auto"/>
        <w:ind w:firstLine="720"/>
        <w:jc w:val="both"/>
        <w:rPr>
          <w:rFonts w:cstheme="minorHAnsi"/>
        </w:rPr>
      </w:pPr>
      <w:r w:rsidRPr="00C0533B">
        <w:rPr>
          <w:rFonts w:cstheme="minorHAnsi"/>
        </w:rPr>
        <w:t xml:space="preserve">In the ever-changing technology landscape, security does more than protect existing systems; It enables businesses to maximize production and utilize opportunities. </w:t>
      </w:r>
    </w:p>
    <w:p w14:paraId="7B488A33" w14:textId="3387F4C3" w:rsidR="00CA30DE" w:rsidRPr="00C0533B" w:rsidRDefault="00CA30DE" w:rsidP="00CA30DE">
      <w:pPr>
        <w:spacing w:line="276" w:lineRule="auto"/>
        <w:ind w:firstLine="720"/>
        <w:jc w:val="both"/>
        <w:rPr>
          <w:rFonts w:cstheme="minorHAnsi"/>
        </w:rPr>
      </w:pPr>
      <w:r>
        <w:rPr>
          <w:rFonts w:cstheme="minorHAnsi"/>
        </w:rPr>
        <w:t>OTORIO</w:t>
      </w:r>
      <w:r w:rsidRPr="00C0533B">
        <w:rPr>
          <w:rFonts w:cstheme="minorHAnsi"/>
        </w:rPr>
        <w:t xml:space="preserve"> takes part and assists businesses in driving their operational environment forward in an optimized and secure</w:t>
      </w:r>
      <w:del w:id="20" w:author="david goldhar" w:date="2019-02-25T17:37:00Z">
        <w:r w:rsidRPr="00C0533B" w:rsidDel="00BB05FF">
          <w:rPr>
            <w:rFonts w:cstheme="minorHAnsi"/>
          </w:rPr>
          <w:delText>d</w:delText>
        </w:r>
      </w:del>
      <w:r w:rsidRPr="00C0533B">
        <w:rPr>
          <w:rFonts w:cstheme="minorHAnsi"/>
        </w:rPr>
        <w:t xml:space="preserve"> way. </w:t>
      </w:r>
    </w:p>
    <w:p w14:paraId="28EABECA" w14:textId="57FF537A" w:rsidR="00CA30DE" w:rsidRPr="00C0533B" w:rsidRDefault="00CA30DE" w:rsidP="00CA30DE">
      <w:pPr>
        <w:spacing w:line="276" w:lineRule="auto"/>
        <w:ind w:firstLine="720"/>
        <w:jc w:val="both"/>
        <w:rPr>
          <w:rFonts w:cstheme="minorHAnsi"/>
        </w:rPr>
      </w:pPr>
      <w:r w:rsidRPr="00C0533B">
        <w:rPr>
          <w:rFonts w:cstheme="minorHAnsi"/>
        </w:rPr>
        <w:t xml:space="preserve">Guided by </w:t>
      </w:r>
      <w:del w:id="21" w:author="david goldhar" w:date="2019-02-25T17:37:00Z">
        <w:r w:rsidRPr="00C0533B" w:rsidDel="00BB05FF">
          <w:rPr>
            <w:rFonts w:cstheme="minorHAnsi"/>
          </w:rPr>
          <w:delText xml:space="preserve">a </w:delText>
        </w:r>
      </w:del>
      <w:r w:rsidRPr="00C0533B">
        <w:rPr>
          <w:rFonts w:cstheme="minorHAnsi"/>
        </w:rPr>
        <w:t xml:space="preserve">strong professional integrity and competence, we offer a comprehensive solution based on a unique formulation of </w:t>
      </w:r>
      <w:del w:id="22" w:author="david goldhar" w:date="2019-02-25T17:37:00Z">
        <w:r w:rsidRPr="00C0533B" w:rsidDel="00BB05FF">
          <w:rPr>
            <w:rFonts w:cstheme="minorHAnsi"/>
          </w:rPr>
          <w:delText xml:space="preserve">nation state </w:delText>
        </w:r>
      </w:del>
      <w:ins w:id="23" w:author="david goldhar" w:date="2019-02-25T17:37:00Z">
        <w:r w:rsidR="00BB05FF">
          <w:rPr>
            <w:rFonts w:cstheme="minorHAnsi"/>
          </w:rPr>
          <w:t xml:space="preserve">military </w:t>
        </w:r>
      </w:ins>
      <w:r w:rsidRPr="00C0533B">
        <w:rPr>
          <w:rFonts w:cstheme="minorHAnsi"/>
        </w:rPr>
        <w:t>grade innovative technology and professional services. This supply</w:t>
      </w:r>
      <w:ins w:id="24" w:author="david goldhar" w:date="2019-02-25T17:37:00Z">
        <w:r w:rsidR="00BB05FF">
          <w:rPr>
            <w:rFonts w:cstheme="minorHAnsi"/>
          </w:rPr>
          <w:t>-</w:t>
        </w:r>
      </w:ins>
      <w:del w:id="25" w:author="david goldhar" w:date="2019-02-25T17:37:00Z">
        <w:r w:rsidRPr="00C0533B" w:rsidDel="00BB05FF">
          <w:rPr>
            <w:rFonts w:cstheme="minorHAnsi"/>
          </w:rPr>
          <w:delText xml:space="preserve"> </w:delText>
        </w:r>
      </w:del>
      <w:r w:rsidRPr="00C0533B">
        <w:rPr>
          <w:rFonts w:cstheme="minorHAnsi"/>
        </w:rPr>
        <w:t>chain</w:t>
      </w:r>
      <w:ins w:id="26" w:author="david goldhar" w:date="2019-02-25T17:37:00Z">
        <w:r w:rsidR="00BB05FF">
          <w:rPr>
            <w:rFonts w:cstheme="minorHAnsi"/>
          </w:rPr>
          <w:t>-</w:t>
        </w:r>
      </w:ins>
      <w:del w:id="27" w:author="david goldhar" w:date="2019-02-25T17:37:00Z">
        <w:r w:rsidRPr="00C0533B" w:rsidDel="00BB05FF">
          <w:rPr>
            <w:rFonts w:cstheme="minorHAnsi"/>
          </w:rPr>
          <w:delText xml:space="preserve"> </w:delText>
        </w:r>
      </w:del>
      <w:r w:rsidRPr="00C0533B">
        <w:rPr>
          <w:rFonts w:cstheme="minorHAnsi"/>
        </w:rPr>
        <w:t xml:space="preserve">centered offering, with OT risk management platform and SOC, </w:t>
      </w:r>
      <w:ins w:id="28" w:author="david goldhar" w:date="2019-02-25T17:38:00Z">
        <w:r w:rsidR="00BB05FF">
          <w:rPr>
            <w:rFonts w:cstheme="minorHAnsi"/>
          </w:rPr>
          <w:t>t</w:t>
        </w:r>
      </w:ins>
      <w:del w:id="29" w:author="david goldhar" w:date="2019-02-25T17:38:00Z">
        <w:r w:rsidRPr="00C0533B" w:rsidDel="00BB05FF">
          <w:rPr>
            <w:rFonts w:cstheme="minorHAnsi"/>
          </w:rPr>
          <w:delText>T</w:delText>
        </w:r>
      </w:del>
      <w:r w:rsidRPr="00C0533B">
        <w:rPr>
          <w:rFonts w:cstheme="minorHAnsi"/>
        </w:rPr>
        <w:t>hreat Intelligence</w:t>
      </w:r>
      <w:ins w:id="30" w:author="david goldhar" w:date="2019-02-25T17:38:00Z">
        <w:r w:rsidR="00BB05FF">
          <w:rPr>
            <w:rFonts w:cstheme="minorHAnsi"/>
          </w:rPr>
          <w:t>,</w:t>
        </w:r>
      </w:ins>
      <w:r w:rsidRPr="00C0533B">
        <w:rPr>
          <w:rFonts w:cstheme="minorHAnsi"/>
        </w:rPr>
        <w:t xml:space="preserve"> and Incidence Response (IR) modules</w:t>
      </w:r>
      <w:ins w:id="31" w:author="david goldhar" w:date="2019-02-25T17:38:00Z">
        <w:r w:rsidR="00BB05FF">
          <w:rPr>
            <w:rFonts w:cstheme="minorHAnsi"/>
          </w:rPr>
          <w:t>,</w:t>
        </w:r>
      </w:ins>
      <w:r w:rsidRPr="00C0533B">
        <w:rPr>
          <w:rFonts w:cstheme="minorHAnsi"/>
        </w:rPr>
        <w:t xml:space="preserve"> is designed and operated by highly trained cyber</w:t>
      </w:r>
      <w:ins w:id="32" w:author="david goldhar" w:date="2019-02-25T17:38:00Z">
        <w:r w:rsidR="00BB05FF">
          <w:rPr>
            <w:rFonts w:cstheme="minorHAnsi"/>
          </w:rPr>
          <w:t>-</w:t>
        </w:r>
      </w:ins>
      <w:del w:id="33" w:author="david goldhar" w:date="2019-02-25T17:38:00Z">
        <w:r w:rsidRPr="00C0533B" w:rsidDel="00BB05FF">
          <w:rPr>
            <w:rFonts w:cstheme="minorHAnsi"/>
          </w:rPr>
          <w:delText xml:space="preserve"> </w:delText>
        </w:r>
      </w:del>
      <w:r w:rsidRPr="00C0533B">
        <w:rPr>
          <w:rFonts w:cstheme="minorHAnsi"/>
        </w:rPr>
        <w:t xml:space="preserve">security “special forces”. </w:t>
      </w:r>
    </w:p>
    <w:p w14:paraId="50A61363" w14:textId="72F3A7EB" w:rsidR="00CA30DE" w:rsidRPr="00C0533B" w:rsidDel="00BA3E95" w:rsidRDefault="00CA30DE" w:rsidP="00CA30DE">
      <w:pPr>
        <w:spacing w:line="276" w:lineRule="auto"/>
        <w:ind w:firstLine="720"/>
        <w:jc w:val="both"/>
        <w:rPr>
          <w:del w:id="34" w:author="david goldhar" w:date="2019-02-28T16:03:00Z"/>
          <w:rFonts w:cstheme="minorHAnsi"/>
        </w:rPr>
      </w:pPr>
      <w:proofErr w:type="spellStart"/>
      <w:r>
        <w:rPr>
          <w:rFonts w:cstheme="minorHAnsi"/>
        </w:rPr>
        <w:t>OTORIO</w:t>
      </w:r>
      <w:r w:rsidRPr="00C0533B">
        <w:rPr>
          <w:rFonts w:cstheme="minorHAnsi"/>
        </w:rPr>
        <w:t>’s</w:t>
      </w:r>
      <w:proofErr w:type="spellEnd"/>
      <w:r w:rsidRPr="00C0533B">
        <w:rPr>
          <w:rFonts w:cstheme="minorHAnsi"/>
        </w:rPr>
        <w:t xml:space="preserve"> leading experts are engaged throughout the entire security process at different touch points (requirement, specification, development and deployment). </w:t>
      </w:r>
    </w:p>
    <w:p w14:paraId="0E42AC29" w14:textId="66F9EC46" w:rsidR="00CA30DE" w:rsidRPr="00C0533B" w:rsidDel="00BB05FF" w:rsidRDefault="00CA30DE" w:rsidP="00BA3E95">
      <w:pPr>
        <w:spacing w:line="276" w:lineRule="auto"/>
        <w:ind w:firstLine="720"/>
        <w:jc w:val="both"/>
        <w:rPr>
          <w:del w:id="35" w:author="david goldhar" w:date="2019-02-25T17:38:00Z"/>
          <w:rFonts w:cstheme="minorHAnsi"/>
        </w:rPr>
        <w:pPrChange w:id="36" w:author="david goldhar" w:date="2019-02-28T16:03:00Z">
          <w:pPr>
            <w:spacing w:line="276" w:lineRule="auto"/>
            <w:jc w:val="both"/>
          </w:pPr>
        </w:pPrChange>
      </w:pPr>
      <w:del w:id="37" w:author="david goldhar" w:date="2019-02-25T17:38:00Z">
        <w:r w:rsidRPr="00C0533B" w:rsidDel="00BB05FF">
          <w:rPr>
            <w:rFonts w:cstheme="minorHAnsi"/>
          </w:rPr>
          <w:delText>We value your particularity, and we are highly dedicated to tailor make your uniqueness.</w:delText>
        </w:r>
      </w:del>
    </w:p>
    <w:p w14:paraId="2ED369A7" w14:textId="53976B13" w:rsidR="00CA30DE" w:rsidRPr="00C0533B" w:rsidRDefault="00CA30DE" w:rsidP="00CA30DE">
      <w:pPr>
        <w:spacing w:after="120" w:line="276" w:lineRule="auto"/>
        <w:contextualSpacing/>
        <w:rPr>
          <w:rFonts w:cstheme="minorHAnsi"/>
        </w:rPr>
      </w:pPr>
      <w:del w:id="38" w:author="david goldhar" w:date="2019-02-28T16:03:00Z">
        <w:r w:rsidRPr="00C0533B" w:rsidDel="00BA3E95">
          <w:rPr>
            <w:rFonts w:cstheme="minorHAnsi"/>
          </w:rPr>
          <w:br w:type="page"/>
        </w:r>
      </w:del>
    </w:p>
    <w:customXmlInsRangeStart w:id="39" w:author="david goldhar" w:date="2019-02-28T16:01:00Z"/>
    <w:sdt>
      <w:sdtPr>
        <w:id w:val="-1226914984"/>
        <w:docPartObj>
          <w:docPartGallery w:val="Table of Contents"/>
          <w:docPartUnique/>
        </w:docPartObj>
      </w:sdtPr>
      <w:sdtEndPr>
        <w:rPr>
          <w:rFonts w:asciiTheme="minorHAnsi" w:eastAsiaTheme="minorHAnsi" w:hAnsiTheme="minorHAnsi" w:cstheme="minorBidi"/>
          <w:b/>
          <w:bCs/>
          <w:noProof/>
          <w:color w:val="auto"/>
          <w:sz w:val="22"/>
          <w:szCs w:val="22"/>
          <w:lang w:val="en-IL" w:bidi="he-IL"/>
        </w:rPr>
      </w:sdtEndPr>
      <w:sdtContent>
        <w:customXmlInsRangeEnd w:id="39"/>
        <w:p w14:paraId="17655B0B" w14:textId="146AACB0" w:rsidR="00BA3E95" w:rsidRDefault="00BA3E95">
          <w:pPr>
            <w:pStyle w:val="TOCHeading"/>
            <w:rPr>
              <w:ins w:id="40" w:author="david goldhar" w:date="2019-02-28T16:01:00Z"/>
            </w:rPr>
          </w:pPr>
          <w:ins w:id="41" w:author="david goldhar" w:date="2019-02-28T16:01:00Z">
            <w:r>
              <w:t>Table of Contents</w:t>
            </w:r>
          </w:ins>
        </w:p>
        <w:p w14:paraId="2F0D1A7C" w14:textId="275162FA" w:rsidR="00F92A17" w:rsidRDefault="00BA3E95">
          <w:pPr>
            <w:pStyle w:val="TOC1"/>
            <w:tabs>
              <w:tab w:val="left" w:pos="440"/>
              <w:tab w:val="right" w:leader="dot" w:pos="9062"/>
            </w:tabs>
            <w:rPr>
              <w:ins w:id="42" w:author="david goldhar" w:date="2019-02-28T16:06:00Z"/>
              <w:rFonts w:eastAsiaTheme="minorEastAsia"/>
              <w:noProof/>
              <w:lang w:eastAsia="en-IL"/>
            </w:rPr>
          </w:pPr>
          <w:ins w:id="43" w:author="david goldhar" w:date="2019-02-28T16:02:00Z">
            <w:r>
              <w:rPr>
                <w:b/>
                <w:bCs/>
                <w:noProof/>
              </w:rPr>
              <w:fldChar w:fldCharType="begin"/>
            </w:r>
            <w:r>
              <w:rPr>
                <w:b/>
                <w:bCs/>
                <w:noProof/>
              </w:rPr>
              <w:instrText xml:space="preserve"> TOC \o "1-1" \h \z \t "Heading 2,2,Heading 2 Black,2,Heading 2 No Number,2" </w:instrText>
            </w:r>
          </w:ins>
          <w:r>
            <w:rPr>
              <w:b/>
              <w:bCs/>
              <w:noProof/>
            </w:rPr>
            <w:fldChar w:fldCharType="separate"/>
          </w:r>
          <w:ins w:id="44" w:author="david goldhar" w:date="2019-02-28T16:06:00Z">
            <w:r w:rsidR="00F92A17" w:rsidRPr="00F1630F">
              <w:rPr>
                <w:rStyle w:val="Hyperlink"/>
                <w:noProof/>
              </w:rPr>
              <w:fldChar w:fldCharType="begin"/>
            </w:r>
            <w:r w:rsidR="00F92A17" w:rsidRPr="00F1630F">
              <w:rPr>
                <w:rStyle w:val="Hyperlink"/>
                <w:noProof/>
              </w:rPr>
              <w:instrText xml:space="preserve"> </w:instrText>
            </w:r>
            <w:r w:rsidR="00F92A17">
              <w:rPr>
                <w:noProof/>
              </w:rPr>
              <w:instrText>HYPERLINK \l "_Toc2262375"</w:instrText>
            </w:r>
            <w:r w:rsidR="00F92A17" w:rsidRPr="00F1630F">
              <w:rPr>
                <w:rStyle w:val="Hyperlink"/>
                <w:noProof/>
              </w:rPr>
              <w:instrText xml:space="preserve"> </w:instrText>
            </w:r>
            <w:r w:rsidR="00F92A17" w:rsidRPr="00F1630F">
              <w:rPr>
                <w:rStyle w:val="Hyperlink"/>
                <w:noProof/>
              </w:rPr>
            </w:r>
            <w:r w:rsidR="00F92A17" w:rsidRPr="00F1630F">
              <w:rPr>
                <w:rStyle w:val="Hyperlink"/>
                <w:noProof/>
              </w:rPr>
              <w:fldChar w:fldCharType="separate"/>
            </w:r>
            <w:r w:rsidR="00F92A17" w:rsidRPr="00F1630F">
              <w:rPr>
                <w:rStyle w:val="Hyperlink"/>
                <w:noProof/>
              </w:rPr>
              <w:t>1</w:t>
            </w:r>
            <w:r w:rsidR="00F92A17">
              <w:rPr>
                <w:rFonts w:eastAsiaTheme="minorEastAsia"/>
                <w:noProof/>
                <w:lang w:eastAsia="en-IL"/>
              </w:rPr>
              <w:tab/>
            </w:r>
            <w:r w:rsidR="00F92A17" w:rsidRPr="00F1630F">
              <w:rPr>
                <w:rStyle w:val="Hyperlink"/>
                <w:noProof/>
              </w:rPr>
              <w:t>Executive Summary</w:t>
            </w:r>
            <w:r w:rsidR="00F92A17">
              <w:rPr>
                <w:noProof/>
                <w:webHidden/>
              </w:rPr>
              <w:tab/>
            </w:r>
            <w:r w:rsidR="00F92A17">
              <w:rPr>
                <w:noProof/>
                <w:webHidden/>
              </w:rPr>
              <w:fldChar w:fldCharType="begin"/>
            </w:r>
            <w:r w:rsidR="00F92A17">
              <w:rPr>
                <w:noProof/>
                <w:webHidden/>
              </w:rPr>
              <w:instrText xml:space="preserve"> PAGEREF _Toc2262375 \h </w:instrText>
            </w:r>
            <w:r w:rsidR="00F92A17">
              <w:rPr>
                <w:noProof/>
                <w:webHidden/>
              </w:rPr>
            </w:r>
          </w:ins>
          <w:r w:rsidR="00F92A17">
            <w:rPr>
              <w:noProof/>
              <w:webHidden/>
            </w:rPr>
            <w:fldChar w:fldCharType="separate"/>
          </w:r>
          <w:ins w:id="45" w:author="david goldhar" w:date="2019-02-28T16:06:00Z">
            <w:r w:rsidR="00F92A17">
              <w:rPr>
                <w:noProof/>
                <w:webHidden/>
              </w:rPr>
              <w:t>4</w:t>
            </w:r>
            <w:r w:rsidR="00F92A17">
              <w:rPr>
                <w:noProof/>
                <w:webHidden/>
              </w:rPr>
              <w:fldChar w:fldCharType="end"/>
            </w:r>
            <w:r w:rsidR="00F92A17" w:rsidRPr="00F1630F">
              <w:rPr>
                <w:rStyle w:val="Hyperlink"/>
                <w:noProof/>
              </w:rPr>
              <w:fldChar w:fldCharType="end"/>
            </w:r>
          </w:ins>
        </w:p>
        <w:p w14:paraId="24BDD473" w14:textId="10BDA69A" w:rsidR="00F92A17" w:rsidRDefault="00F92A17">
          <w:pPr>
            <w:pStyle w:val="TOC1"/>
            <w:tabs>
              <w:tab w:val="left" w:pos="440"/>
              <w:tab w:val="right" w:leader="dot" w:pos="9062"/>
            </w:tabs>
            <w:rPr>
              <w:ins w:id="46" w:author="david goldhar" w:date="2019-02-28T16:06:00Z"/>
              <w:rFonts w:eastAsiaTheme="minorEastAsia"/>
              <w:noProof/>
              <w:lang w:eastAsia="en-IL"/>
            </w:rPr>
          </w:pPr>
          <w:ins w:id="47"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"_Toc2262376"</w:instrText>
            </w:r>
            <w:r w:rsidRPr="00F1630F">
              <w:rPr>
                <w:rStyle w:val="Hyperlink"/>
                <w:noProof/>
              </w:rPr>
              <w:instrText xml:space="preserve"> </w:instrText>
            </w:r>
            <w:r w:rsidRPr="00F1630F">
              <w:rPr>
                <w:rStyle w:val="Hyperlink"/>
                <w:noProof/>
              </w:rPr>
            </w:r>
            <w:r w:rsidRPr="00F1630F">
              <w:rPr>
                <w:rStyle w:val="Hyperlink"/>
                <w:noProof/>
              </w:rPr>
              <w:fldChar w:fldCharType="separate"/>
            </w:r>
            <w:r w:rsidRPr="00F1630F">
              <w:rPr>
                <w:rStyle w:val="Hyperlink"/>
                <w:noProof/>
              </w:rPr>
              <w:t>2</w:t>
            </w:r>
            <w:r>
              <w:rPr>
                <w:rFonts w:eastAsiaTheme="minorEastAsia"/>
                <w:noProof/>
                <w:lang w:eastAsia="en-IL"/>
              </w:rPr>
              <w:tab/>
            </w:r>
            <w:r w:rsidRPr="00F1630F">
              <w:rPr>
                <w:rStyle w:val="Hyperlink"/>
                <w:noProof/>
              </w:rPr>
              <w:t>Introduction to Network Segmentation</w:t>
            </w:r>
            <w:r>
              <w:rPr>
                <w:noProof/>
                <w:webHidden/>
              </w:rPr>
              <w:tab/>
            </w:r>
            <w:r>
              <w:rPr>
                <w:noProof/>
                <w:webHidden/>
              </w:rPr>
              <w:fldChar w:fldCharType="begin"/>
            </w:r>
            <w:r>
              <w:rPr>
                <w:noProof/>
                <w:webHidden/>
              </w:rPr>
              <w:instrText xml:space="preserve"> PAGEREF _Toc2262376 \h </w:instrText>
            </w:r>
            <w:r>
              <w:rPr>
                <w:noProof/>
                <w:webHidden/>
              </w:rPr>
            </w:r>
          </w:ins>
          <w:r>
            <w:rPr>
              <w:noProof/>
              <w:webHidden/>
            </w:rPr>
            <w:fldChar w:fldCharType="separate"/>
          </w:r>
          <w:ins w:id="48" w:author="david goldhar" w:date="2019-02-28T16:06:00Z">
            <w:r>
              <w:rPr>
                <w:noProof/>
                <w:webHidden/>
              </w:rPr>
              <w:t>7</w:t>
            </w:r>
            <w:r>
              <w:rPr>
                <w:noProof/>
                <w:webHidden/>
              </w:rPr>
              <w:fldChar w:fldCharType="end"/>
            </w:r>
            <w:r w:rsidRPr="00F1630F">
              <w:rPr>
                <w:rStyle w:val="Hyperlink"/>
                <w:noProof/>
              </w:rPr>
              <w:fldChar w:fldCharType="end"/>
            </w:r>
          </w:ins>
        </w:p>
        <w:p w14:paraId="218C0B9B" w14:textId="2DF578B5" w:rsidR="00F92A17" w:rsidRDefault="00F92A17">
          <w:pPr>
            <w:pStyle w:val="TOC1"/>
            <w:tabs>
              <w:tab w:val="left" w:pos="440"/>
              <w:tab w:val="right" w:leader="dot" w:pos="9062"/>
            </w:tabs>
            <w:rPr>
              <w:ins w:id="49" w:author="david goldhar" w:date="2019-02-28T16:06:00Z"/>
              <w:rFonts w:eastAsiaTheme="minorEastAsia"/>
              <w:noProof/>
              <w:lang w:eastAsia="en-IL"/>
            </w:rPr>
          </w:pPr>
          <w:ins w:id="50"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"_Toc2262377"</w:instrText>
            </w:r>
            <w:r w:rsidRPr="00F1630F">
              <w:rPr>
                <w:rStyle w:val="Hyperlink"/>
                <w:noProof/>
              </w:rPr>
              <w:instrText xml:space="preserve"> </w:instrText>
            </w:r>
            <w:r w:rsidRPr="00F1630F">
              <w:rPr>
                <w:rStyle w:val="Hyperlink"/>
                <w:noProof/>
              </w:rPr>
            </w:r>
            <w:r w:rsidRPr="00F1630F">
              <w:rPr>
                <w:rStyle w:val="Hyperlink"/>
                <w:noProof/>
              </w:rPr>
              <w:fldChar w:fldCharType="separate"/>
            </w:r>
            <w:r w:rsidRPr="00F1630F">
              <w:rPr>
                <w:rStyle w:val="Hyperlink"/>
                <w:noProof/>
              </w:rPr>
              <w:t>3</w:t>
            </w:r>
            <w:r>
              <w:rPr>
                <w:rFonts w:eastAsiaTheme="minorEastAsia"/>
                <w:noProof/>
                <w:lang w:eastAsia="en-IL"/>
              </w:rPr>
              <w:tab/>
            </w:r>
            <w:r w:rsidRPr="00F1630F">
              <w:rPr>
                <w:rStyle w:val="Hyperlink"/>
                <w:noProof/>
              </w:rPr>
              <w:t>Segmentation Strategy</w:t>
            </w:r>
            <w:r>
              <w:rPr>
                <w:noProof/>
                <w:webHidden/>
              </w:rPr>
              <w:tab/>
            </w:r>
            <w:r>
              <w:rPr>
                <w:noProof/>
                <w:webHidden/>
              </w:rPr>
              <w:fldChar w:fldCharType="begin"/>
            </w:r>
            <w:r>
              <w:rPr>
                <w:noProof/>
                <w:webHidden/>
              </w:rPr>
              <w:instrText xml:space="preserve"> PAGEREF _Toc2262377 \h </w:instrText>
            </w:r>
            <w:r>
              <w:rPr>
                <w:noProof/>
                <w:webHidden/>
              </w:rPr>
            </w:r>
          </w:ins>
          <w:r>
            <w:rPr>
              <w:noProof/>
              <w:webHidden/>
            </w:rPr>
            <w:fldChar w:fldCharType="separate"/>
          </w:r>
          <w:ins w:id="51" w:author="david goldhar" w:date="2019-02-28T16:06:00Z">
            <w:r>
              <w:rPr>
                <w:noProof/>
                <w:webHidden/>
              </w:rPr>
              <w:t>10</w:t>
            </w:r>
            <w:r>
              <w:rPr>
                <w:noProof/>
                <w:webHidden/>
              </w:rPr>
              <w:fldChar w:fldCharType="end"/>
            </w:r>
            <w:r w:rsidRPr="00F1630F">
              <w:rPr>
                <w:rStyle w:val="Hyperlink"/>
                <w:noProof/>
              </w:rPr>
              <w:fldChar w:fldCharType="end"/>
            </w:r>
          </w:ins>
        </w:p>
        <w:p w14:paraId="14A60C42" w14:textId="57F8BBC1" w:rsidR="00F92A17" w:rsidRDefault="00F92A17">
          <w:pPr>
            <w:pStyle w:val="TOC1"/>
            <w:tabs>
              <w:tab w:val="left" w:pos="440"/>
              <w:tab w:val="right" w:leader="dot" w:pos="9062"/>
            </w:tabs>
            <w:rPr>
              <w:ins w:id="52" w:author="david goldhar" w:date="2019-02-28T16:06:00Z"/>
              <w:rFonts w:eastAsiaTheme="minorEastAsia"/>
              <w:noProof/>
              <w:lang w:eastAsia="en-IL"/>
            </w:rPr>
          </w:pPr>
          <w:ins w:id="53"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"_Toc2262378"</w:instrText>
            </w:r>
            <w:r w:rsidRPr="00F1630F">
              <w:rPr>
                <w:rStyle w:val="Hyperlink"/>
                <w:noProof/>
              </w:rPr>
              <w:instrText xml:space="preserve"> </w:instrText>
            </w:r>
            <w:r w:rsidRPr="00F1630F">
              <w:rPr>
                <w:rStyle w:val="Hyperlink"/>
                <w:noProof/>
              </w:rPr>
            </w:r>
            <w:r w:rsidRPr="00F1630F">
              <w:rPr>
                <w:rStyle w:val="Hyperlink"/>
                <w:noProof/>
              </w:rPr>
              <w:fldChar w:fldCharType="separate"/>
            </w:r>
            <w:r w:rsidRPr="00F1630F">
              <w:rPr>
                <w:rStyle w:val="Hyperlink"/>
                <w:noProof/>
              </w:rPr>
              <w:t>4</w:t>
            </w:r>
            <w:r>
              <w:rPr>
                <w:rFonts w:eastAsiaTheme="minorEastAsia"/>
                <w:noProof/>
                <w:lang w:eastAsia="en-IL"/>
              </w:rPr>
              <w:tab/>
            </w:r>
            <w:r w:rsidRPr="00F1630F">
              <w:rPr>
                <w:rStyle w:val="Hyperlink"/>
                <w:noProof/>
              </w:rPr>
              <w:t>Threat Modeling and Segmentation</w:t>
            </w:r>
            <w:r>
              <w:rPr>
                <w:noProof/>
                <w:webHidden/>
              </w:rPr>
              <w:tab/>
            </w:r>
            <w:r>
              <w:rPr>
                <w:noProof/>
                <w:webHidden/>
              </w:rPr>
              <w:fldChar w:fldCharType="begin"/>
            </w:r>
            <w:r>
              <w:rPr>
                <w:noProof/>
                <w:webHidden/>
              </w:rPr>
              <w:instrText xml:space="preserve"> PAGEREF _Toc2262378 \h </w:instrText>
            </w:r>
            <w:r>
              <w:rPr>
                <w:noProof/>
                <w:webHidden/>
              </w:rPr>
            </w:r>
          </w:ins>
          <w:r>
            <w:rPr>
              <w:noProof/>
              <w:webHidden/>
            </w:rPr>
            <w:fldChar w:fldCharType="separate"/>
          </w:r>
          <w:ins w:id="54" w:author="david goldhar" w:date="2019-02-28T16:06:00Z">
            <w:r>
              <w:rPr>
                <w:noProof/>
                <w:webHidden/>
              </w:rPr>
              <w:t>16</w:t>
            </w:r>
            <w:r>
              <w:rPr>
                <w:noProof/>
                <w:webHidden/>
              </w:rPr>
              <w:fldChar w:fldCharType="end"/>
            </w:r>
            <w:r w:rsidRPr="00F1630F">
              <w:rPr>
                <w:rStyle w:val="Hyperlink"/>
                <w:noProof/>
              </w:rPr>
              <w:fldChar w:fldCharType="end"/>
            </w:r>
          </w:ins>
        </w:p>
        <w:p w14:paraId="4130F660" w14:textId="08733EED" w:rsidR="00F92A17" w:rsidRDefault="00F92A17">
          <w:pPr>
            <w:pStyle w:val="TOC1"/>
            <w:tabs>
              <w:tab w:val="left" w:pos="440"/>
              <w:tab w:val="right" w:leader="dot" w:pos="9062"/>
            </w:tabs>
            <w:rPr>
              <w:ins w:id="55" w:author="david goldhar" w:date="2019-02-28T16:06:00Z"/>
              <w:rFonts w:eastAsiaTheme="minorEastAsia"/>
              <w:noProof/>
              <w:lang w:eastAsia="en-IL"/>
            </w:rPr>
          </w:pPr>
          <w:ins w:id="56"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"_Toc2262379"</w:instrText>
            </w:r>
            <w:r w:rsidRPr="00F1630F">
              <w:rPr>
                <w:rStyle w:val="Hyperlink"/>
                <w:noProof/>
              </w:rPr>
              <w:instrText xml:space="preserve"> </w:instrText>
            </w:r>
            <w:r w:rsidRPr="00F1630F">
              <w:rPr>
                <w:rStyle w:val="Hyperlink"/>
                <w:noProof/>
              </w:rPr>
            </w:r>
            <w:r w:rsidRPr="00F1630F">
              <w:rPr>
                <w:rStyle w:val="Hyperlink"/>
                <w:noProof/>
              </w:rPr>
              <w:fldChar w:fldCharType="separate"/>
            </w:r>
            <w:r w:rsidRPr="00F1630F">
              <w:rPr>
                <w:rStyle w:val="Hyperlink"/>
                <w:noProof/>
              </w:rPr>
              <w:t>5</w:t>
            </w:r>
            <w:r>
              <w:rPr>
                <w:rFonts w:eastAsiaTheme="minorEastAsia"/>
                <w:noProof/>
                <w:lang w:eastAsia="en-IL"/>
              </w:rPr>
              <w:tab/>
            </w:r>
            <w:r w:rsidRPr="00F1630F">
              <w:rPr>
                <w:rStyle w:val="Hyperlink"/>
                <w:noProof/>
              </w:rPr>
              <w:t>MB Segmentation Plan Analysis</w:t>
            </w:r>
            <w:r>
              <w:rPr>
                <w:noProof/>
                <w:webHidden/>
              </w:rPr>
              <w:tab/>
            </w:r>
            <w:r>
              <w:rPr>
                <w:noProof/>
                <w:webHidden/>
              </w:rPr>
              <w:fldChar w:fldCharType="begin"/>
            </w:r>
            <w:r>
              <w:rPr>
                <w:noProof/>
                <w:webHidden/>
              </w:rPr>
              <w:instrText xml:space="preserve"> PAGEREF _Toc2262379 \h </w:instrText>
            </w:r>
            <w:r>
              <w:rPr>
                <w:noProof/>
                <w:webHidden/>
              </w:rPr>
            </w:r>
          </w:ins>
          <w:r>
            <w:rPr>
              <w:noProof/>
              <w:webHidden/>
            </w:rPr>
            <w:fldChar w:fldCharType="separate"/>
          </w:r>
          <w:ins w:id="57" w:author="david goldhar" w:date="2019-02-28T16:06:00Z">
            <w:r>
              <w:rPr>
                <w:noProof/>
                <w:webHidden/>
              </w:rPr>
              <w:t>18</w:t>
            </w:r>
            <w:r>
              <w:rPr>
                <w:noProof/>
                <w:webHidden/>
              </w:rPr>
              <w:fldChar w:fldCharType="end"/>
            </w:r>
            <w:r w:rsidRPr="00F1630F">
              <w:rPr>
                <w:rStyle w:val="Hyperlink"/>
                <w:noProof/>
              </w:rPr>
              <w:fldChar w:fldCharType="end"/>
            </w:r>
          </w:ins>
        </w:p>
        <w:p w14:paraId="0E6895C6" w14:textId="6F5CBFCD" w:rsidR="00F92A17" w:rsidRDefault="00F92A17">
          <w:pPr>
            <w:pStyle w:val="TOC1"/>
            <w:tabs>
              <w:tab w:val="left" w:pos="440"/>
              <w:tab w:val="right" w:leader="dot" w:pos="9062"/>
            </w:tabs>
            <w:rPr>
              <w:ins w:id="58" w:author="david goldhar" w:date="2019-02-28T16:06:00Z"/>
              <w:rFonts w:eastAsiaTheme="minorEastAsia"/>
              <w:noProof/>
              <w:lang w:eastAsia="en-IL"/>
            </w:rPr>
          </w:pPr>
          <w:ins w:id="59"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"_Toc2262380"</w:instrText>
            </w:r>
            <w:r w:rsidRPr="00F1630F">
              <w:rPr>
                <w:rStyle w:val="Hyperlink"/>
                <w:noProof/>
              </w:rPr>
              <w:instrText xml:space="preserve"> </w:instrText>
            </w:r>
            <w:r w:rsidRPr="00F1630F">
              <w:rPr>
                <w:rStyle w:val="Hyperlink"/>
                <w:noProof/>
              </w:rPr>
            </w:r>
            <w:r w:rsidRPr="00F1630F">
              <w:rPr>
                <w:rStyle w:val="Hyperlink"/>
                <w:noProof/>
              </w:rPr>
              <w:fldChar w:fldCharType="separate"/>
            </w:r>
            <w:r w:rsidRPr="00F1630F">
              <w:rPr>
                <w:rStyle w:val="Hyperlink"/>
                <w:noProof/>
              </w:rPr>
              <w:t>6</w:t>
            </w:r>
            <w:r>
              <w:rPr>
                <w:rFonts w:eastAsiaTheme="minorEastAsia"/>
                <w:noProof/>
                <w:lang w:eastAsia="en-IL"/>
              </w:rPr>
              <w:tab/>
            </w:r>
            <w:r w:rsidRPr="00F1630F">
              <w:rPr>
                <w:rStyle w:val="Hyperlink"/>
                <w:noProof/>
              </w:rPr>
              <w:t>MB &amp; OTORIO Unified Analysis Process</w:t>
            </w:r>
            <w:r>
              <w:rPr>
                <w:noProof/>
                <w:webHidden/>
              </w:rPr>
              <w:tab/>
            </w:r>
            <w:r>
              <w:rPr>
                <w:noProof/>
                <w:webHidden/>
              </w:rPr>
              <w:fldChar w:fldCharType="begin"/>
            </w:r>
            <w:r>
              <w:rPr>
                <w:noProof/>
                <w:webHidden/>
              </w:rPr>
              <w:instrText xml:space="preserve"> PAGEREF _Toc2262380 \h </w:instrText>
            </w:r>
            <w:r>
              <w:rPr>
                <w:noProof/>
                <w:webHidden/>
              </w:rPr>
            </w:r>
          </w:ins>
          <w:r>
            <w:rPr>
              <w:noProof/>
              <w:webHidden/>
            </w:rPr>
            <w:fldChar w:fldCharType="separate"/>
          </w:r>
          <w:ins w:id="60" w:author="david goldhar" w:date="2019-02-28T16:06:00Z">
            <w:r>
              <w:rPr>
                <w:noProof/>
                <w:webHidden/>
              </w:rPr>
              <w:t>22</w:t>
            </w:r>
            <w:r>
              <w:rPr>
                <w:noProof/>
                <w:webHidden/>
              </w:rPr>
              <w:fldChar w:fldCharType="end"/>
            </w:r>
            <w:r w:rsidRPr="00F1630F">
              <w:rPr>
                <w:rStyle w:val="Hyperlink"/>
                <w:noProof/>
              </w:rPr>
              <w:fldChar w:fldCharType="end"/>
            </w:r>
          </w:ins>
        </w:p>
        <w:p w14:paraId="5D4678B0" w14:textId="48952AE3" w:rsidR="00F92A17" w:rsidRDefault="00F92A17">
          <w:pPr>
            <w:pStyle w:val="TOC1"/>
            <w:tabs>
              <w:tab w:val="left" w:pos="440"/>
              <w:tab w:val="right" w:leader="dot" w:pos="9062"/>
            </w:tabs>
            <w:rPr>
              <w:ins w:id="61" w:author="david goldhar" w:date="2019-02-28T16:06:00Z"/>
              <w:rFonts w:eastAsiaTheme="minorEastAsia"/>
              <w:noProof/>
              <w:lang w:eastAsia="en-IL"/>
            </w:rPr>
          </w:pPr>
          <w:ins w:id="62"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"_Toc2262381"</w:instrText>
            </w:r>
            <w:r w:rsidRPr="00F1630F">
              <w:rPr>
                <w:rStyle w:val="Hyperlink"/>
                <w:noProof/>
              </w:rPr>
              <w:instrText xml:space="preserve"> </w:instrText>
            </w:r>
            <w:r w:rsidRPr="00F1630F">
              <w:rPr>
                <w:rStyle w:val="Hyperlink"/>
                <w:noProof/>
              </w:rPr>
            </w:r>
            <w:r w:rsidRPr="00F1630F">
              <w:rPr>
                <w:rStyle w:val="Hyperlink"/>
                <w:noProof/>
              </w:rPr>
              <w:fldChar w:fldCharType="separate"/>
            </w:r>
            <w:r w:rsidRPr="00F1630F">
              <w:rPr>
                <w:rStyle w:val="Hyperlink"/>
                <w:noProof/>
              </w:rPr>
              <w:t>7</w:t>
            </w:r>
            <w:r>
              <w:rPr>
                <w:rFonts w:eastAsiaTheme="minorEastAsia"/>
                <w:noProof/>
                <w:lang w:eastAsia="en-IL"/>
              </w:rPr>
              <w:tab/>
            </w:r>
            <w:r w:rsidRPr="00F1630F">
              <w:rPr>
                <w:rStyle w:val="Hyperlink"/>
                <w:noProof/>
              </w:rPr>
              <w:t xml:space="preserve">Summary </w:t>
            </w:r>
            <w:r w:rsidRPr="00F1630F">
              <w:rPr>
                <w:rStyle w:val="Hyperlink"/>
                <w:noProof/>
                <w:lang w:val="en-US"/>
              </w:rPr>
              <w:t xml:space="preserve">and </w:t>
            </w:r>
            <w:r w:rsidRPr="00F1630F">
              <w:rPr>
                <w:rStyle w:val="Hyperlink"/>
                <w:noProof/>
              </w:rPr>
              <w:t>Recommendation</w:t>
            </w:r>
            <w:r w:rsidRPr="00F1630F">
              <w:rPr>
                <w:rStyle w:val="Hyperlink"/>
                <w:noProof/>
                <w:lang w:val="en-US"/>
              </w:rPr>
              <w:t>s</w:t>
            </w:r>
            <w:r>
              <w:rPr>
                <w:noProof/>
                <w:webHidden/>
              </w:rPr>
              <w:tab/>
            </w:r>
            <w:r>
              <w:rPr>
                <w:noProof/>
                <w:webHidden/>
              </w:rPr>
              <w:fldChar w:fldCharType="begin"/>
            </w:r>
            <w:r>
              <w:rPr>
                <w:noProof/>
                <w:webHidden/>
              </w:rPr>
              <w:instrText xml:space="preserve"> PAGEREF _Toc2262381 \h </w:instrText>
            </w:r>
            <w:r>
              <w:rPr>
                <w:noProof/>
                <w:webHidden/>
              </w:rPr>
            </w:r>
          </w:ins>
          <w:r>
            <w:rPr>
              <w:noProof/>
              <w:webHidden/>
            </w:rPr>
            <w:fldChar w:fldCharType="separate"/>
          </w:r>
          <w:ins w:id="63" w:author="david goldhar" w:date="2019-02-28T16:06:00Z">
            <w:r>
              <w:rPr>
                <w:noProof/>
                <w:webHidden/>
              </w:rPr>
              <w:t>26</w:t>
            </w:r>
            <w:r>
              <w:rPr>
                <w:noProof/>
                <w:webHidden/>
              </w:rPr>
              <w:fldChar w:fldCharType="end"/>
            </w:r>
            <w:r w:rsidRPr="00F1630F">
              <w:rPr>
                <w:rStyle w:val="Hyperlink"/>
                <w:noProof/>
              </w:rPr>
              <w:fldChar w:fldCharType="end"/>
            </w:r>
          </w:ins>
        </w:p>
        <w:p w14:paraId="7390D4C5" w14:textId="547ADF07" w:rsidR="00F92A17" w:rsidRDefault="00F92A17">
          <w:pPr>
            <w:pStyle w:val="TOC1"/>
            <w:tabs>
              <w:tab w:val="left" w:pos="440"/>
              <w:tab w:val="right" w:leader="dot" w:pos="9062"/>
            </w:tabs>
            <w:rPr>
              <w:ins w:id="64" w:author="david goldhar" w:date="2019-02-28T16:06:00Z"/>
              <w:rFonts w:eastAsiaTheme="minorEastAsia"/>
              <w:noProof/>
              <w:lang w:eastAsia="en-IL"/>
            </w:rPr>
          </w:pPr>
          <w:ins w:id="65" w:author="david goldhar" w:date="2019-02-28T16:06:00Z">
            <w:r w:rsidRPr="00F1630F">
              <w:rPr>
                <w:rStyle w:val="Hyperlink"/>
                <w:noProof/>
              </w:rPr>
              <w:fldChar w:fldCharType="begin"/>
            </w:r>
            <w:r w:rsidRPr="00F1630F">
              <w:rPr>
                <w:rStyle w:val="Hyperlink"/>
                <w:noProof/>
              </w:rPr>
              <w:instrText xml:space="preserve"> </w:instrText>
            </w:r>
            <w:r>
              <w:rPr>
                <w:noProof/>
              </w:rPr>
              <w:instrText>HYPERLINK \l "_Toc2262382"</w:instrText>
            </w:r>
            <w:r w:rsidRPr="00F1630F">
              <w:rPr>
                <w:rStyle w:val="Hyperlink"/>
                <w:noProof/>
              </w:rPr>
              <w:instrText xml:space="preserve"> </w:instrText>
            </w:r>
            <w:r w:rsidRPr="00F1630F">
              <w:rPr>
                <w:rStyle w:val="Hyperlink"/>
                <w:noProof/>
              </w:rPr>
            </w:r>
            <w:r w:rsidRPr="00F1630F">
              <w:rPr>
                <w:rStyle w:val="Hyperlink"/>
                <w:noProof/>
              </w:rPr>
              <w:fldChar w:fldCharType="separate"/>
            </w:r>
            <w:r w:rsidRPr="00F1630F">
              <w:rPr>
                <w:rStyle w:val="Hyperlink"/>
                <w:noProof/>
              </w:rPr>
              <w:t>8</w:t>
            </w:r>
            <w:r>
              <w:rPr>
                <w:rFonts w:eastAsiaTheme="minorEastAsia"/>
                <w:noProof/>
                <w:lang w:eastAsia="en-IL"/>
              </w:rPr>
              <w:tab/>
            </w:r>
            <w:r w:rsidRPr="00F1630F">
              <w:rPr>
                <w:rStyle w:val="Hyperlink"/>
                <w:noProof/>
              </w:rPr>
              <w:t>Appendix A – Enforcement points locations comparisons</w:t>
            </w:r>
            <w:r>
              <w:rPr>
                <w:noProof/>
                <w:webHidden/>
              </w:rPr>
              <w:tab/>
            </w:r>
            <w:r>
              <w:rPr>
                <w:noProof/>
                <w:webHidden/>
              </w:rPr>
              <w:fldChar w:fldCharType="begin"/>
            </w:r>
            <w:r>
              <w:rPr>
                <w:noProof/>
                <w:webHidden/>
              </w:rPr>
              <w:instrText xml:space="preserve"> PAGEREF _Toc2262382 \h </w:instrText>
            </w:r>
            <w:r>
              <w:rPr>
                <w:noProof/>
                <w:webHidden/>
              </w:rPr>
            </w:r>
          </w:ins>
          <w:r>
            <w:rPr>
              <w:noProof/>
              <w:webHidden/>
            </w:rPr>
            <w:fldChar w:fldCharType="separate"/>
          </w:r>
          <w:ins w:id="66" w:author="david goldhar" w:date="2019-02-28T16:06:00Z">
            <w:r>
              <w:rPr>
                <w:noProof/>
                <w:webHidden/>
              </w:rPr>
              <w:t>30</w:t>
            </w:r>
            <w:r>
              <w:rPr>
                <w:noProof/>
                <w:webHidden/>
              </w:rPr>
              <w:fldChar w:fldCharType="end"/>
            </w:r>
            <w:r w:rsidRPr="00F1630F">
              <w:rPr>
                <w:rStyle w:val="Hyperlink"/>
                <w:noProof/>
              </w:rPr>
              <w:fldChar w:fldCharType="end"/>
            </w:r>
          </w:ins>
        </w:p>
        <w:p w14:paraId="7F88ED74" w14:textId="57BAA9B3" w:rsidR="00CA30DE" w:rsidRPr="00C0533B" w:rsidDel="00BA3E95" w:rsidRDefault="00BA3E95" w:rsidP="00BA3E95">
          <w:pPr>
            <w:rPr>
              <w:del w:id="67" w:author="david goldhar" w:date="2019-02-28T16:03:00Z"/>
              <w:rFonts w:cstheme="minorHAnsi"/>
            </w:rPr>
            <w:pPrChange w:id="68" w:author="david goldhar" w:date="2019-02-28T16:03:00Z">
              <w:pPr/>
            </w:pPrChange>
          </w:pPr>
          <w:ins w:id="69" w:author="david goldhar" w:date="2019-02-28T16:02:00Z">
            <w:r>
              <w:rPr>
                <w:b/>
                <w:bCs/>
                <w:noProof/>
              </w:rPr>
              <w:fldChar w:fldCharType="end"/>
            </w:r>
          </w:ins>
        </w:p>
        <w:customXmlInsRangeStart w:id="70" w:author="david goldhar" w:date="2019-02-28T16:01:00Z"/>
      </w:sdtContent>
    </w:sdt>
    <w:customXmlInsRangeEnd w:id="70"/>
    <w:p w14:paraId="430A676A" w14:textId="15F37991" w:rsidR="00CA30DE" w:rsidRPr="001E61E8" w:rsidDel="00BA3E95" w:rsidRDefault="00CA30DE" w:rsidP="00CA30DE">
      <w:pPr>
        <w:ind w:left="720"/>
        <w:rPr>
          <w:del w:id="71" w:author="david goldhar" w:date="2019-02-28T16:03:00Z"/>
          <w:rFonts w:cstheme="minorHAnsi"/>
          <w:sz w:val="24"/>
          <w:szCs w:val="24"/>
          <w:lang w:val="en-US"/>
          <w:rPrChange w:id="72" w:author="david goldhar" w:date="2019-02-28T15:59:00Z">
            <w:rPr>
              <w:del w:id="73" w:author="david goldhar" w:date="2019-02-28T16:03:00Z"/>
              <w:rFonts w:cstheme="minorHAnsi"/>
              <w:sz w:val="24"/>
              <w:szCs w:val="24"/>
            </w:rPr>
          </w:rPrChange>
        </w:rPr>
      </w:pPr>
      <w:del w:id="74" w:author="david goldhar" w:date="2019-02-28T16:03:00Z">
        <w:r w:rsidRPr="00C0533B" w:rsidDel="00BA3E95">
          <w:rPr>
            <w:rFonts w:cstheme="minorHAnsi"/>
            <w:sz w:val="24"/>
            <w:szCs w:val="24"/>
          </w:rPr>
          <w:delText>Content</w:delText>
        </w:r>
      </w:del>
    </w:p>
    <w:p w14:paraId="012E131F" w14:textId="58058E37" w:rsidR="00CA30DE" w:rsidDel="00BA3E95" w:rsidRDefault="00CA30DE" w:rsidP="009956E1">
      <w:pPr>
        <w:pStyle w:val="ListParagraph"/>
        <w:numPr>
          <w:ilvl w:val="0"/>
          <w:numId w:val="1"/>
        </w:numPr>
        <w:rPr>
          <w:del w:id="75" w:author="david goldhar" w:date="2019-02-28T16:03:00Z"/>
          <w:rFonts w:cstheme="minorHAnsi"/>
          <w:sz w:val="24"/>
          <w:szCs w:val="24"/>
        </w:rPr>
      </w:pPr>
      <w:del w:id="76" w:author="david goldhar" w:date="2019-02-28T16:03:00Z">
        <w:r w:rsidDel="00BA3E95">
          <w:rPr>
            <w:rFonts w:cstheme="minorHAnsi"/>
            <w:sz w:val="24"/>
            <w:szCs w:val="24"/>
          </w:rPr>
          <w:delText>Executive summary</w:delText>
        </w:r>
      </w:del>
    </w:p>
    <w:p w14:paraId="5FA035EC" w14:textId="39DE17AC" w:rsidR="00CA30DE" w:rsidDel="00BA3E95" w:rsidRDefault="00CA30DE" w:rsidP="009956E1">
      <w:pPr>
        <w:pStyle w:val="ListParagraph"/>
        <w:numPr>
          <w:ilvl w:val="0"/>
          <w:numId w:val="1"/>
        </w:numPr>
        <w:rPr>
          <w:del w:id="77" w:author="david goldhar" w:date="2019-02-28T16:03:00Z"/>
          <w:rFonts w:cstheme="minorHAnsi"/>
          <w:sz w:val="24"/>
          <w:szCs w:val="24"/>
        </w:rPr>
      </w:pPr>
      <w:del w:id="78" w:author="david goldhar" w:date="2019-02-28T16:03:00Z">
        <w:r w:rsidDel="00BA3E95">
          <w:rPr>
            <w:rFonts w:cstheme="minorHAnsi"/>
            <w:sz w:val="24"/>
            <w:szCs w:val="24"/>
          </w:rPr>
          <w:delText xml:space="preserve">Introduction to Segmentation </w:delText>
        </w:r>
      </w:del>
    </w:p>
    <w:p w14:paraId="20417847" w14:textId="0C499D89" w:rsidR="00CA30DE" w:rsidDel="00BA3E95" w:rsidRDefault="00CA30DE" w:rsidP="009956E1">
      <w:pPr>
        <w:pStyle w:val="ListParagraph"/>
        <w:numPr>
          <w:ilvl w:val="0"/>
          <w:numId w:val="1"/>
        </w:numPr>
        <w:rPr>
          <w:del w:id="79" w:author="david goldhar" w:date="2019-02-28T16:03:00Z"/>
          <w:rFonts w:cstheme="minorHAnsi"/>
          <w:sz w:val="24"/>
          <w:szCs w:val="24"/>
        </w:rPr>
      </w:pPr>
      <w:del w:id="80" w:author="david goldhar" w:date="2019-02-28T16:03:00Z">
        <w:r w:rsidDel="00BA3E95">
          <w:rPr>
            <w:rFonts w:cstheme="minorHAnsi"/>
            <w:sz w:val="24"/>
            <w:szCs w:val="24"/>
          </w:rPr>
          <w:delText xml:space="preserve">Segmentation strategy </w:delText>
        </w:r>
      </w:del>
    </w:p>
    <w:p w14:paraId="0AAFFD0F" w14:textId="079CEB2F" w:rsidR="00CA30DE" w:rsidDel="00BA3E95" w:rsidRDefault="00CA30DE" w:rsidP="009956E1">
      <w:pPr>
        <w:pStyle w:val="ListParagraph"/>
        <w:numPr>
          <w:ilvl w:val="0"/>
          <w:numId w:val="1"/>
        </w:numPr>
        <w:rPr>
          <w:del w:id="81" w:author="david goldhar" w:date="2019-02-28T16:03:00Z"/>
          <w:rFonts w:cstheme="minorHAnsi"/>
          <w:sz w:val="24"/>
          <w:szCs w:val="24"/>
        </w:rPr>
      </w:pPr>
      <w:del w:id="82" w:author="david goldhar" w:date="2019-02-28T16:03:00Z">
        <w:r w:rsidDel="00BA3E95">
          <w:rPr>
            <w:rFonts w:cstheme="minorHAnsi"/>
            <w:sz w:val="24"/>
            <w:szCs w:val="24"/>
          </w:rPr>
          <w:delText>Threat modeling and segmentation</w:delText>
        </w:r>
      </w:del>
    </w:p>
    <w:p w14:paraId="1C8BE3F2" w14:textId="23F40781" w:rsidR="00CA30DE" w:rsidDel="00BA3E95" w:rsidRDefault="00EF4787" w:rsidP="009956E1">
      <w:pPr>
        <w:pStyle w:val="ListParagraph"/>
        <w:numPr>
          <w:ilvl w:val="0"/>
          <w:numId w:val="1"/>
        </w:numPr>
        <w:rPr>
          <w:del w:id="83" w:author="david goldhar" w:date="2019-02-28T16:03:00Z"/>
          <w:rFonts w:cstheme="minorHAnsi"/>
          <w:sz w:val="24"/>
          <w:szCs w:val="24"/>
        </w:rPr>
      </w:pPr>
      <w:del w:id="84" w:author="david goldhar" w:date="2019-02-28T16:03:00Z">
        <w:r w:rsidDel="00BA3E95">
          <w:rPr>
            <w:rFonts w:cstheme="minorHAnsi"/>
            <w:sz w:val="24"/>
            <w:szCs w:val="24"/>
          </w:rPr>
          <w:delText>MB</w:delText>
        </w:r>
        <w:r w:rsidR="00CA30DE" w:rsidDel="00BA3E95">
          <w:rPr>
            <w:rFonts w:cstheme="minorHAnsi"/>
            <w:sz w:val="24"/>
            <w:szCs w:val="24"/>
          </w:rPr>
          <w:delText>’s segmentation plan a</w:delText>
        </w:r>
        <w:r w:rsidR="00CA30DE" w:rsidRPr="005913FE" w:rsidDel="00BA3E95">
          <w:rPr>
            <w:rFonts w:cstheme="minorHAnsi"/>
            <w:sz w:val="24"/>
            <w:szCs w:val="24"/>
          </w:rPr>
          <w:delText xml:space="preserve">nalysis </w:delText>
        </w:r>
      </w:del>
    </w:p>
    <w:p w14:paraId="3DB476EF" w14:textId="36C479D0" w:rsidR="00CA30DE" w:rsidRPr="00A35505" w:rsidDel="00BA3E95" w:rsidRDefault="00EF4787" w:rsidP="009956E1">
      <w:pPr>
        <w:pStyle w:val="ListParagraph"/>
        <w:numPr>
          <w:ilvl w:val="0"/>
          <w:numId w:val="1"/>
        </w:numPr>
        <w:rPr>
          <w:del w:id="85" w:author="david goldhar" w:date="2019-02-28T16:03:00Z"/>
          <w:rFonts w:cstheme="minorHAnsi"/>
          <w:sz w:val="18"/>
          <w:szCs w:val="18"/>
        </w:rPr>
      </w:pPr>
      <w:del w:id="86" w:author="david goldhar" w:date="2019-02-28T16:03:00Z">
        <w:r w:rsidDel="00BA3E95">
          <w:rPr>
            <w:rFonts w:cstheme="minorHAnsi"/>
            <w:sz w:val="24"/>
            <w:szCs w:val="24"/>
          </w:rPr>
          <w:delText>MB</w:delText>
        </w:r>
        <w:r w:rsidR="00CA30DE" w:rsidRPr="00A35505" w:rsidDel="00BA3E95">
          <w:rPr>
            <w:rFonts w:cstheme="minorHAnsi"/>
            <w:sz w:val="24"/>
            <w:szCs w:val="24"/>
          </w:rPr>
          <w:delText xml:space="preserve"> &amp; </w:delText>
        </w:r>
        <w:r w:rsidR="00CA30DE" w:rsidDel="00BA3E95">
          <w:rPr>
            <w:rFonts w:cstheme="minorHAnsi"/>
            <w:sz w:val="24"/>
            <w:szCs w:val="24"/>
          </w:rPr>
          <w:delText>OTORIO</w:delText>
        </w:r>
        <w:r w:rsidR="00CA30DE" w:rsidRPr="00A35505" w:rsidDel="00BA3E95">
          <w:rPr>
            <w:rFonts w:cstheme="minorHAnsi"/>
            <w:sz w:val="24"/>
            <w:szCs w:val="24"/>
          </w:rPr>
          <w:delText xml:space="preserve"> unified Analysis process</w:delText>
        </w:r>
      </w:del>
    </w:p>
    <w:p w14:paraId="4F437542" w14:textId="69F04768" w:rsidR="00CA30DE" w:rsidDel="00BA3E95" w:rsidRDefault="00CA30DE" w:rsidP="009956E1">
      <w:pPr>
        <w:pStyle w:val="ListParagraph"/>
        <w:numPr>
          <w:ilvl w:val="0"/>
          <w:numId w:val="1"/>
        </w:numPr>
        <w:rPr>
          <w:del w:id="87" w:author="david goldhar" w:date="2019-02-28T16:03:00Z"/>
          <w:rFonts w:cstheme="minorHAnsi"/>
          <w:sz w:val="24"/>
          <w:szCs w:val="24"/>
        </w:rPr>
      </w:pPr>
      <w:del w:id="88" w:author="david goldhar" w:date="2019-02-28T16:03:00Z">
        <w:r w:rsidDel="00BA3E95">
          <w:rPr>
            <w:rFonts w:cstheme="minorHAnsi"/>
            <w:sz w:val="24"/>
            <w:szCs w:val="24"/>
          </w:rPr>
          <w:delText>R</w:delText>
        </w:r>
        <w:r w:rsidRPr="005913FE" w:rsidDel="00BA3E95">
          <w:rPr>
            <w:rFonts w:cstheme="minorHAnsi"/>
            <w:sz w:val="24"/>
            <w:szCs w:val="24"/>
          </w:rPr>
          <w:delText>ecommendation</w:delText>
        </w:r>
        <w:r w:rsidDel="00BA3E95">
          <w:rPr>
            <w:rFonts w:cstheme="minorHAnsi"/>
            <w:sz w:val="24"/>
            <w:szCs w:val="24"/>
          </w:rPr>
          <w:delText xml:space="preserve"> and summary</w:delText>
        </w:r>
      </w:del>
    </w:p>
    <w:p w14:paraId="56673681" w14:textId="3C302774" w:rsidR="0021075A" w:rsidRPr="005913FE" w:rsidDel="00BA3E95" w:rsidRDefault="0021075A" w:rsidP="009956E1">
      <w:pPr>
        <w:pStyle w:val="ListParagraph"/>
        <w:numPr>
          <w:ilvl w:val="0"/>
          <w:numId w:val="1"/>
        </w:numPr>
        <w:rPr>
          <w:del w:id="89" w:author="david goldhar" w:date="2019-02-28T16:03:00Z"/>
          <w:rFonts w:cstheme="minorHAnsi"/>
          <w:sz w:val="24"/>
          <w:szCs w:val="24"/>
        </w:rPr>
      </w:pPr>
      <w:del w:id="90" w:author="david goldhar" w:date="2019-02-28T16:03:00Z">
        <w:r w:rsidDel="00BA3E95">
          <w:rPr>
            <w:rFonts w:cstheme="minorHAnsi"/>
            <w:sz w:val="24"/>
            <w:szCs w:val="24"/>
          </w:rPr>
          <w:delText>Appendix A – enforcement points locations comparison</w:delText>
        </w:r>
      </w:del>
    </w:p>
    <w:p w14:paraId="69F634EC" w14:textId="1B5211D4" w:rsidR="00CA30DE" w:rsidRPr="00C0533B" w:rsidDel="00BA3E95" w:rsidRDefault="00CA30DE" w:rsidP="00CA30DE">
      <w:pPr>
        <w:ind w:left="720"/>
        <w:rPr>
          <w:del w:id="91" w:author="david goldhar" w:date="2019-02-28T15:59:00Z"/>
          <w:rFonts w:cstheme="minorHAnsi"/>
          <w:sz w:val="24"/>
          <w:szCs w:val="24"/>
        </w:rPr>
      </w:pPr>
    </w:p>
    <w:p w14:paraId="25593AAC" w14:textId="3682BFDE" w:rsidR="00CA30DE" w:rsidDel="00BA3E95" w:rsidRDefault="00CA30DE" w:rsidP="00CA30DE">
      <w:pPr>
        <w:rPr>
          <w:del w:id="92" w:author="david goldhar" w:date="2019-02-28T15:59:00Z"/>
          <w:rFonts w:cstheme="minorHAnsi"/>
          <w:sz w:val="24"/>
          <w:szCs w:val="24"/>
        </w:rPr>
      </w:pPr>
    </w:p>
    <w:p w14:paraId="6B2C9267" w14:textId="087DD16B" w:rsidR="00CA30DE" w:rsidRDefault="00CA30DE" w:rsidP="00CA30DE">
      <w:pPr>
        <w:rPr>
          <w:rFonts w:cstheme="minorHAnsi"/>
          <w:sz w:val="24"/>
          <w:szCs w:val="24"/>
        </w:rPr>
      </w:pPr>
      <w:del w:id="93" w:author="david goldhar" w:date="2019-02-28T16:03:00Z">
        <w:r w:rsidDel="00BA3E95">
          <w:rPr>
            <w:rFonts w:cstheme="minorHAnsi"/>
            <w:sz w:val="24"/>
            <w:szCs w:val="24"/>
          </w:rPr>
          <w:br w:type="page"/>
        </w:r>
      </w:del>
    </w:p>
    <w:p w14:paraId="27F962EB" w14:textId="78A3C410" w:rsidR="00CA30DE" w:rsidRPr="00C73117" w:rsidRDefault="00CA30DE">
      <w:pPr>
        <w:pStyle w:val="Heading1"/>
        <w:pPrChange w:id="94" w:author="david goldhar" w:date="2019-02-26T08:36:00Z">
          <w:pPr/>
        </w:pPrChange>
      </w:pPr>
      <w:del w:id="95" w:author="david goldhar" w:date="2019-02-26T08:37:00Z">
        <w:r w:rsidRPr="00C73117" w:rsidDel="007F4EF6">
          <w:lastRenderedPageBreak/>
          <w:delText xml:space="preserve">1. </w:delText>
        </w:r>
      </w:del>
      <w:bookmarkStart w:id="96" w:name="_Toc2262375"/>
      <w:r w:rsidR="00BA3E95" w:rsidRPr="00C73117">
        <w:t>Executive Summ</w:t>
      </w:r>
      <w:ins w:id="97" w:author="david goldhar" w:date="2019-02-25T17:39:00Z">
        <w:r w:rsidR="00BA3E95">
          <w:t>a</w:t>
        </w:r>
      </w:ins>
      <w:del w:id="98" w:author="david goldhar" w:date="2019-02-25T17:39:00Z">
        <w:r w:rsidRPr="00C73117" w:rsidDel="00000C21">
          <w:delText>e</w:delText>
        </w:r>
      </w:del>
      <w:r w:rsidR="00BA3E95" w:rsidRPr="00C73117">
        <w:t>ry</w:t>
      </w:r>
      <w:bookmarkEnd w:id="96"/>
    </w:p>
    <w:p w14:paraId="2554A19F" w14:textId="7DD7C1FA" w:rsidR="00CA30DE" w:rsidRPr="00E94A33" w:rsidRDefault="00CA30DE" w:rsidP="00CA30DE">
      <w:pPr>
        <w:rPr>
          <w:rFonts w:cstheme="minorHAnsi"/>
          <w:sz w:val="24"/>
          <w:szCs w:val="24"/>
        </w:rPr>
      </w:pPr>
    </w:p>
    <w:p w14:paraId="3AC918D8" w14:textId="2C2C819C" w:rsidR="00CA30DE" w:rsidRPr="00846AF0" w:rsidRDefault="00CA30DE" w:rsidP="00CA30DE">
      <w:pPr>
        <w:ind w:left="720"/>
        <w:rPr>
          <w:rFonts w:cstheme="minorHAnsi"/>
          <w:sz w:val="24"/>
          <w:szCs w:val="24"/>
        </w:rPr>
      </w:pPr>
      <w:r w:rsidRPr="00846AF0">
        <w:rPr>
          <w:rFonts w:cstheme="minorHAnsi"/>
          <w:sz w:val="24"/>
          <w:szCs w:val="24"/>
        </w:rPr>
        <w:t xml:space="preserve">While most IT networks are constantly </w:t>
      </w:r>
      <w:r>
        <w:rPr>
          <w:rFonts w:cstheme="minorHAnsi"/>
          <w:sz w:val="24"/>
          <w:szCs w:val="24"/>
        </w:rPr>
        <w:t>evolving</w:t>
      </w:r>
      <w:r w:rsidRPr="00846AF0">
        <w:rPr>
          <w:rFonts w:cstheme="minorHAnsi"/>
          <w:sz w:val="24"/>
          <w:szCs w:val="24"/>
        </w:rPr>
        <w:t xml:space="preserve"> and adapting to the challenging cyber landscape, </w:t>
      </w:r>
      <w:r>
        <w:rPr>
          <w:rFonts w:cstheme="minorHAnsi"/>
          <w:sz w:val="24"/>
          <w:szCs w:val="24"/>
        </w:rPr>
        <w:t xml:space="preserve">OT related </w:t>
      </w:r>
      <w:r w:rsidRPr="00846AF0">
        <w:rPr>
          <w:rFonts w:cstheme="minorHAnsi"/>
          <w:sz w:val="24"/>
          <w:szCs w:val="24"/>
        </w:rPr>
        <w:t>production floors</w:t>
      </w:r>
      <w:del w:id="99" w:author="david goldhar" w:date="2019-02-25T17:40:00Z">
        <w:r w:rsidRPr="00846AF0" w:rsidDel="0079217F">
          <w:rPr>
            <w:rFonts w:cstheme="minorHAnsi"/>
            <w:sz w:val="24"/>
            <w:szCs w:val="24"/>
          </w:rPr>
          <w:delText>’</w:delText>
        </w:r>
      </w:del>
      <w:r w:rsidRPr="00846AF0">
        <w:rPr>
          <w:rFonts w:cstheme="minorHAnsi"/>
          <w:sz w:val="24"/>
          <w:szCs w:val="24"/>
        </w:rPr>
        <w:t xml:space="preserve"> topology and architecture is evolving </w:t>
      </w:r>
      <w:del w:id="100" w:author="david goldhar" w:date="2019-02-25T17:40:00Z">
        <w:r w:rsidRPr="00846AF0" w:rsidDel="0079217F">
          <w:rPr>
            <w:rFonts w:cstheme="minorHAnsi"/>
            <w:sz w:val="24"/>
            <w:szCs w:val="24"/>
          </w:rPr>
          <w:delText xml:space="preserve">in </w:delText>
        </w:r>
      </w:del>
      <w:ins w:id="101" w:author="david goldhar" w:date="2019-02-25T17:40:00Z">
        <w:r w:rsidR="0079217F">
          <w:rPr>
            <w:rFonts w:cstheme="minorHAnsi"/>
            <w:sz w:val="24"/>
            <w:szCs w:val="24"/>
          </w:rPr>
          <w:t xml:space="preserve">at </w:t>
        </w:r>
      </w:ins>
      <w:r w:rsidRPr="00846AF0">
        <w:rPr>
          <w:rFonts w:cstheme="minorHAnsi"/>
          <w:sz w:val="24"/>
          <w:szCs w:val="24"/>
        </w:rPr>
        <w:t xml:space="preserve">a much slower </w:t>
      </w:r>
      <w:r>
        <w:rPr>
          <w:rFonts w:cstheme="minorHAnsi"/>
          <w:sz w:val="24"/>
          <w:szCs w:val="24"/>
        </w:rPr>
        <w:t xml:space="preserve">pace. This situation provides </w:t>
      </w:r>
      <w:r w:rsidRPr="00846AF0">
        <w:rPr>
          <w:rFonts w:cstheme="minorHAnsi"/>
          <w:sz w:val="24"/>
          <w:szCs w:val="24"/>
        </w:rPr>
        <w:t xml:space="preserve">potential attackers with </w:t>
      </w:r>
      <w:r>
        <w:rPr>
          <w:rFonts w:cstheme="minorHAnsi"/>
          <w:sz w:val="24"/>
          <w:szCs w:val="24"/>
        </w:rPr>
        <w:t xml:space="preserve">both </w:t>
      </w:r>
      <w:r w:rsidRPr="00846AF0">
        <w:rPr>
          <w:rFonts w:cstheme="minorHAnsi"/>
          <w:sz w:val="24"/>
          <w:szCs w:val="24"/>
        </w:rPr>
        <w:t xml:space="preserve">the means and </w:t>
      </w:r>
      <w:ins w:id="102" w:author="david goldhar" w:date="2019-02-25T17:40:00Z">
        <w:r w:rsidR="0079217F">
          <w:rPr>
            <w:rFonts w:cstheme="minorHAnsi"/>
            <w:sz w:val="24"/>
            <w:szCs w:val="24"/>
          </w:rPr>
          <w:t xml:space="preserve">the </w:t>
        </w:r>
      </w:ins>
      <w:r w:rsidRPr="00846AF0">
        <w:rPr>
          <w:rFonts w:cstheme="minorHAnsi"/>
          <w:sz w:val="24"/>
          <w:szCs w:val="24"/>
        </w:rPr>
        <w:t>opportunit</w:t>
      </w:r>
      <w:ins w:id="103" w:author="david goldhar" w:date="2019-02-25T17:40:00Z">
        <w:r w:rsidR="0079217F">
          <w:rPr>
            <w:rFonts w:cstheme="minorHAnsi"/>
            <w:sz w:val="24"/>
            <w:szCs w:val="24"/>
          </w:rPr>
          <w:t>y</w:t>
        </w:r>
      </w:ins>
      <w:del w:id="104" w:author="david goldhar" w:date="2019-02-25T17:40:00Z">
        <w:r w:rsidRPr="00846AF0" w:rsidDel="0079217F">
          <w:rPr>
            <w:rFonts w:cstheme="minorHAnsi"/>
            <w:sz w:val="24"/>
            <w:szCs w:val="24"/>
          </w:rPr>
          <w:delText>ies</w:delText>
        </w:r>
      </w:del>
      <w:r w:rsidRPr="00846AF0">
        <w:rPr>
          <w:rFonts w:cstheme="minorHAnsi"/>
          <w:sz w:val="24"/>
          <w:szCs w:val="24"/>
        </w:rPr>
        <w:t xml:space="preserve"> to unhurriedly develop </w:t>
      </w:r>
      <w:r>
        <w:rPr>
          <w:rFonts w:cstheme="minorHAnsi"/>
          <w:sz w:val="24"/>
          <w:szCs w:val="24"/>
        </w:rPr>
        <w:t xml:space="preserve">generic or targeted </w:t>
      </w:r>
      <w:r w:rsidRPr="00846AF0">
        <w:rPr>
          <w:rFonts w:cstheme="minorHAnsi"/>
          <w:sz w:val="24"/>
          <w:szCs w:val="24"/>
        </w:rPr>
        <w:t xml:space="preserve">offensive </w:t>
      </w:r>
      <w:del w:id="105" w:author="david goldhar" w:date="2019-02-25T17:40:00Z">
        <w:r w:rsidRPr="00846AF0" w:rsidDel="0079217F">
          <w:rPr>
            <w:rFonts w:cstheme="minorHAnsi"/>
            <w:sz w:val="24"/>
            <w:szCs w:val="24"/>
          </w:rPr>
          <w:delText xml:space="preserve">tailored </w:delText>
        </w:r>
      </w:del>
      <w:r w:rsidRPr="00846AF0">
        <w:rPr>
          <w:rFonts w:cstheme="minorHAnsi"/>
          <w:sz w:val="24"/>
          <w:szCs w:val="24"/>
        </w:rPr>
        <w:t>tools</w:t>
      </w:r>
      <w:ins w:id="106" w:author="david goldhar" w:date="2019-02-25T17:40:00Z">
        <w:r w:rsidR="0079217F">
          <w:rPr>
            <w:rFonts w:cstheme="minorHAnsi"/>
            <w:sz w:val="24"/>
            <w:szCs w:val="24"/>
          </w:rPr>
          <w:t>,</w:t>
        </w:r>
      </w:ins>
      <w:r w:rsidRPr="00846AF0">
        <w:rPr>
          <w:rFonts w:cstheme="minorHAnsi"/>
          <w:sz w:val="24"/>
          <w:szCs w:val="24"/>
        </w:rPr>
        <w:t xml:space="preserve"> and operate freely </w:t>
      </w:r>
      <w:ins w:id="107" w:author="david goldhar" w:date="2019-02-25T17:40:00Z">
        <w:r w:rsidR="0079217F">
          <w:rPr>
            <w:rFonts w:cstheme="minorHAnsi"/>
            <w:sz w:val="24"/>
            <w:szCs w:val="24"/>
          </w:rPr>
          <w:t xml:space="preserve">and </w:t>
        </w:r>
      </w:ins>
      <w:r w:rsidRPr="00846AF0">
        <w:rPr>
          <w:rFonts w:cstheme="minorHAnsi"/>
          <w:sz w:val="24"/>
          <w:szCs w:val="24"/>
        </w:rPr>
        <w:t>undetected for long periods of time</w:t>
      </w:r>
      <w:r>
        <w:rPr>
          <w:rFonts w:cstheme="minorHAnsi"/>
          <w:sz w:val="24"/>
          <w:szCs w:val="24"/>
        </w:rPr>
        <w:t xml:space="preserve"> in the production floor environment</w:t>
      </w:r>
      <w:r w:rsidRPr="00846AF0">
        <w:rPr>
          <w:rFonts w:cstheme="minorHAnsi"/>
          <w:sz w:val="24"/>
          <w:szCs w:val="24"/>
        </w:rPr>
        <w:t>.</w:t>
      </w:r>
    </w:p>
    <w:p w14:paraId="4FCAE644" w14:textId="663876C7" w:rsidR="00CA30DE" w:rsidRPr="00846AF0" w:rsidRDefault="00CA30DE" w:rsidP="00CA30DE">
      <w:pPr>
        <w:ind w:left="720"/>
        <w:rPr>
          <w:rFonts w:cstheme="minorHAnsi"/>
          <w:sz w:val="24"/>
          <w:szCs w:val="24"/>
        </w:rPr>
      </w:pPr>
      <w:r w:rsidRPr="00846AF0">
        <w:rPr>
          <w:rFonts w:cstheme="minorHAnsi"/>
          <w:sz w:val="24"/>
          <w:szCs w:val="24"/>
        </w:rPr>
        <w:t xml:space="preserve">The </w:t>
      </w:r>
      <w:r>
        <w:rPr>
          <w:rFonts w:cstheme="minorHAnsi"/>
          <w:sz w:val="24"/>
          <w:szCs w:val="24"/>
        </w:rPr>
        <w:t xml:space="preserve">ongoing penetration </w:t>
      </w:r>
      <w:r w:rsidRPr="00846AF0">
        <w:rPr>
          <w:rFonts w:cstheme="minorHAnsi"/>
          <w:sz w:val="24"/>
          <w:szCs w:val="24"/>
        </w:rPr>
        <w:t>of industry 4.0</w:t>
      </w:r>
      <w:ins w:id="108" w:author="david goldhar" w:date="2019-02-25T17:41:00Z">
        <w:r w:rsidR="0079217F">
          <w:rPr>
            <w:rFonts w:cstheme="minorHAnsi"/>
            <w:sz w:val="24"/>
            <w:szCs w:val="24"/>
          </w:rPr>
          <w:t>,</w:t>
        </w:r>
      </w:ins>
      <w:r w:rsidRPr="00846AF0">
        <w:rPr>
          <w:rFonts w:cstheme="minorHAnsi"/>
          <w:sz w:val="24"/>
          <w:szCs w:val="24"/>
        </w:rPr>
        <w:t xml:space="preserve"> and </w:t>
      </w:r>
      <w:ins w:id="109" w:author="david goldhar" w:date="2019-02-25T17:41:00Z">
        <w:r w:rsidR="0079217F">
          <w:rPr>
            <w:rFonts w:cstheme="minorHAnsi"/>
            <w:sz w:val="24"/>
            <w:szCs w:val="24"/>
          </w:rPr>
          <w:t xml:space="preserve">the </w:t>
        </w:r>
      </w:ins>
      <w:r>
        <w:rPr>
          <w:rFonts w:cstheme="minorHAnsi"/>
          <w:sz w:val="24"/>
          <w:szCs w:val="24"/>
        </w:rPr>
        <w:t xml:space="preserve">digitalization of </w:t>
      </w:r>
      <w:r w:rsidRPr="00846AF0">
        <w:rPr>
          <w:rFonts w:cstheme="minorHAnsi"/>
          <w:sz w:val="24"/>
          <w:szCs w:val="24"/>
        </w:rPr>
        <w:t xml:space="preserve">the </w:t>
      </w:r>
      <w:r>
        <w:rPr>
          <w:rFonts w:cstheme="minorHAnsi"/>
          <w:sz w:val="24"/>
          <w:szCs w:val="24"/>
        </w:rPr>
        <w:t xml:space="preserve">manufacturing </w:t>
      </w:r>
      <w:r w:rsidRPr="00846AF0">
        <w:rPr>
          <w:rFonts w:cstheme="minorHAnsi"/>
          <w:sz w:val="24"/>
          <w:szCs w:val="24"/>
        </w:rPr>
        <w:t>plant, has introduced new</w:t>
      </w:r>
      <w:r>
        <w:rPr>
          <w:rFonts w:cstheme="minorHAnsi"/>
          <w:sz w:val="24"/>
          <w:szCs w:val="24"/>
        </w:rPr>
        <w:t xml:space="preserve"> potential </w:t>
      </w:r>
      <w:r w:rsidRPr="00846AF0">
        <w:rPr>
          <w:rFonts w:cstheme="minorHAnsi"/>
          <w:sz w:val="24"/>
          <w:szCs w:val="24"/>
        </w:rPr>
        <w:t xml:space="preserve">attack </w:t>
      </w:r>
      <w:r>
        <w:rPr>
          <w:rFonts w:cstheme="minorHAnsi"/>
          <w:sz w:val="24"/>
          <w:szCs w:val="24"/>
        </w:rPr>
        <w:t>vectors</w:t>
      </w:r>
      <w:r w:rsidRPr="00846AF0">
        <w:rPr>
          <w:rFonts w:cstheme="minorHAnsi"/>
          <w:sz w:val="24"/>
          <w:szCs w:val="24"/>
        </w:rPr>
        <w:t xml:space="preserve"> to the production </w:t>
      </w:r>
      <w:r>
        <w:rPr>
          <w:rFonts w:cstheme="minorHAnsi"/>
          <w:sz w:val="24"/>
          <w:szCs w:val="24"/>
        </w:rPr>
        <w:t>process</w:t>
      </w:r>
      <w:ins w:id="110" w:author="david goldhar" w:date="2019-02-25T17:41:00Z">
        <w:r w:rsidR="0079217F">
          <w:rPr>
            <w:rFonts w:cstheme="minorHAnsi"/>
            <w:sz w:val="24"/>
            <w:szCs w:val="24"/>
          </w:rPr>
          <w:t>,</w:t>
        </w:r>
      </w:ins>
      <w:del w:id="111" w:author="david goldhar" w:date="2019-02-25T17:41:00Z">
        <w:r w:rsidRPr="00846AF0" w:rsidDel="0079217F">
          <w:rPr>
            <w:rFonts w:cstheme="minorHAnsi"/>
            <w:sz w:val="24"/>
            <w:szCs w:val="24"/>
          </w:rPr>
          <w:delText xml:space="preserve"> </w:delText>
        </w:r>
        <w:r w:rsidDel="0079217F">
          <w:rPr>
            <w:rFonts w:cstheme="minorHAnsi"/>
            <w:sz w:val="24"/>
            <w:szCs w:val="24"/>
          </w:rPr>
          <w:delText>in</w:delText>
        </w:r>
      </w:del>
      <w:r>
        <w:rPr>
          <w:rFonts w:cstheme="minorHAnsi"/>
          <w:sz w:val="24"/>
          <w:szCs w:val="24"/>
        </w:rPr>
        <w:t xml:space="preserve"> which </w:t>
      </w:r>
      <w:r w:rsidRPr="00846AF0">
        <w:rPr>
          <w:rFonts w:cstheme="minorHAnsi"/>
          <w:sz w:val="24"/>
          <w:szCs w:val="24"/>
        </w:rPr>
        <w:t xml:space="preserve">the </w:t>
      </w:r>
      <w:r>
        <w:rPr>
          <w:rFonts w:cstheme="minorHAnsi"/>
          <w:sz w:val="24"/>
          <w:szCs w:val="24"/>
        </w:rPr>
        <w:t>current</w:t>
      </w:r>
      <w:r w:rsidRPr="00846AF0">
        <w:rPr>
          <w:rFonts w:cstheme="minorHAnsi"/>
          <w:sz w:val="24"/>
          <w:szCs w:val="24"/>
        </w:rPr>
        <w:t xml:space="preserve"> </w:t>
      </w:r>
      <w:r>
        <w:rPr>
          <w:rFonts w:cstheme="minorHAnsi"/>
          <w:sz w:val="24"/>
          <w:szCs w:val="24"/>
        </w:rPr>
        <w:t>security</w:t>
      </w:r>
      <w:r w:rsidRPr="00846AF0">
        <w:rPr>
          <w:rFonts w:cstheme="minorHAnsi"/>
          <w:sz w:val="24"/>
          <w:szCs w:val="24"/>
        </w:rPr>
        <w:t xml:space="preserve"> paradigm and countermeasures are </w:t>
      </w:r>
      <w:del w:id="112" w:author="david goldhar" w:date="2019-02-25T17:41:00Z">
        <w:r w:rsidDel="0079217F">
          <w:rPr>
            <w:rFonts w:cstheme="minorHAnsi"/>
            <w:sz w:val="24"/>
            <w:szCs w:val="24"/>
          </w:rPr>
          <w:delText xml:space="preserve">inadequate </w:delText>
        </w:r>
      </w:del>
      <w:ins w:id="113" w:author="david goldhar" w:date="2019-02-25T17:41:00Z">
        <w:r w:rsidR="0079217F">
          <w:rPr>
            <w:rFonts w:cstheme="minorHAnsi"/>
            <w:sz w:val="24"/>
            <w:szCs w:val="24"/>
          </w:rPr>
          <w:t xml:space="preserve">unprepared </w:t>
        </w:r>
      </w:ins>
      <w:r>
        <w:rPr>
          <w:rFonts w:cstheme="minorHAnsi"/>
          <w:sz w:val="24"/>
          <w:szCs w:val="24"/>
        </w:rPr>
        <w:t xml:space="preserve">to deal </w:t>
      </w:r>
      <w:r w:rsidRPr="00846AF0">
        <w:rPr>
          <w:rFonts w:cstheme="minorHAnsi"/>
          <w:sz w:val="24"/>
          <w:szCs w:val="24"/>
        </w:rPr>
        <w:t>with.</w:t>
      </w:r>
    </w:p>
    <w:p w14:paraId="35F0A9B4" w14:textId="3927769A" w:rsidR="00CA30DE" w:rsidRPr="00846AF0" w:rsidRDefault="00CA30DE" w:rsidP="00CA30DE">
      <w:pPr>
        <w:ind w:left="720"/>
        <w:rPr>
          <w:rFonts w:cstheme="minorHAnsi"/>
          <w:sz w:val="24"/>
          <w:szCs w:val="24"/>
        </w:rPr>
      </w:pPr>
      <w:r w:rsidRPr="00846AF0">
        <w:rPr>
          <w:rFonts w:cstheme="minorHAnsi"/>
          <w:sz w:val="24"/>
          <w:szCs w:val="24"/>
        </w:rPr>
        <w:t xml:space="preserve">Designing and deploying new security mitigation controls in a production floor is </w:t>
      </w:r>
      <w:r>
        <w:rPr>
          <w:rFonts w:cstheme="minorHAnsi"/>
          <w:sz w:val="24"/>
          <w:szCs w:val="24"/>
        </w:rPr>
        <w:t>a complex</w:t>
      </w:r>
      <w:r w:rsidRPr="00846AF0">
        <w:rPr>
          <w:rFonts w:cstheme="minorHAnsi"/>
          <w:sz w:val="24"/>
          <w:szCs w:val="24"/>
        </w:rPr>
        <w:t xml:space="preserve"> task. There are multiple parameters </w:t>
      </w:r>
      <w:r>
        <w:rPr>
          <w:rFonts w:cstheme="minorHAnsi"/>
          <w:sz w:val="24"/>
          <w:szCs w:val="24"/>
        </w:rPr>
        <w:t>a</w:t>
      </w:r>
      <w:r w:rsidRPr="00846AF0">
        <w:rPr>
          <w:rFonts w:cstheme="minorHAnsi"/>
          <w:sz w:val="24"/>
          <w:szCs w:val="24"/>
        </w:rPr>
        <w:t xml:space="preserve">ffecting the equilibrium between security and </w:t>
      </w:r>
      <w:r>
        <w:rPr>
          <w:rFonts w:cstheme="minorHAnsi"/>
          <w:sz w:val="24"/>
          <w:szCs w:val="24"/>
        </w:rPr>
        <w:t xml:space="preserve">the system </w:t>
      </w:r>
      <w:r w:rsidRPr="00846AF0">
        <w:rPr>
          <w:rFonts w:cstheme="minorHAnsi"/>
          <w:sz w:val="24"/>
          <w:szCs w:val="24"/>
        </w:rPr>
        <w:t>manageability</w:t>
      </w:r>
      <w:ins w:id="114" w:author="david goldhar" w:date="2019-02-25T17:41:00Z">
        <w:r w:rsidR="0079217F">
          <w:rPr>
            <w:rFonts w:cstheme="minorHAnsi"/>
            <w:sz w:val="24"/>
            <w:szCs w:val="24"/>
          </w:rPr>
          <w:t>,</w:t>
        </w:r>
      </w:ins>
      <w:r w:rsidRPr="00846AF0">
        <w:rPr>
          <w:rFonts w:cstheme="minorHAnsi"/>
          <w:sz w:val="24"/>
          <w:szCs w:val="24"/>
        </w:rPr>
        <w:t xml:space="preserve"> such as: </w:t>
      </w:r>
      <w:r>
        <w:rPr>
          <w:rFonts w:cstheme="minorHAnsi"/>
          <w:sz w:val="24"/>
          <w:szCs w:val="24"/>
        </w:rPr>
        <w:t xml:space="preserve">team competence, </w:t>
      </w:r>
      <w:r w:rsidRPr="00846AF0">
        <w:rPr>
          <w:rFonts w:cstheme="minorHAnsi"/>
          <w:sz w:val="24"/>
          <w:szCs w:val="24"/>
        </w:rPr>
        <w:t xml:space="preserve">capacity to </w:t>
      </w:r>
      <w:ins w:id="115" w:author="david goldhar" w:date="2019-02-25T17:42:00Z">
        <w:r w:rsidR="0079217F" w:rsidRPr="00846AF0">
          <w:rPr>
            <w:rFonts w:cstheme="minorHAnsi"/>
            <w:sz w:val="24"/>
            <w:szCs w:val="24"/>
          </w:rPr>
          <w:t xml:space="preserve">efficiently </w:t>
        </w:r>
      </w:ins>
      <w:r w:rsidRPr="00846AF0">
        <w:rPr>
          <w:rFonts w:cstheme="minorHAnsi"/>
          <w:sz w:val="24"/>
          <w:szCs w:val="24"/>
        </w:rPr>
        <w:t xml:space="preserve">operate </w:t>
      </w:r>
      <w:del w:id="116" w:author="david goldhar" w:date="2019-02-25T17:42:00Z">
        <w:r w:rsidRPr="00846AF0" w:rsidDel="0079217F">
          <w:rPr>
            <w:rFonts w:cstheme="minorHAnsi"/>
            <w:sz w:val="24"/>
            <w:szCs w:val="24"/>
          </w:rPr>
          <w:delText xml:space="preserve">efficiently </w:delText>
        </w:r>
      </w:del>
      <w:r w:rsidRPr="00846AF0">
        <w:rPr>
          <w:rFonts w:cstheme="minorHAnsi"/>
          <w:sz w:val="24"/>
          <w:szCs w:val="24"/>
        </w:rPr>
        <w:t>more systems</w:t>
      </w:r>
      <w:ins w:id="117" w:author="david goldhar" w:date="2019-02-25T17:43:00Z">
        <w:r w:rsidR="0079217F">
          <w:rPr>
            <w:rFonts w:cstheme="minorHAnsi"/>
            <w:sz w:val="24"/>
            <w:szCs w:val="24"/>
          </w:rPr>
          <w:t>,</w:t>
        </w:r>
      </w:ins>
      <w:r w:rsidRPr="00846AF0">
        <w:rPr>
          <w:rFonts w:cstheme="minorHAnsi"/>
          <w:sz w:val="24"/>
          <w:szCs w:val="24"/>
        </w:rPr>
        <w:t xml:space="preserve"> and the </w:t>
      </w:r>
      <w:ins w:id="118" w:author="david goldhar" w:date="2019-02-25T17:43:00Z">
        <w:r w:rsidR="0079217F">
          <w:rPr>
            <w:rFonts w:cstheme="minorHAnsi"/>
            <w:sz w:val="24"/>
            <w:szCs w:val="24"/>
          </w:rPr>
          <w:t xml:space="preserve">ability of </w:t>
        </w:r>
      </w:ins>
      <w:r w:rsidRPr="00846AF0">
        <w:rPr>
          <w:rFonts w:cstheme="minorHAnsi"/>
          <w:sz w:val="24"/>
          <w:szCs w:val="24"/>
        </w:rPr>
        <w:t>plant</w:t>
      </w:r>
      <w:del w:id="119" w:author="david goldhar" w:date="2019-02-25T17:43:00Z">
        <w:r w:rsidRPr="00846AF0" w:rsidDel="0079217F">
          <w:rPr>
            <w:rFonts w:cstheme="minorHAnsi"/>
            <w:sz w:val="24"/>
            <w:szCs w:val="24"/>
          </w:rPr>
          <w:delText>’s</w:delText>
        </w:r>
      </w:del>
      <w:r w:rsidRPr="00846AF0">
        <w:rPr>
          <w:rFonts w:cstheme="minorHAnsi"/>
          <w:sz w:val="24"/>
          <w:szCs w:val="24"/>
        </w:rPr>
        <w:t xml:space="preserve"> assets</w:t>
      </w:r>
      <w:del w:id="120" w:author="david goldhar" w:date="2019-02-25T17:43:00Z">
        <w:r w:rsidRPr="00846AF0" w:rsidDel="0079217F">
          <w:rPr>
            <w:rFonts w:cstheme="minorHAnsi"/>
            <w:sz w:val="24"/>
            <w:szCs w:val="24"/>
          </w:rPr>
          <w:delText>’</w:delText>
        </w:r>
      </w:del>
      <w:r w:rsidRPr="00846AF0">
        <w:rPr>
          <w:rFonts w:cstheme="minorHAnsi"/>
          <w:sz w:val="24"/>
          <w:szCs w:val="24"/>
        </w:rPr>
        <w:t xml:space="preserve"> </w:t>
      </w:r>
      <w:del w:id="121" w:author="david goldhar" w:date="2019-02-25T17:43:00Z">
        <w:r w:rsidRPr="00846AF0" w:rsidDel="0079217F">
          <w:rPr>
            <w:rFonts w:cstheme="minorHAnsi"/>
            <w:sz w:val="24"/>
            <w:szCs w:val="24"/>
          </w:rPr>
          <w:delText xml:space="preserve">ability </w:delText>
        </w:r>
      </w:del>
      <w:r w:rsidRPr="00846AF0">
        <w:rPr>
          <w:rFonts w:cstheme="minorHAnsi"/>
          <w:sz w:val="24"/>
          <w:szCs w:val="24"/>
        </w:rPr>
        <w:t>to co-exist with advanced security countermeasures (e.g. EDR for endpoints, strong authentication</w:t>
      </w:r>
      <w:r>
        <w:rPr>
          <w:rFonts w:cstheme="minorHAnsi"/>
          <w:sz w:val="24"/>
          <w:szCs w:val="24"/>
        </w:rPr>
        <w:t xml:space="preserve">, segmentation </w:t>
      </w:r>
      <w:r w:rsidRPr="00E94A33">
        <w:rPr>
          <w:rFonts w:cstheme="minorHAnsi"/>
          <w:sz w:val="24"/>
          <w:szCs w:val="24"/>
        </w:rPr>
        <w:t>etc</w:t>
      </w:r>
      <w:del w:id="122" w:author="david goldhar" w:date="2019-02-25T17:43:00Z">
        <w:r w:rsidRPr="00E94A33" w:rsidDel="00C3478D">
          <w:rPr>
            <w:rFonts w:cstheme="minorHAnsi"/>
            <w:sz w:val="24"/>
            <w:szCs w:val="24"/>
          </w:rPr>
          <w:delText>.</w:delText>
        </w:r>
      </w:del>
      <w:r>
        <w:rPr>
          <w:rFonts w:cstheme="minorHAnsi"/>
          <w:sz w:val="24"/>
          <w:szCs w:val="24"/>
        </w:rPr>
        <w:t>)</w:t>
      </w:r>
      <w:r w:rsidRPr="00846AF0">
        <w:rPr>
          <w:rFonts w:cstheme="minorHAnsi"/>
          <w:sz w:val="24"/>
          <w:szCs w:val="24"/>
        </w:rPr>
        <w:t xml:space="preserve">. </w:t>
      </w:r>
    </w:p>
    <w:p w14:paraId="6CAB208D" w14:textId="47D46897" w:rsidR="00CA30DE" w:rsidRPr="00846AF0" w:rsidRDefault="00CA30DE">
      <w:pPr>
        <w:ind w:left="720"/>
        <w:rPr>
          <w:rFonts w:cstheme="minorHAnsi"/>
          <w:sz w:val="24"/>
          <w:szCs w:val="24"/>
        </w:rPr>
      </w:pPr>
      <w:r w:rsidRPr="00846AF0">
        <w:rPr>
          <w:rFonts w:cstheme="minorHAnsi"/>
          <w:sz w:val="24"/>
          <w:szCs w:val="24"/>
        </w:rPr>
        <w:t>MB’s shop floor</w:t>
      </w:r>
      <w:ins w:id="123" w:author="david goldhar" w:date="2019-02-25T17:43:00Z">
        <w:r w:rsidR="00D52BEE">
          <w:rPr>
            <w:rFonts w:cstheme="minorHAnsi"/>
            <w:sz w:val="24"/>
            <w:szCs w:val="24"/>
          </w:rPr>
          <w:t>,</w:t>
        </w:r>
      </w:ins>
      <w:r>
        <w:rPr>
          <w:rFonts w:cstheme="minorHAnsi"/>
          <w:sz w:val="24"/>
          <w:szCs w:val="24"/>
        </w:rPr>
        <w:t xml:space="preserve"> in general</w:t>
      </w:r>
      <w:ins w:id="124" w:author="david goldhar" w:date="2019-02-25T17:43:00Z">
        <w:r w:rsidR="00D52BEE">
          <w:rPr>
            <w:rFonts w:cstheme="minorHAnsi"/>
            <w:sz w:val="24"/>
            <w:szCs w:val="24"/>
          </w:rPr>
          <w:t>,</w:t>
        </w:r>
      </w:ins>
      <w:r>
        <w:rPr>
          <w:rFonts w:cstheme="minorHAnsi"/>
          <w:sz w:val="24"/>
          <w:szCs w:val="24"/>
        </w:rPr>
        <w:t xml:space="preserve"> and Untertürkheim</w:t>
      </w:r>
      <w:r w:rsidRPr="00846AF0">
        <w:rPr>
          <w:rFonts w:cstheme="minorHAnsi"/>
          <w:sz w:val="24"/>
          <w:szCs w:val="24"/>
        </w:rPr>
        <w:t>’s hall networks</w:t>
      </w:r>
      <w:r>
        <w:rPr>
          <w:rFonts w:cstheme="minorHAnsi"/>
          <w:sz w:val="24"/>
          <w:szCs w:val="24"/>
        </w:rPr>
        <w:t xml:space="preserve"> specifically</w:t>
      </w:r>
      <w:r w:rsidRPr="00846AF0">
        <w:rPr>
          <w:rFonts w:cstheme="minorHAnsi"/>
          <w:sz w:val="24"/>
          <w:szCs w:val="24"/>
        </w:rPr>
        <w:t xml:space="preserve">, </w:t>
      </w:r>
      <w:del w:id="125" w:author="david goldhar" w:date="2019-02-25T17:45:00Z">
        <w:r w:rsidRPr="00846AF0" w:rsidDel="00D52BEE">
          <w:rPr>
            <w:rFonts w:cstheme="minorHAnsi"/>
            <w:sz w:val="24"/>
            <w:szCs w:val="24"/>
          </w:rPr>
          <w:delText xml:space="preserve">as </w:delText>
        </w:r>
      </w:del>
      <w:ins w:id="126" w:author="david goldhar" w:date="2019-02-25T17:45:00Z">
        <w:r w:rsidR="00D52BEE">
          <w:rPr>
            <w:rFonts w:cstheme="minorHAnsi"/>
            <w:sz w:val="24"/>
            <w:szCs w:val="24"/>
          </w:rPr>
          <w:t xml:space="preserve">like </w:t>
        </w:r>
      </w:ins>
      <w:r w:rsidRPr="00846AF0">
        <w:rPr>
          <w:rFonts w:cstheme="minorHAnsi"/>
          <w:sz w:val="24"/>
          <w:szCs w:val="24"/>
        </w:rPr>
        <w:t>most industrial world</w:t>
      </w:r>
      <w:del w:id="127" w:author="david goldhar" w:date="2019-02-25T17:45:00Z">
        <w:r w:rsidDel="00D52BEE">
          <w:rPr>
            <w:rFonts w:cstheme="minorHAnsi"/>
            <w:sz w:val="24"/>
            <w:szCs w:val="24"/>
          </w:rPr>
          <w:delText>’s</w:delText>
        </w:r>
      </w:del>
      <w:r w:rsidRPr="00846AF0">
        <w:rPr>
          <w:rFonts w:cstheme="minorHAnsi"/>
          <w:sz w:val="24"/>
          <w:szCs w:val="24"/>
        </w:rPr>
        <w:t xml:space="preserve"> production floors, were not designed and built </w:t>
      </w:r>
      <w:r>
        <w:rPr>
          <w:rFonts w:cstheme="minorHAnsi"/>
          <w:sz w:val="24"/>
          <w:szCs w:val="24"/>
        </w:rPr>
        <w:t xml:space="preserve">over the years </w:t>
      </w:r>
      <w:r w:rsidRPr="00846AF0">
        <w:rPr>
          <w:rFonts w:cstheme="minorHAnsi"/>
          <w:sz w:val="24"/>
          <w:szCs w:val="24"/>
        </w:rPr>
        <w:t xml:space="preserve">to withstand the present and future </w:t>
      </w:r>
      <w:del w:id="128" w:author="david goldhar" w:date="2019-02-25T17:45:00Z">
        <w:r w:rsidRPr="00846AF0" w:rsidDel="00D52BEE">
          <w:rPr>
            <w:rFonts w:cstheme="minorHAnsi"/>
            <w:sz w:val="24"/>
            <w:szCs w:val="24"/>
          </w:rPr>
          <w:delText xml:space="preserve">new </w:delText>
        </w:r>
      </w:del>
      <w:r w:rsidRPr="00846AF0">
        <w:rPr>
          <w:rFonts w:cstheme="minorHAnsi"/>
          <w:sz w:val="24"/>
          <w:szCs w:val="24"/>
        </w:rPr>
        <w:t xml:space="preserve">attack techniques </w:t>
      </w:r>
      <w:r>
        <w:rPr>
          <w:rFonts w:cstheme="minorHAnsi"/>
          <w:sz w:val="24"/>
          <w:szCs w:val="24"/>
        </w:rPr>
        <w:t xml:space="preserve">leveraged by </w:t>
      </w:r>
      <w:r w:rsidRPr="00846AF0">
        <w:rPr>
          <w:rFonts w:cstheme="minorHAnsi"/>
          <w:sz w:val="24"/>
          <w:szCs w:val="24"/>
        </w:rPr>
        <w:t xml:space="preserve">the proliferation of </w:t>
      </w:r>
      <w:proofErr w:type="spellStart"/>
      <w:r w:rsidRPr="00846AF0">
        <w:rPr>
          <w:rFonts w:cstheme="minorHAnsi"/>
          <w:sz w:val="24"/>
          <w:szCs w:val="24"/>
        </w:rPr>
        <w:t>IIoT</w:t>
      </w:r>
      <w:proofErr w:type="spellEnd"/>
      <w:r w:rsidRPr="00846AF0">
        <w:rPr>
          <w:rFonts w:cstheme="minorHAnsi"/>
          <w:sz w:val="24"/>
          <w:szCs w:val="24"/>
        </w:rPr>
        <w:t>, nor the newly</w:t>
      </w:r>
      <w:ins w:id="129" w:author="david goldhar" w:date="2019-02-25T17:45:00Z">
        <w:r w:rsidR="00D52BEE">
          <w:rPr>
            <w:rFonts w:cstheme="minorHAnsi"/>
            <w:sz w:val="24"/>
            <w:szCs w:val="24"/>
          </w:rPr>
          <w:t>-</w:t>
        </w:r>
      </w:ins>
      <w:del w:id="130" w:author="david goldhar" w:date="2019-02-25T17:45:00Z">
        <w:r w:rsidRPr="00846AF0" w:rsidDel="00D52BEE">
          <w:rPr>
            <w:rFonts w:cstheme="minorHAnsi"/>
            <w:sz w:val="24"/>
            <w:szCs w:val="24"/>
          </w:rPr>
          <w:delText xml:space="preserve"> </w:delText>
        </w:r>
      </w:del>
      <w:r w:rsidRPr="00846AF0">
        <w:rPr>
          <w:rFonts w:cstheme="minorHAnsi"/>
          <w:sz w:val="24"/>
          <w:szCs w:val="24"/>
        </w:rPr>
        <w:t xml:space="preserve">focused attention of attackers to penetrate </w:t>
      </w:r>
      <w:del w:id="131" w:author="david goldhar" w:date="2019-02-25T17:45:00Z">
        <w:r w:rsidRPr="00846AF0" w:rsidDel="00D52BEE">
          <w:rPr>
            <w:rFonts w:cstheme="minorHAnsi"/>
            <w:sz w:val="24"/>
            <w:szCs w:val="24"/>
          </w:rPr>
          <w:delText xml:space="preserve">the </w:delText>
        </w:r>
      </w:del>
      <w:r w:rsidRPr="00846AF0">
        <w:rPr>
          <w:rFonts w:cstheme="minorHAnsi"/>
          <w:sz w:val="24"/>
          <w:szCs w:val="24"/>
        </w:rPr>
        <w:t>OT networks</w:t>
      </w:r>
      <w:ins w:id="132" w:author="david goldhar" w:date="2019-02-25T17:45:00Z">
        <w:r w:rsidR="00D52BEE">
          <w:rPr>
            <w:rFonts w:cstheme="minorHAnsi"/>
            <w:sz w:val="24"/>
            <w:szCs w:val="24"/>
          </w:rPr>
          <w:t>,</w:t>
        </w:r>
      </w:ins>
      <w:r w:rsidRPr="00846AF0">
        <w:rPr>
          <w:rFonts w:cstheme="minorHAnsi"/>
          <w:sz w:val="24"/>
          <w:szCs w:val="24"/>
        </w:rPr>
        <w:t xml:space="preserve"> for </w:t>
      </w:r>
      <w:ins w:id="133" w:author="david goldhar" w:date="2019-02-25T17:45:00Z">
        <w:r w:rsidR="00D52BEE">
          <w:rPr>
            <w:rFonts w:cstheme="minorHAnsi"/>
            <w:sz w:val="24"/>
            <w:szCs w:val="24"/>
          </w:rPr>
          <w:t xml:space="preserve">a various </w:t>
        </w:r>
      </w:ins>
      <w:del w:id="134" w:author="david goldhar" w:date="2019-02-25T17:45:00Z">
        <w:r w:rsidRPr="00846AF0" w:rsidDel="00D52BEE">
          <w:rPr>
            <w:rFonts w:cstheme="minorHAnsi"/>
            <w:sz w:val="24"/>
            <w:szCs w:val="24"/>
          </w:rPr>
          <w:delText>multi</w:delText>
        </w:r>
        <w:r w:rsidDel="00D52BEE">
          <w:rPr>
            <w:rFonts w:cstheme="minorHAnsi"/>
            <w:sz w:val="24"/>
            <w:szCs w:val="24"/>
          </w:rPr>
          <w:delText>ple</w:delText>
        </w:r>
        <w:r w:rsidRPr="00846AF0" w:rsidDel="00D52BEE">
          <w:rPr>
            <w:rFonts w:cstheme="minorHAnsi"/>
            <w:sz w:val="24"/>
            <w:szCs w:val="24"/>
          </w:rPr>
          <w:delText xml:space="preserve"> </w:delText>
        </w:r>
      </w:del>
      <w:r w:rsidRPr="00846AF0">
        <w:rPr>
          <w:rFonts w:cstheme="minorHAnsi"/>
          <w:sz w:val="24"/>
          <w:szCs w:val="24"/>
        </w:rPr>
        <w:t>reasons (i.e. financial gain, espionage</w:t>
      </w:r>
      <w:r>
        <w:rPr>
          <w:rFonts w:cstheme="minorHAnsi"/>
          <w:sz w:val="24"/>
          <w:szCs w:val="24"/>
        </w:rPr>
        <w:t>, business competition, terror</w:t>
      </w:r>
      <w:r w:rsidRPr="00846AF0">
        <w:rPr>
          <w:rFonts w:cstheme="minorHAnsi"/>
          <w:sz w:val="24"/>
          <w:szCs w:val="24"/>
        </w:rPr>
        <w:t xml:space="preserve"> and sabotage).</w:t>
      </w:r>
    </w:p>
    <w:p w14:paraId="7C0CA9F8" w14:textId="50318BAC" w:rsidR="00CA30DE" w:rsidRPr="00846AF0" w:rsidRDefault="00CA30DE" w:rsidP="00CA30DE">
      <w:pPr>
        <w:ind w:left="720"/>
        <w:rPr>
          <w:rFonts w:cstheme="minorHAnsi"/>
          <w:sz w:val="24"/>
          <w:szCs w:val="24"/>
        </w:rPr>
      </w:pPr>
      <w:r w:rsidRPr="00846AF0">
        <w:rPr>
          <w:rFonts w:cstheme="minorHAnsi"/>
          <w:sz w:val="24"/>
          <w:szCs w:val="24"/>
        </w:rPr>
        <w:t>Cyber</w:t>
      </w:r>
      <w:ins w:id="135" w:author="david goldhar" w:date="2019-02-25T17:46:00Z">
        <w:r w:rsidR="00CD29C0">
          <w:rPr>
            <w:rFonts w:cstheme="minorHAnsi"/>
            <w:sz w:val="24"/>
            <w:szCs w:val="24"/>
          </w:rPr>
          <w:t>-</w:t>
        </w:r>
      </w:ins>
      <w:del w:id="136" w:author="david goldhar" w:date="2019-02-25T17:46:00Z">
        <w:r w:rsidRPr="00846AF0" w:rsidDel="00CD29C0">
          <w:rPr>
            <w:rFonts w:cstheme="minorHAnsi"/>
            <w:sz w:val="24"/>
            <w:szCs w:val="24"/>
          </w:rPr>
          <w:delText xml:space="preserve"> </w:delText>
        </w:r>
      </w:del>
      <w:r w:rsidRPr="00846AF0">
        <w:rPr>
          <w:rFonts w:cstheme="minorHAnsi"/>
          <w:sz w:val="24"/>
          <w:szCs w:val="24"/>
        </w:rPr>
        <w:t>risk management</w:t>
      </w:r>
      <w:ins w:id="137" w:author="david goldhar" w:date="2019-02-25T17:46:00Z">
        <w:r w:rsidR="00CD29C0">
          <w:rPr>
            <w:rFonts w:cstheme="minorHAnsi"/>
            <w:sz w:val="24"/>
            <w:szCs w:val="24"/>
          </w:rPr>
          <w:t>,</w:t>
        </w:r>
      </w:ins>
      <w:r w:rsidRPr="00846AF0">
        <w:rPr>
          <w:rFonts w:cstheme="minorHAnsi"/>
          <w:sz w:val="24"/>
          <w:szCs w:val="24"/>
        </w:rPr>
        <w:t xml:space="preserve"> and its </w:t>
      </w:r>
      <w:r>
        <w:rPr>
          <w:rFonts w:cstheme="minorHAnsi"/>
          <w:sz w:val="24"/>
          <w:szCs w:val="24"/>
        </w:rPr>
        <w:t>derivative</w:t>
      </w:r>
      <w:r w:rsidRPr="00846AF0">
        <w:rPr>
          <w:rFonts w:cstheme="minorHAnsi"/>
          <w:sz w:val="24"/>
          <w:szCs w:val="24"/>
        </w:rPr>
        <w:t xml:space="preserve"> risk assessment</w:t>
      </w:r>
      <w:ins w:id="138" w:author="david goldhar" w:date="2019-02-25T17:46:00Z">
        <w:r w:rsidR="00CD29C0">
          <w:rPr>
            <w:rFonts w:cstheme="minorHAnsi"/>
            <w:sz w:val="24"/>
            <w:szCs w:val="24"/>
          </w:rPr>
          <w:t>,</w:t>
        </w:r>
      </w:ins>
      <w:r w:rsidRPr="00846AF0">
        <w:rPr>
          <w:rFonts w:cstheme="minorHAnsi"/>
          <w:sz w:val="24"/>
          <w:szCs w:val="24"/>
        </w:rPr>
        <w:t xml:space="preserve"> aim to tip the balance </w:t>
      </w:r>
      <w:del w:id="139" w:author="david goldhar" w:date="2019-02-25T17:46:00Z">
        <w:r w:rsidRPr="00846AF0" w:rsidDel="00CD29C0">
          <w:rPr>
            <w:rFonts w:cstheme="minorHAnsi"/>
            <w:sz w:val="24"/>
            <w:szCs w:val="24"/>
          </w:rPr>
          <w:delText xml:space="preserve">to </w:delText>
        </w:r>
      </w:del>
      <w:ins w:id="140" w:author="david goldhar" w:date="2019-02-25T17:46:00Z">
        <w:r w:rsidR="00CD29C0">
          <w:rPr>
            <w:rFonts w:cstheme="minorHAnsi"/>
            <w:sz w:val="24"/>
            <w:szCs w:val="24"/>
          </w:rPr>
          <w:t xml:space="preserve">in </w:t>
        </w:r>
      </w:ins>
      <w:r w:rsidRPr="00846AF0">
        <w:rPr>
          <w:rFonts w:cstheme="minorHAnsi"/>
          <w:sz w:val="24"/>
          <w:szCs w:val="24"/>
        </w:rPr>
        <w:t xml:space="preserve">the </w:t>
      </w:r>
      <w:r w:rsidRPr="00E94A33">
        <w:rPr>
          <w:rFonts w:cstheme="minorHAnsi"/>
          <w:sz w:val="24"/>
          <w:szCs w:val="24"/>
        </w:rPr>
        <w:t>defenders’</w:t>
      </w:r>
      <w:r w:rsidRPr="00846AF0">
        <w:rPr>
          <w:rFonts w:cstheme="minorHAnsi"/>
          <w:sz w:val="24"/>
          <w:szCs w:val="24"/>
        </w:rPr>
        <w:t xml:space="preserve"> </w:t>
      </w:r>
      <w:r>
        <w:rPr>
          <w:rFonts w:cstheme="minorHAnsi"/>
          <w:sz w:val="24"/>
          <w:szCs w:val="24"/>
        </w:rPr>
        <w:t>favor</w:t>
      </w:r>
      <w:r w:rsidRPr="00846AF0">
        <w:rPr>
          <w:rFonts w:cstheme="minorHAnsi"/>
          <w:sz w:val="24"/>
          <w:szCs w:val="24"/>
        </w:rPr>
        <w:t xml:space="preserve"> by prioritizing </w:t>
      </w:r>
      <w:r>
        <w:rPr>
          <w:rFonts w:cstheme="minorHAnsi"/>
          <w:sz w:val="24"/>
          <w:szCs w:val="24"/>
        </w:rPr>
        <w:t>and focusing</w:t>
      </w:r>
      <w:r>
        <w:rPr>
          <w:rFonts w:cstheme="minorHAnsi" w:hint="cs"/>
          <w:sz w:val="24"/>
          <w:szCs w:val="24"/>
          <w:rtl/>
        </w:rPr>
        <w:t xml:space="preserve"> </w:t>
      </w:r>
      <w:r w:rsidRPr="00846AF0">
        <w:rPr>
          <w:rFonts w:cstheme="minorHAnsi"/>
          <w:sz w:val="24"/>
          <w:szCs w:val="24"/>
        </w:rPr>
        <w:t xml:space="preserve">mitigation </w:t>
      </w:r>
      <w:r>
        <w:rPr>
          <w:rFonts w:cstheme="minorHAnsi"/>
          <w:sz w:val="24"/>
          <w:szCs w:val="24"/>
        </w:rPr>
        <w:t>resources according to several parameters such as</w:t>
      </w:r>
      <w:r w:rsidRPr="00846AF0">
        <w:rPr>
          <w:rFonts w:cstheme="minorHAnsi"/>
          <w:sz w:val="24"/>
          <w:szCs w:val="24"/>
        </w:rPr>
        <w:t>: asset identification</w:t>
      </w:r>
      <w:r>
        <w:rPr>
          <w:rFonts w:cstheme="minorHAnsi"/>
          <w:sz w:val="24"/>
          <w:szCs w:val="24"/>
        </w:rPr>
        <w:t>, visibility and management</w:t>
      </w:r>
      <w:r w:rsidRPr="00846AF0">
        <w:rPr>
          <w:rFonts w:cstheme="minorHAnsi"/>
          <w:sz w:val="24"/>
          <w:szCs w:val="24"/>
        </w:rPr>
        <w:t xml:space="preserve">, impact analysis, </w:t>
      </w:r>
      <w:r>
        <w:rPr>
          <w:rFonts w:cstheme="minorHAnsi"/>
          <w:sz w:val="24"/>
          <w:szCs w:val="24"/>
        </w:rPr>
        <w:t xml:space="preserve">digital growth, </w:t>
      </w:r>
      <w:r w:rsidRPr="00846AF0">
        <w:rPr>
          <w:rFonts w:cstheme="minorHAnsi"/>
          <w:sz w:val="24"/>
          <w:szCs w:val="24"/>
        </w:rPr>
        <w:t>risk appetite</w:t>
      </w:r>
      <w:ins w:id="141" w:author="david goldhar" w:date="2019-02-25T17:47:00Z">
        <w:r w:rsidR="00CD29C0">
          <w:rPr>
            <w:rFonts w:cstheme="minorHAnsi"/>
            <w:sz w:val="24"/>
            <w:szCs w:val="24"/>
          </w:rPr>
          <w:t>,</w:t>
        </w:r>
      </w:ins>
      <w:r w:rsidRPr="00846AF0">
        <w:rPr>
          <w:rFonts w:cstheme="minorHAnsi"/>
          <w:sz w:val="24"/>
          <w:szCs w:val="24"/>
        </w:rPr>
        <w:t xml:space="preserve"> and </w:t>
      </w:r>
      <w:r>
        <w:rPr>
          <w:rFonts w:cstheme="minorHAnsi"/>
          <w:sz w:val="24"/>
          <w:szCs w:val="24"/>
        </w:rPr>
        <w:t>others</w:t>
      </w:r>
      <w:r w:rsidRPr="00846AF0">
        <w:rPr>
          <w:rFonts w:cstheme="minorHAnsi"/>
          <w:sz w:val="24"/>
          <w:szCs w:val="24"/>
        </w:rPr>
        <w:t>.</w:t>
      </w:r>
    </w:p>
    <w:p w14:paraId="0CE18CE7" w14:textId="55F1A2D7" w:rsidR="00CA30DE" w:rsidRPr="00846AF0" w:rsidRDefault="00CD29C0" w:rsidP="00CA30DE">
      <w:pPr>
        <w:ind w:left="720"/>
        <w:rPr>
          <w:rFonts w:cstheme="minorHAnsi"/>
          <w:sz w:val="24"/>
          <w:szCs w:val="24"/>
        </w:rPr>
      </w:pPr>
      <w:ins w:id="142" w:author="david goldhar" w:date="2019-02-25T17:47:00Z">
        <w:r>
          <w:rPr>
            <w:rFonts w:cstheme="minorHAnsi"/>
            <w:sz w:val="24"/>
            <w:szCs w:val="24"/>
          </w:rPr>
          <w:t xml:space="preserve">Most </w:t>
        </w:r>
      </w:ins>
      <w:del w:id="143" w:author="david goldhar" w:date="2019-02-25T17:47:00Z">
        <w:r w:rsidR="00CA30DE" w:rsidDel="00CD29C0">
          <w:rPr>
            <w:rFonts w:cstheme="minorHAnsi"/>
            <w:sz w:val="24"/>
            <w:szCs w:val="24"/>
          </w:rPr>
          <w:delText xml:space="preserve">The majority of </w:delText>
        </w:r>
      </w:del>
      <w:r w:rsidR="00CA30DE" w:rsidRPr="00846AF0">
        <w:rPr>
          <w:rFonts w:cstheme="minorHAnsi"/>
          <w:sz w:val="24"/>
          <w:szCs w:val="24"/>
        </w:rPr>
        <w:t xml:space="preserve">production floors worldwide </w:t>
      </w:r>
      <w:r w:rsidR="00CA30DE">
        <w:rPr>
          <w:rFonts w:cstheme="minorHAnsi"/>
          <w:sz w:val="24"/>
          <w:szCs w:val="24"/>
        </w:rPr>
        <w:t>var</w:t>
      </w:r>
      <w:ins w:id="144" w:author="david goldhar" w:date="2019-02-25T17:47:00Z">
        <w:r>
          <w:rPr>
            <w:rFonts w:cstheme="minorHAnsi"/>
            <w:sz w:val="24"/>
            <w:szCs w:val="24"/>
          </w:rPr>
          <w:t>y</w:t>
        </w:r>
      </w:ins>
      <w:del w:id="145" w:author="david goldhar" w:date="2019-02-25T17:47:00Z">
        <w:r w:rsidR="00CA30DE" w:rsidDel="00CD29C0">
          <w:rPr>
            <w:rFonts w:cstheme="minorHAnsi"/>
            <w:sz w:val="24"/>
            <w:szCs w:val="24"/>
          </w:rPr>
          <w:delText>ies</w:delText>
        </w:r>
      </w:del>
      <w:r w:rsidR="00CA30DE">
        <w:rPr>
          <w:rFonts w:cstheme="minorHAnsi"/>
          <w:sz w:val="24"/>
          <w:szCs w:val="24"/>
        </w:rPr>
        <w:t xml:space="preserve"> from one another</w:t>
      </w:r>
      <w:r w:rsidR="00CA30DE" w:rsidRPr="00846AF0">
        <w:rPr>
          <w:rFonts w:cstheme="minorHAnsi"/>
          <w:sz w:val="24"/>
          <w:szCs w:val="24"/>
        </w:rPr>
        <w:t xml:space="preserve">, </w:t>
      </w:r>
      <w:ins w:id="146" w:author="david goldhar" w:date="2019-02-25T17:47:00Z">
        <w:r>
          <w:rPr>
            <w:rFonts w:cstheme="minorHAnsi"/>
            <w:sz w:val="24"/>
            <w:szCs w:val="24"/>
          </w:rPr>
          <w:t xml:space="preserve">creating a </w:t>
        </w:r>
      </w:ins>
      <w:del w:id="147" w:author="david goldhar" w:date="2019-02-25T17:47:00Z">
        <w:r w:rsidR="00CA30DE" w:rsidRPr="00846AF0" w:rsidDel="00CD29C0">
          <w:rPr>
            <w:rFonts w:cstheme="minorHAnsi"/>
            <w:sz w:val="24"/>
            <w:szCs w:val="24"/>
          </w:rPr>
          <w:delText xml:space="preserve">making the </w:delText>
        </w:r>
      </w:del>
      <w:r w:rsidR="00CA30DE">
        <w:rPr>
          <w:rFonts w:cstheme="minorHAnsi"/>
          <w:sz w:val="24"/>
          <w:szCs w:val="24"/>
        </w:rPr>
        <w:t xml:space="preserve">need for a tailored </w:t>
      </w:r>
      <w:r w:rsidR="00CA30DE" w:rsidRPr="00846AF0">
        <w:rPr>
          <w:rFonts w:cstheme="minorHAnsi"/>
          <w:sz w:val="24"/>
          <w:szCs w:val="24"/>
        </w:rPr>
        <w:t>risk management plan</w:t>
      </w:r>
      <w:r w:rsidR="00CA30DE">
        <w:rPr>
          <w:rFonts w:cstheme="minorHAnsi"/>
          <w:sz w:val="24"/>
          <w:szCs w:val="24"/>
        </w:rPr>
        <w:t>.</w:t>
      </w:r>
      <w:r w:rsidR="00CA30DE" w:rsidRPr="00846AF0">
        <w:rPr>
          <w:rFonts w:cstheme="minorHAnsi"/>
          <w:sz w:val="24"/>
          <w:szCs w:val="24"/>
        </w:rPr>
        <w:t xml:space="preserve"> An </w:t>
      </w:r>
      <w:r w:rsidR="00CA30DE">
        <w:rPr>
          <w:rFonts w:cstheme="minorHAnsi"/>
          <w:sz w:val="24"/>
          <w:szCs w:val="24"/>
        </w:rPr>
        <w:t xml:space="preserve">effective and </w:t>
      </w:r>
      <w:r w:rsidR="00CA30DE" w:rsidRPr="00846AF0">
        <w:rPr>
          <w:rFonts w:cstheme="minorHAnsi"/>
          <w:sz w:val="24"/>
          <w:szCs w:val="24"/>
        </w:rPr>
        <w:t>efficient plan must be tailored to the plant</w:t>
      </w:r>
      <w:del w:id="148" w:author="david goldhar" w:date="2019-02-25T17:47:00Z">
        <w:r w:rsidR="00CA30DE" w:rsidRPr="00846AF0" w:rsidDel="00CD29C0">
          <w:rPr>
            <w:rFonts w:cstheme="minorHAnsi"/>
            <w:sz w:val="24"/>
            <w:szCs w:val="24"/>
          </w:rPr>
          <w:delText>’s</w:delText>
        </w:r>
      </w:del>
      <w:r w:rsidR="00CA30DE" w:rsidRPr="00846AF0">
        <w:rPr>
          <w:rFonts w:cstheme="minorHAnsi"/>
          <w:sz w:val="24"/>
          <w:szCs w:val="24"/>
        </w:rPr>
        <w:t xml:space="preserve"> characteristics in order to make the </w:t>
      </w:r>
      <w:commentRangeStart w:id="149"/>
      <w:r w:rsidR="00CA30DE" w:rsidRPr="00846AF0">
        <w:rPr>
          <w:rFonts w:cstheme="minorHAnsi"/>
          <w:sz w:val="24"/>
          <w:szCs w:val="24"/>
        </w:rPr>
        <w:t xml:space="preserve">implantation </w:t>
      </w:r>
      <w:commentRangeEnd w:id="149"/>
      <w:r>
        <w:rPr>
          <w:rStyle w:val="CommentReference"/>
        </w:rPr>
        <w:commentReference w:id="149"/>
      </w:r>
      <w:r w:rsidR="00CA30DE" w:rsidRPr="00846AF0">
        <w:rPr>
          <w:rFonts w:cstheme="minorHAnsi"/>
          <w:sz w:val="24"/>
          <w:szCs w:val="24"/>
        </w:rPr>
        <w:t>successful</w:t>
      </w:r>
      <w:r w:rsidR="00CA30DE">
        <w:rPr>
          <w:rFonts w:cstheme="minorHAnsi"/>
          <w:sz w:val="24"/>
          <w:szCs w:val="24"/>
        </w:rPr>
        <w:t xml:space="preserve"> and the risk management plan effective</w:t>
      </w:r>
      <w:r w:rsidR="00CA30DE" w:rsidRPr="00846AF0">
        <w:rPr>
          <w:rFonts w:cstheme="minorHAnsi"/>
          <w:sz w:val="24"/>
          <w:szCs w:val="24"/>
        </w:rPr>
        <w:t>.</w:t>
      </w:r>
    </w:p>
    <w:p w14:paraId="43E72C7F" w14:textId="6A460FC9" w:rsidR="00CA30DE" w:rsidRDefault="00CA30DE" w:rsidP="00CA30DE">
      <w:pPr>
        <w:ind w:left="720"/>
        <w:rPr>
          <w:rFonts w:cstheme="minorHAnsi"/>
          <w:sz w:val="24"/>
          <w:szCs w:val="24"/>
        </w:rPr>
      </w:pPr>
      <w:r w:rsidRPr="007B0EBE">
        <w:rPr>
          <w:noProof/>
        </w:rPr>
        <w:lastRenderedPageBreak/>
        <w:drawing>
          <wp:anchor distT="0" distB="0" distL="114300" distR="114300" simplePos="0" relativeHeight="251708416" behindDoc="0" locked="0" layoutInCell="1" allowOverlap="1" wp14:anchorId="5D2A706D" wp14:editId="4027E415">
            <wp:simplePos x="0" y="0"/>
            <wp:positionH relativeFrom="column">
              <wp:posOffset>4494362</wp:posOffset>
            </wp:positionH>
            <wp:positionV relativeFrom="paragraph">
              <wp:posOffset>5427</wp:posOffset>
            </wp:positionV>
            <wp:extent cx="2000885" cy="4048125"/>
            <wp:effectExtent l="0" t="0" r="0" b="9525"/>
            <wp:wrapThrough wrapText="bothSides">
              <wp:wrapPolygon edited="0">
                <wp:start x="0" y="0"/>
                <wp:lineTo x="0" y="21549"/>
                <wp:lineTo x="21387" y="21549"/>
                <wp:lineTo x="2138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00885" cy="4048125"/>
                    </a:xfrm>
                    <a:prstGeom prst="rect">
                      <a:avLst/>
                    </a:prstGeom>
                  </pic:spPr>
                </pic:pic>
              </a:graphicData>
            </a:graphic>
          </wp:anchor>
        </w:drawing>
      </w:r>
      <w:r>
        <w:rPr>
          <w:rFonts w:cstheme="minorHAnsi"/>
          <w:sz w:val="24"/>
          <w:szCs w:val="24"/>
        </w:rPr>
        <w:t>OTORIO</w:t>
      </w:r>
      <w:r w:rsidRPr="00846AF0">
        <w:rPr>
          <w:rFonts w:cstheme="minorHAnsi"/>
          <w:sz w:val="24"/>
          <w:szCs w:val="24"/>
        </w:rPr>
        <w:t xml:space="preserve">’s risk assessment methodology is </w:t>
      </w:r>
      <w:r>
        <w:rPr>
          <w:rFonts w:cstheme="minorHAnsi"/>
          <w:sz w:val="24"/>
          <w:szCs w:val="24"/>
        </w:rPr>
        <w:t xml:space="preserve">tailored according to </w:t>
      </w:r>
      <w:del w:id="150" w:author="david goldhar" w:date="2019-02-25T17:48:00Z">
        <w:r w:rsidDel="004843D5">
          <w:rPr>
            <w:rFonts w:cstheme="minorHAnsi"/>
            <w:sz w:val="24"/>
            <w:szCs w:val="24"/>
          </w:rPr>
          <w:delText xml:space="preserve">the </w:delText>
        </w:r>
      </w:del>
      <w:r>
        <w:rPr>
          <w:rFonts w:cstheme="minorHAnsi"/>
          <w:sz w:val="24"/>
          <w:szCs w:val="24"/>
        </w:rPr>
        <w:t>different</w:t>
      </w:r>
      <w:r w:rsidRPr="00846AF0">
        <w:rPr>
          <w:rFonts w:cstheme="minorHAnsi"/>
          <w:sz w:val="24"/>
          <w:szCs w:val="24"/>
        </w:rPr>
        <w:t xml:space="preserve"> </w:t>
      </w:r>
      <w:del w:id="151" w:author="david goldhar" w:date="2019-02-25T17:48:00Z">
        <w:r w:rsidRPr="00846AF0" w:rsidDel="004843D5">
          <w:rPr>
            <w:rFonts w:cstheme="minorHAnsi"/>
            <w:sz w:val="24"/>
            <w:szCs w:val="24"/>
          </w:rPr>
          <w:delText>particularities</w:delText>
        </w:r>
        <w:r w:rsidDel="004843D5">
          <w:rPr>
            <w:rFonts w:cstheme="minorHAnsi"/>
            <w:sz w:val="24"/>
            <w:szCs w:val="24"/>
          </w:rPr>
          <w:delText xml:space="preserve"> </w:delText>
        </w:r>
      </w:del>
      <w:ins w:id="152" w:author="david goldhar" w:date="2019-02-25T17:48:00Z">
        <w:r w:rsidR="004843D5">
          <w:rPr>
            <w:rFonts w:cstheme="minorHAnsi"/>
            <w:sz w:val="24"/>
            <w:szCs w:val="24"/>
          </w:rPr>
          <w:t xml:space="preserve">specifics </w:t>
        </w:r>
      </w:ins>
      <w:r>
        <w:rPr>
          <w:rFonts w:cstheme="minorHAnsi"/>
          <w:sz w:val="24"/>
          <w:szCs w:val="24"/>
        </w:rPr>
        <w:t>and context. We</w:t>
      </w:r>
      <w:r w:rsidRPr="00846AF0">
        <w:rPr>
          <w:rFonts w:cstheme="minorHAnsi"/>
          <w:sz w:val="24"/>
          <w:szCs w:val="24"/>
        </w:rPr>
        <w:t xml:space="preserve"> have developed a unique </w:t>
      </w:r>
      <w:r>
        <w:rPr>
          <w:rFonts w:cstheme="minorHAnsi"/>
          <w:sz w:val="24"/>
          <w:szCs w:val="24"/>
        </w:rPr>
        <w:t>approach that focuses on the attack kill chain. It identifies and analyzes the effort required by the</w:t>
      </w:r>
      <w:r w:rsidRPr="00846AF0">
        <w:rPr>
          <w:rFonts w:cstheme="minorHAnsi"/>
          <w:sz w:val="24"/>
          <w:szCs w:val="24"/>
        </w:rPr>
        <w:t xml:space="preserve"> attacker</w:t>
      </w:r>
      <w:r>
        <w:rPr>
          <w:rFonts w:cstheme="minorHAnsi"/>
          <w:sz w:val="24"/>
          <w:szCs w:val="24"/>
        </w:rPr>
        <w:t xml:space="preserve"> to achieve each stage.</w:t>
      </w:r>
    </w:p>
    <w:p w14:paraId="16A2CEEB" w14:textId="1CD89512" w:rsidR="00CA30DE" w:rsidDel="004843D5" w:rsidRDefault="00CA30DE" w:rsidP="00CA30DE">
      <w:pPr>
        <w:ind w:left="720"/>
        <w:rPr>
          <w:del w:id="153" w:author="david goldhar" w:date="2019-02-25T17:49:00Z"/>
          <w:rFonts w:cstheme="minorHAnsi"/>
          <w:sz w:val="24"/>
          <w:szCs w:val="24"/>
        </w:rPr>
      </w:pPr>
    </w:p>
    <w:p w14:paraId="7EE8CB7C" w14:textId="37DE51BB" w:rsidR="00CA30DE" w:rsidRPr="00846AF0" w:rsidRDefault="00CA30DE" w:rsidP="00CA30DE">
      <w:pPr>
        <w:ind w:left="720"/>
        <w:rPr>
          <w:rFonts w:cstheme="minorHAnsi"/>
          <w:sz w:val="24"/>
          <w:szCs w:val="24"/>
        </w:rPr>
      </w:pPr>
      <w:r>
        <w:rPr>
          <w:rFonts w:cstheme="minorHAnsi"/>
          <w:sz w:val="24"/>
          <w:szCs w:val="24"/>
        </w:rPr>
        <w:t xml:space="preserve">OTORIO’s team </w:t>
      </w:r>
      <w:r w:rsidRPr="00846AF0">
        <w:rPr>
          <w:rFonts w:cstheme="minorHAnsi"/>
          <w:sz w:val="24"/>
          <w:szCs w:val="24"/>
        </w:rPr>
        <w:t>analyze</w:t>
      </w:r>
      <w:r>
        <w:rPr>
          <w:rFonts w:cstheme="minorHAnsi"/>
          <w:sz w:val="24"/>
          <w:szCs w:val="24"/>
        </w:rPr>
        <w:t>d</w:t>
      </w:r>
      <w:r w:rsidRPr="00846AF0">
        <w:rPr>
          <w:rFonts w:cstheme="minorHAnsi"/>
          <w:sz w:val="24"/>
          <w:szCs w:val="24"/>
        </w:rPr>
        <w:t xml:space="preserve"> </w:t>
      </w:r>
      <w:ins w:id="154" w:author="david goldhar" w:date="2019-02-25T17:55:00Z">
        <w:r w:rsidR="00BC79F0">
          <w:rPr>
            <w:rFonts w:cstheme="minorHAnsi"/>
            <w:sz w:val="24"/>
            <w:szCs w:val="24"/>
          </w:rPr>
          <w:t xml:space="preserve">the </w:t>
        </w:r>
      </w:ins>
      <w:r w:rsidR="00EF4787">
        <w:rPr>
          <w:rFonts w:cstheme="minorHAnsi"/>
          <w:sz w:val="24"/>
          <w:szCs w:val="24"/>
        </w:rPr>
        <w:t>MB</w:t>
      </w:r>
      <w:del w:id="155" w:author="david goldhar" w:date="2019-02-25T17:55:00Z">
        <w:r w:rsidDel="00BC79F0">
          <w:rPr>
            <w:rFonts w:cstheme="minorHAnsi"/>
            <w:sz w:val="24"/>
            <w:szCs w:val="24"/>
          </w:rPr>
          <w:delText>’s</w:delText>
        </w:r>
      </w:del>
      <w:r>
        <w:rPr>
          <w:rFonts w:cstheme="minorHAnsi"/>
          <w:sz w:val="24"/>
          <w:szCs w:val="24"/>
        </w:rPr>
        <w:t xml:space="preserve"> “</w:t>
      </w:r>
      <w:r w:rsidR="00EF4787">
        <w:rPr>
          <w:rFonts w:cstheme="minorHAnsi"/>
          <w:sz w:val="24"/>
          <w:szCs w:val="24"/>
        </w:rPr>
        <w:t>P</w:t>
      </w:r>
      <w:r>
        <w:rPr>
          <w:rFonts w:cstheme="minorHAnsi"/>
          <w:sz w:val="24"/>
          <w:szCs w:val="24"/>
        </w:rPr>
        <w:t xml:space="preserve">lanning </w:t>
      </w:r>
      <w:r w:rsidR="00EF4787">
        <w:rPr>
          <w:rFonts w:cstheme="minorHAnsi"/>
          <w:sz w:val="24"/>
          <w:szCs w:val="24"/>
        </w:rPr>
        <w:t xml:space="preserve">Manual </w:t>
      </w:r>
      <w:r>
        <w:rPr>
          <w:rFonts w:cstheme="minorHAnsi"/>
          <w:sz w:val="24"/>
          <w:szCs w:val="24"/>
        </w:rPr>
        <w:t xml:space="preserve">for </w:t>
      </w:r>
      <w:r w:rsidR="00EF4787">
        <w:rPr>
          <w:rFonts w:cstheme="minorHAnsi"/>
          <w:sz w:val="24"/>
          <w:szCs w:val="24"/>
        </w:rPr>
        <w:t>protecting manufacturing equipment against IT Threats</w:t>
      </w:r>
      <w:del w:id="156" w:author="david goldhar" w:date="2019-02-25T17:49:00Z">
        <w:r w:rsidR="00EF4787" w:rsidDel="004843D5">
          <w:rPr>
            <w:rFonts w:cstheme="minorHAnsi"/>
            <w:sz w:val="24"/>
            <w:szCs w:val="24"/>
          </w:rPr>
          <w:delText>”</w:delText>
        </w:r>
      </w:del>
      <w:r>
        <w:rPr>
          <w:rFonts w:cstheme="minorHAnsi"/>
          <w:sz w:val="24"/>
          <w:szCs w:val="24"/>
        </w:rPr>
        <w:t>” and “</w:t>
      </w:r>
      <w:r w:rsidR="00EF4787">
        <w:rPr>
          <w:rFonts w:cstheme="minorHAnsi"/>
          <w:sz w:val="24"/>
          <w:szCs w:val="24"/>
        </w:rPr>
        <w:t xml:space="preserve">Information </w:t>
      </w:r>
      <w:r>
        <w:rPr>
          <w:rFonts w:cstheme="minorHAnsi"/>
          <w:sz w:val="24"/>
          <w:szCs w:val="24"/>
        </w:rPr>
        <w:t xml:space="preserve">implantation SITS 2.0” documents. Fusing </w:t>
      </w:r>
      <w:ins w:id="157" w:author="david goldhar" w:date="2019-02-25T17:55:00Z">
        <w:r w:rsidR="00BC79F0">
          <w:rPr>
            <w:rFonts w:cstheme="minorHAnsi"/>
            <w:sz w:val="24"/>
            <w:szCs w:val="24"/>
          </w:rPr>
          <w:t xml:space="preserve">the </w:t>
        </w:r>
      </w:ins>
      <w:r>
        <w:rPr>
          <w:rFonts w:cstheme="minorHAnsi"/>
          <w:sz w:val="24"/>
          <w:szCs w:val="24"/>
        </w:rPr>
        <w:t>MB concept with OTORIO’s threat modeling methodology</w:t>
      </w:r>
      <w:ins w:id="158" w:author="david goldhar" w:date="2019-02-25T17:56:00Z">
        <w:r w:rsidR="00BC79F0">
          <w:rPr>
            <w:rFonts w:cstheme="minorHAnsi"/>
            <w:sz w:val="24"/>
            <w:szCs w:val="24"/>
          </w:rPr>
          <w:t>,</w:t>
        </w:r>
      </w:ins>
      <w:r>
        <w:rPr>
          <w:rFonts w:cstheme="minorHAnsi"/>
          <w:sz w:val="24"/>
          <w:szCs w:val="24"/>
        </w:rPr>
        <w:t xml:space="preserve"> by applying attack vector</w:t>
      </w:r>
      <w:del w:id="159" w:author="david goldhar" w:date="2019-02-25T17:56:00Z">
        <w:r w:rsidDel="00BC79F0">
          <w:rPr>
            <w:rFonts w:cstheme="minorHAnsi"/>
            <w:sz w:val="24"/>
            <w:szCs w:val="24"/>
          </w:rPr>
          <w:delText>s</w:delText>
        </w:r>
      </w:del>
      <w:r w:rsidRPr="00846AF0">
        <w:rPr>
          <w:rFonts w:cstheme="minorHAnsi"/>
          <w:sz w:val="24"/>
          <w:szCs w:val="24"/>
        </w:rPr>
        <w:t xml:space="preserve"> scenarios in </w:t>
      </w:r>
      <w:r>
        <w:rPr>
          <w:rFonts w:cstheme="minorHAnsi"/>
          <w:sz w:val="24"/>
          <w:szCs w:val="24"/>
        </w:rPr>
        <w:t>the</w:t>
      </w:r>
      <w:r w:rsidRPr="00846AF0">
        <w:rPr>
          <w:rFonts w:cstheme="minorHAnsi"/>
          <w:sz w:val="24"/>
          <w:szCs w:val="24"/>
        </w:rPr>
        <w:t xml:space="preserve"> industrial </w:t>
      </w:r>
      <w:r w:rsidRPr="002368B7">
        <w:rPr>
          <w:rFonts w:cstheme="minorHAnsi"/>
          <w:sz w:val="24"/>
          <w:szCs w:val="24"/>
        </w:rPr>
        <w:t>environment</w:t>
      </w:r>
      <w:r>
        <w:rPr>
          <w:rFonts w:cstheme="minorHAnsi"/>
          <w:sz w:val="24"/>
          <w:szCs w:val="24"/>
        </w:rPr>
        <w:t xml:space="preserve"> of MB</w:t>
      </w:r>
      <w:r w:rsidRPr="002368B7">
        <w:rPr>
          <w:rFonts w:cstheme="minorHAnsi"/>
          <w:sz w:val="24"/>
          <w:szCs w:val="24"/>
        </w:rPr>
        <w:t xml:space="preserve">, </w:t>
      </w:r>
      <w:ins w:id="160" w:author="david goldhar" w:date="2019-02-25T17:56:00Z">
        <w:r w:rsidR="00BC79F0">
          <w:rPr>
            <w:rFonts w:cstheme="minorHAnsi"/>
            <w:sz w:val="24"/>
            <w:szCs w:val="24"/>
          </w:rPr>
          <w:t xml:space="preserve">and </w:t>
        </w:r>
      </w:ins>
      <w:r w:rsidRPr="00846AF0">
        <w:rPr>
          <w:rFonts w:cstheme="minorHAnsi"/>
          <w:sz w:val="24"/>
          <w:szCs w:val="24"/>
        </w:rPr>
        <w:t>prioritiz</w:t>
      </w:r>
      <w:r>
        <w:rPr>
          <w:rFonts w:cstheme="minorHAnsi"/>
          <w:sz w:val="24"/>
          <w:szCs w:val="24"/>
        </w:rPr>
        <w:t>ing</w:t>
      </w:r>
      <w:r w:rsidRPr="00846AF0">
        <w:rPr>
          <w:rFonts w:cstheme="minorHAnsi"/>
          <w:sz w:val="24"/>
          <w:szCs w:val="24"/>
        </w:rPr>
        <w:t xml:space="preserve"> th</w:t>
      </w:r>
      <w:r>
        <w:rPr>
          <w:rFonts w:cstheme="minorHAnsi"/>
          <w:sz w:val="24"/>
          <w:szCs w:val="24"/>
        </w:rPr>
        <w:t>e</w:t>
      </w:r>
      <w:r w:rsidRPr="00846AF0">
        <w:rPr>
          <w:rFonts w:cstheme="minorHAnsi"/>
          <w:sz w:val="24"/>
          <w:szCs w:val="24"/>
        </w:rPr>
        <w:t xml:space="preserve">se scenarios according to </w:t>
      </w:r>
      <w:del w:id="161" w:author="david goldhar" w:date="2019-02-25T17:56:00Z">
        <w:r w:rsidRPr="00846AF0" w:rsidDel="00BC79F0">
          <w:rPr>
            <w:rFonts w:cstheme="minorHAnsi"/>
            <w:sz w:val="24"/>
            <w:szCs w:val="24"/>
          </w:rPr>
          <w:delText xml:space="preserve">their </w:delText>
        </w:r>
      </w:del>
      <w:ins w:id="162" w:author="david goldhar" w:date="2019-02-25T17:56:00Z">
        <w:r w:rsidR="00BC79F0">
          <w:rPr>
            <w:rFonts w:cstheme="minorHAnsi"/>
            <w:sz w:val="24"/>
            <w:szCs w:val="24"/>
          </w:rPr>
          <w:t xml:space="preserve">the </w:t>
        </w:r>
      </w:ins>
      <w:r w:rsidRPr="00846AF0">
        <w:rPr>
          <w:rFonts w:cstheme="minorHAnsi"/>
          <w:sz w:val="24"/>
          <w:szCs w:val="24"/>
        </w:rPr>
        <w:t xml:space="preserve">probability of </w:t>
      </w:r>
      <w:ins w:id="163" w:author="david goldhar" w:date="2019-02-25T17:56:00Z">
        <w:r w:rsidR="00BC79F0">
          <w:rPr>
            <w:rFonts w:cstheme="minorHAnsi"/>
            <w:sz w:val="24"/>
            <w:szCs w:val="24"/>
          </w:rPr>
          <w:t xml:space="preserve">their </w:t>
        </w:r>
      </w:ins>
      <w:r w:rsidRPr="00846AF0">
        <w:rPr>
          <w:rFonts w:cstheme="minorHAnsi"/>
          <w:sz w:val="24"/>
          <w:szCs w:val="24"/>
        </w:rPr>
        <w:t>overcoming the existing security controls</w:t>
      </w:r>
      <w:ins w:id="164" w:author="david goldhar" w:date="2019-02-25T17:56:00Z">
        <w:r w:rsidR="00BC79F0">
          <w:rPr>
            <w:rFonts w:cstheme="minorHAnsi"/>
            <w:sz w:val="24"/>
            <w:szCs w:val="24"/>
          </w:rPr>
          <w:t>,</w:t>
        </w:r>
      </w:ins>
      <w:r w:rsidRPr="00846AF0">
        <w:rPr>
          <w:rFonts w:cstheme="minorHAnsi"/>
          <w:sz w:val="24"/>
          <w:szCs w:val="24"/>
        </w:rPr>
        <w:t xml:space="preserve"> </w:t>
      </w:r>
      <w:r>
        <w:rPr>
          <w:rFonts w:cstheme="minorHAnsi"/>
          <w:sz w:val="24"/>
          <w:szCs w:val="24"/>
        </w:rPr>
        <w:t>we conclude with a propos</w:t>
      </w:r>
      <w:ins w:id="165" w:author="david goldhar" w:date="2019-02-25T17:57:00Z">
        <w:r w:rsidR="00BC79F0">
          <w:rPr>
            <w:rFonts w:cstheme="minorHAnsi"/>
            <w:sz w:val="24"/>
            <w:szCs w:val="24"/>
          </w:rPr>
          <w:t xml:space="preserve">al </w:t>
        </w:r>
      </w:ins>
      <w:del w:id="166" w:author="david goldhar" w:date="2019-02-25T17:57:00Z">
        <w:r w:rsidDel="00BC79F0">
          <w:rPr>
            <w:rFonts w:cstheme="minorHAnsi"/>
            <w:sz w:val="24"/>
            <w:szCs w:val="24"/>
          </w:rPr>
          <w:delText xml:space="preserve">ed way </w:delText>
        </w:r>
      </w:del>
      <w:r>
        <w:rPr>
          <w:rFonts w:cstheme="minorHAnsi"/>
          <w:sz w:val="24"/>
          <w:szCs w:val="24"/>
        </w:rPr>
        <w:t xml:space="preserve">for </w:t>
      </w:r>
      <w:ins w:id="167" w:author="david goldhar" w:date="2019-02-25T17:56:00Z">
        <w:r w:rsidR="00BC79F0">
          <w:rPr>
            <w:rFonts w:cstheme="minorHAnsi"/>
            <w:sz w:val="24"/>
            <w:szCs w:val="24"/>
          </w:rPr>
          <w:t xml:space="preserve">a </w:t>
        </w:r>
      </w:ins>
      <w:r>
        <w:rPr>
          <w:rFonts w:cstheme="minorHAnsi"/>
          <w:sz w:val="24"/>
          <w:szCs w:val="24"/>
        </w:rPr>
        <w:t>network segmentation</w:t>
      </w:r>
      <w:r w:rsidRPr="00432628">
        <w:rPr>
          <w:rFonts w:cstheme="minorHAnsi"/>
          <w:sz w:val="24"/>
          <w:szCs w:val="24"/>
        </w:rPr>
        <w:t xml:space="preserve"> </w:t>
      </w:r>
      <w:r>
        <w:rPr>
          <w:rFonts w:cstheme="minorHAnsi"/>
          <w:sz w:val="24"/>
          <w:szCs w:val="24"/>
        </w:rPr>
        <w:t>implementation.</w:t>
      </w:r>
      <w:r w:rsidRPr="00846AF0">
        <w:rPr>
          <w:rFonts w:cstheme="minorHAnsi"/>
          <w:sz w:val="24"/>
          <w:szCs w:val="24"/>
        </w:rPr>
        <w:t xml:space="preserve"> </w:t>
      </w:r>
    </w:p>
    <w:p w14:paraId="43D34424" w14:textId="4AB298C7" w:rsidR="00CA30DE" w:rsidRPr="00846AF0" w:rsidRDefault="00CA30DE" w:rsidP="00CA30DE">
      <w:pPr>
        <w:ind w:left="720"/>
        <w:rPr>
          <w:rFonts w:cstheme="minorHAnsi"/>
          <w:sz w:val="24"/>
          <w:szCs w:val="24"/>
        </w:rPr>
      </w:pPr>
      <w:r w:rsidRPr="00846AF0">
        <w:rPr>
          <w:rFonts w:cstheme="minorHAnsi"/>
          <w:sz w:val="24"/>
          <w:szCs w:val="24"/>
        </w:rPr>
        <w:t xml:space="preserve">According to our analysis of probable </w:t>
      </w:r>
      <w:r>
        <w:rPr>
          <w:rFonts w:cstheme="minorHAnsi"/>
          <w:sz w:val="24"/>
          <w:szCs w:val="24"/>
        </w:rPr>
        <w:t>a</w:t>
      </w:r>
      <w:r w:rsidRPr="00846AF0">
        <w:rPr>
          <w:rFonts w:cstheme="minorHAnsi"/>
          <w:sz w:val="24"/>
          <w:szCs w:val="24"/>
        </w:rPr>
        <w:t>ttack</w:t>
      </w:r>
      <w:r>
        <w:rPr>
          <w:rFonts w:cstheme="minorHAnsi"/>
          <w:sz w:val="24"/>
          <w:szCs w:val="24"/>
        </w:rPr>
        <w:t xml:space="preserve"> vectors</w:t>
      </w:r>
      <w:r w:rsidRPr="00846AF0">
        <w:rPr>
          <w:rFonts w:cstheme="minorHAnsi"/>
          <w:sz w:val="24"/>
          <w:szCs w:val="24"/>
        </w:rPr>
        <w:t xml:space="preserve">, we </w:t>
      </w:r>
      <w:r>
        <w:rPr>
          <w:rFonts w:cstheme="minorHAnsi"/>
          <w:sz w:val="24"/>
          <w:szCs w:val="24"/>
        </w:rPr>
        <w:t>assume</w:t>
      </w:r>
      <w:r w:rsidRPr="00846AF0">
        <w:rPr>
          <w:rFonts w:cstheme="minorHAnsi"/>
          <w:sz w:val="24"/>
          <w:szCs w:val="24"/>
        </w:rPr>
        <w:t xml:space="preserve"> that </w:t>
      </w:r>
      <w:r>
        <w:rPr>
          <w:rFonts w:cstheme="minorHAnsi"/>
          <w:sz w:val="24"/>
          <w:szCs w:val="24"/>
        </w:rPr>
        <w:t>the majority</w:t>
      </w:r>
      <w:r w:rsidRPr="00846AF0">
        <w:rPr>
          <w:rFonts w:cstheme="minorHAnsi"/>
          <w:sz w:val="24"/>
          <w:szCs w:val="24"/>
        </w:rPr>
        <w:t xml:space="preserve"> of the attacks will originate from the </w:t>
      </w:r>
      <w:r w:rsidRPr="00B40F8F">
        <w:rPr>
          <w:rFonts w:cstheme="minorHAnsi"/>
          <w:sz w:val="24"/>
          <w:szCs w:val="24"/>
        </w:rPr>
        <w:t>IT network (despite its layers of defense)</w:t>
      </w:r>
      <w:ins w:id="168" w:author="david goldhar" w:date="2019-02-25T17:57:00Z">
        <w:r w:rsidR="00BC79F0">
          <w:rPr>
            <w:rFonts w:cstheme="minorHAnsi"/>
            <w:sz w:val="24"/>
            <w:szCs w:val="24"/>
          </w:rPr>
          <w:t>,</w:t>
        </w:r>
      </w:ins>
      <w:r w:rsidRPr="00B40F8F">
        <w:rPr>
          <w:rFonts w:cstheme="minorHAnsi"/>
          <w:sz w:val="24"/>
          <w:szCs w:val="24"/>
        </w:rPr>
        <w:t xml:space="preserve"> due to a wide </w:t>
      </w:r>
      <w:del w:id="169" w:author="david goldhar" w:date="2019-02-25T17:57:00Z">
        <w:r w:rsidRPr="00B40F8F" w:rsidDel="00BC79F0">
          <w:rPr>
            <w:rFonts w:cstheme="minorHAnsi"/>
            <w:sz w:val="24"/>
            <w:szCs w:val="24"/>
          </w:rPr>
          <w:delText xml:space="preserve">spectrum </w:delText>
        </w:r>
      </w:del>
      <w:ins w:id="170" w:author="david goldhar" w:date="2019-02-25T17:57:00Z">
        <w:r w:rsidR="00BC79F0">
          <w:rPr>
            <w:rFonts w:cstheme="minorHAnsi"/>
            <w:sz w:val="24"/>
            <w:szCs w:val="24"/>
          </w:rPr>
          <w:t xml:space="preserve">range </w:t>
        </w:r>
      </w:ins>
      <w:r w:rsidRPr="00B40F8F">
        <w:rPr>
          <w:rFonts w:cstheme="minorHAnsi"/>
          <w:sz w:val="24"/>
          <w:szCs w:val="24"/>
        </w:rPr>
        <w:t>of day</w:t>
      </w:r>
      <w:ins w:id="171" w:author="david goldhar" w:date="2019-02-25T17:57:00Z">
        <w:r w:rsidR="00BC79F0">
          <w:rPr>
            <w:rFonts w:cstheme="minorHAnsi"/>
            <w:sz w:val="24"/>
            <w:szCs w:val="24"/>
          </w:rPr>
          <w:t>-</w:t>
        </w:r>
      </w:ins>
      <w:del w:id="172" w:author="david goldhar" w:date="2019-02-25T17:57:00Z">
        <w:r w:rsidRPr="00B40F8F" w:rsidDel="00BC79F0">
          <w:rPr>
            <w:rFonts w:cstheme="minorHAnsi"/>
            <w:sz w:val="24"/>
            <w:szCs w:val="24"/>
          </w:rPr>
          <w:delText xml:space="preserve"> </w:delText>
        </w:r>
      </w:del>
      <w:r w:rsidRPr="00B40F8F">
        <w:rPr>
          <w:rFonts w:cstheme="minorHAnsi"/>
          <w:sz w:val="24"/>
          <w:szCs w:val="24"/>
        </w:rPr>
        <w:t>to</w:t>
      </w:r>
      <w:ins w:id="173" w:author="david goldhar" w:date="2019-02-25T17:57:00Z">
        <w:r w:rsidR="00BC79F0">
          <w:rPr>
            <w:rFonts w:cstheme="minorHAnsi"/>
            <w:sz w:val="24"/>
            <w:szCs w:val="24"/>
          </w:rPr>
          <w:t>-</w:t>
        </w:r>
      </w:ins>
      <w:r w:rsidRPr="00B40F8F">
        <w:rPr>
          <w:rFonts w:cstheme="minorHAnsi"/>
          <w:sz w:val="24"/>
          <w:szCs w:val="24"/>
        </w:rPr>
        <w:t xml:space="preserve"> day operations in this environment</w:t>
      </w:r>
      <w:ins w:id="174" w:author="david goldhar" w:date="2019-02-25T17:57:00Z">
        <w:r w:rsidR="00BC79F0">
          <w:rPr>
            <w:rFonts w:cstheme="minorHAnsi"/>
            <w:sz w:val="24"/>
            <w:szCs w:val="24"/>
          </w:rPr>
          <w:t>,</w:t>
        </w:r>
      </w:ins>
      <w:r w:rsidRPr="00B40F8F">
        <w:rPr>
          <w:rFonts w:cstheme="minorHAnsi"/>
          <w:sz w:val="24"/>
          <w:szCs w:val="24"/>
        </w:rPr>
        <w:t xml:space="preserve"> while the remain</w:t>
      </w:r>
      <w:ins w:id="175" w:author="david goldhar" w:date="2019-02-25T17:57:00Z">
        <w:r w:rsidR="00BC79F0">
          <w:rPr>
            <w:rFonts w:cstheme="minorHAnsi"/>
            <w:sz w:val="24"/>
            <w:szCs w:val="24"/>
          </w:rPr>
          <w:t xml:space="preserve">ing attacks </w:t>
        </w:r>
      </w:ins>
      <w:del w:id="176" w:author="david goldhar" w:date="2019-02-25T17:57:00Z">
        <w:r w:rsidRPr="00B40F8F" w:rsidDel="00BC79F0">
          <w:rPr>
            <w:rFonts w:cstheme="minorHAnsi"/>
            <w:sz w:val="24"/>
            <w:szCs w:val="24"/>
          </w:rPr>
          <w:delText xml:space="preserve"> </w:delText>
        </w:r>
      </w:del>
      <w:r w:rsidRPr="00B40F8F">
        <w:rPr>
          <w:rFonts w:cstheme="minorHAnsi"/>
          <w:sz w:val="24"/>
          <w:szCs w:val="24"/>
        </w:rPr>
        <w:t xml:space="preserve">will originate in </w:t>
      </w:r>
      <w:del w:id="177" w:author="david goldhar" w:date="2019-02-25T17:58:00Z">
        <w:r w:rsidRPr="00B40F8F" w:rsidDel="00BC79F0">
          <w:rPr>
            <w:rFonts w:cstheme="minorHAnsi"/>
            <w:sz w:val="24"/>
            <w:szCs w:val="24"/>
          </w:rPr>
          <w:delText xml:space="preserve">the </w:delText>
        </w:r>
      </w:del>
      <w:r w:rsidRPr="00B40F8F">
        <w:rPr>
          <w:rFonts w:cstheme="minorHAnsi"/>
          <w:sz w:val="24"/>
          <w:szCs w:val="24"/>
        </w:rPr>
        <w:t>IT-OT</w:t>
      </w:r>
      <w:ins w:id="178" w:author="david goldhar" w:date="2019-02-25T17:58:00Z">
        <w:r w:rsidR="00BC79F0">
          <w:rPr>
            <w:rFonts w:cstheme="minorHAnsi"/>
            <w:sz w:val="24"/>
            <w:szCs w:val="24"/>
          </w:rPr>
          <w:t>,</w:t>
        </w:r>
      </w:ins>
      <w:r w:rsidRPr="00B40F8F">
        <w:rPr>
          <w:rFonts w:cstheme="minorHAnsi"/>
          <w:sz w:val="24"/>
          <w:szCs w:val="24"/>
        </w:rPr>
        <w:t xml:space="preserve"> through unmonitored and unsecured access by MB personal/supply-chain to the production floor</w:t>
      </w:r>
      <w:ins w:id="179" w:author="david goldhar" w:date="2019-02-25T17:58:00Z">
        <w:r w:rsidR="00BC79F0">
          <w:rPr>
            <w:rFonts w:cstheme="minorHAnsi"/>
            <w:sz w:val="24"/>
            <w:szCs w:val="24"/>
          </w:rPr>
          <w:t>,</w:t>
        </w:r>
      </w:ins>
      <w:r w:rsidRPr="00B40F8F">
        <w:rPr>
          <w:rFonts w:cstheme="minorHAnsi"/>
          <w:sz w:val="24"/>
          <w:szCs w:val="24"/>
        </w:rPr>
        <w:t xml:space="preserve"> </w:t>
      </w:r>
      <w:del w:id="180" w:author="david goldhar" w:date="2019-02-25T17:58:00Z">
        <w:r w:rsidRPr="00B40F8F" w:rsidDel="00BC79F0">
          <w:rPr>
            <w:rFonts w:cstheme="minorHAnsi"/>
            <w:sz w:val="24"/>
            <w:szCs w:val="24"/>
          </w:rPr>
          <w:delText xml:space="preserve">as part as </w:delText>
        </w:r>
      </w:del>
      <w:ins w:id="181" w:author="david goldhar" w:date="2019-02-25T17:58:00Z">
        <w:r w:rsidR="00BC79F0">
          <w:rPr>
            <w:rFonts w:cstheme="minorHAnsi"/>
            <w:sz w:val="24"/>
            <w:szCs w:val="24"/>
          </w:rPr>
          <w:t xml:space="preserve">for </w:t>
        </w:r>
      </w:ins>
      <w:r w:rsidRPr="00B40F8F">
        <w:rPr>
          <w:rFonts w:cstheme="minorHAnsi"/>
          <w:sz w:val="24"/>
          <w:szCs w:val="24"/>
        </w:rPr>
        <w:t xml:space="preserve">remote maintenance or conditional monitoring. Due to </w:t>
      </w:r>
      <w:ins w:id="182" w:author="david goldhar" w:date="2019-02-25T17:58:00Z">
        <w:r w:rsidR="00BC79F0">
          <w:rPr>
            <w:rFonts w:cstheme="minorHAnsi"/>
            <w:sz w:val="24"/>
            <w:szCs w:val="24"/>
          </w:rPr>
          <w:t xml:space="preserve">inability of </w:t>
        </w:r>
      </w:ins>
      <w:r w:rsidRPr="00B40F8F">
        <w:rPr>
          <w:rFonts w:cstheme="minorHAnsi"/>
          <w:sz w:val="24"/>
          <w:szCs w:val="24"/>
        </w:rPr>
        <w:t>the hall</w:t>
      </w:r>
      <w:del w:id="183" w:author="david goldhar" w:date="2019-02-25T17:58:00Z">
        <w:r w:rsidRPr="00B40F8F" w:rsidDel="00BC79F0">
          <w:rPr>
            <w:rFonts w:cstheme="minorHAnsi"/>
            <w:sz w:val="24"/>
            <w:szCs w:val="24"/>
          </w:rPr>
          <w:delText>’s</w:delText>
        </w:r>
      </w:del>
      <w:r w:rsidRPr="00B40F8F">
        <w:rPr>
          <w:rFonts w:cstheme="minorHAnsi"/>
          <w:sz w:val="24"/>
          <w:szCs w:val="24"/>
        </w:rPr>
        <w:t xml:space="preserve"> network </w:t>
      </w:r>
      <w:del w:id="184" w:author="david goldhar" w:date="2019-02-25T17:58:00Z">
        <w:r w:rsidRPr="00B40F8F" w:rsidDel="00BC79F0">
          <w:rPr>
            <w:rFonts w:cstheme="minorHAnsi"/>
            <w:sz w:val="24"/>
            <w:szCs w:val="24"/>
          </w:rPr>
          <w:delText xml:space="preserve">inability </w:delText>
        </w:r>
      </w:del>
      <w:r w:rsidRPr="00B40F8F">
        <w:rPr>
          <w:rFonts w:cstheme="minorHAnsi"/>
          <w:sz w:val="24"/>
          <w:szCs w:val="24"/>
        </w:rPr>
        <w:t>to deploy the entire IT</w:t>
      </w:r>
      <w:r w:rsidRPr="00846AF0">
        <w:rPr>
          <w:rFonts w:cstheme="minorHAnsi"/>
          <w:sz w:val="24"/>
          <w:szCs w:val="24"/>
        </w:rPr>
        <w:t xml:space="preserve"> security suit</w:t>
      </w:r>
      <w:ins w:id="185" w:author="david goldhar" w:date="2019-02-25T17:59:00Z">
        <w:r w:rsidR="00BC79F0">
          <w:rPr>
            <w:rFonts w:cstheme="minorHAnsi"/>
            <w:sz w:val="24"/>
            <w:szCs w:val="24"/>
          </w:rPr>
          <w:t>e</w:t>
        </w:r>
      </w:ins>
      <w:r w:rsidRPr="00846AF0">
        <w:rPr>
          <w:rFonts w:cstheme="minorHAnsi"/>
          <w:sz w:val="24"/>
          <w:szCs w:val="24"/>
        </w:rPr>
        <w:t xml:space="preserve"> (a mismatch of </w:t>
      </w:r>
      <w:r>
        <w:rPr>
          <w:rFonts w:cstheme="minorHAnsi"/>
          <w:sz w:val="24"/>
          <w:szCs w:val="24"/>
        </w:rPr>
        <w:t xml:space="preserve">security versus operational </w:t>
      </w:r>
      <w:r w:rsidRPr="00846AF0">
        <w:rPr>
          <w:rFonts w:cstheme="minorHAnsi"/>
          <w:sz w:val="24"/>
          <w:szCs w:val="24"/>
        </w:rPr>
        <w:t xml:space="preserve">technology), the first lines of defense should focus on </w:t>
      </w:r>
      <w:r>
        <w:rPr>
          <w:rFonts w:cstheme="minorHAnsi"/>
          <w:sz w:val="24"/>
          <w:szCs w:val="24"/>
        </w:rPr>
        <w:t>impact reduction and containment</w:t>
      </w:r>
      <w:ins w:id="186" w:author="david goldhar" w:date="2019-02-25T17:59:00Z">
        <w:r w:rsidR="00BC79F0">
          <w:rPr>
            <w:rFonts w:cstheme="minorHAnsi"/>
            <w:sz w:val="24"/>
            <w:szCs w:val="24"/>
          </w:rPr>
          <w:t>,</w:t>
        </w:r>
      </w:ins>
      <w:r>
        <w:rPr>
          <w:rFonts w:cstheme="minorHAnsi"/>
          <w:sz w:val="24"/>
          <w:szCs w:val="24"/>
        </w:rPr>
        <w:t xml:space="preserve"> based on </w:t>
      </w:r>
      <w:del w:id="187" w:author="david goldhar" w:date="2019-02-28T15:54:00Z">
        <w:r w:rsidDel="00C04853">
          <w:rPr>
            <w:rFonts w:cstheme="minorHAnsi"/>
            <w:sz w:val="24"/>
            <w:szCs w:val="24"/>
          </w:rPr>
          <w:delText>stringent</w:delText>
        </w:r>
      </w:del>
      <w:ins w:id="188" w:author="david goldhar" w:date="2019-02-28T15:54:00Z">
        <w:r w:rsidR="00C04853">
          <w:rPr>
            <w:rFonts w:cstheme="minorHAnsi"/>
            <w:sz w:val="24"/>
            <w:szCs w:val="24"/>
          </w:rPr>
          <w:t>strict</w:t>
        </w:r>
      </w:ins>
      <w:r>
        <w:rPr>
          <w:rFonts w:cstheme="minorHAnsi"/>
          <w:sz w:val="24"/>
          <w:szCs w:val="24"/>
        </w:rPr>
        <w:t xml:space="preserve"> </w:t>
      </w:r>
      <w:r w:rsidRPr="00846AF0">
        <w:rPr>
          <w:rFonts w:cstheme="minorHAnsi"/>
          <w:sz w:val="24"/>
          <w:szCs w:val="24"/>
        </w:rPr>
        <w:t xml:space="preserve">segmentation. </w:t>
      </w:r>
      <w:r w:rsidR="00533512" w:rsidRPr="00533512">
        <w:rPr>
          <w:rFonts w:cstheme="minorHAnsi"/>
          <w:sz w:val="24"/>
          <w:szCs w:val="24"/>
          <w:highlight w:val="yellow"/>
        </w:rPr>
        <w:t>PUT GRAPH OF PROBABILTITY ATTACK</w:t>
      </w:r>
    </w:p>
    <w:p w14:paraId="1AE9E8BB" w14:textId="04FD2368" w:rsidR="00CA30DE" w:rsidRPr="00846AF0" w:rsidRDefault="00CA30DE" w:rsidP="00CA30DE">
      <w:pPr>
        <w:ind w:left="720"/>
        <w:rPr>
          <w:rFonts w:cstheme="minorHAnsi"/>
          <w:sz w:val="24"/>
          <w:szCs w:val="24"/>
        </w:rPr>
      </w:pPr>
      <w:r>
        <w:rPr>
          <w:rFonts w:cstheme="minorHAnsi"/>
          <w:sz w:val="24"/>
          <w:szCs w:val="24"/>
        </w:rPr>
        <w:t xml:space="preserve">Appropriate </w:t>
      </w:r>
      <w:r w:rsidRPr="00846AF0">
        <w:rPr>
          <w:rFonts w:cstheme="minorHAnsi"/>
          <w:sz w:val="24"/>
          <w:szCs w:val="24"/>
        </w:rPr>
        <w:t xml:space="preserve">segmentation </w:t>
      </w:r>
      <w:ins w:id="189" w:author="david goldhar" w:date="2019-02-26T08:26:00Z">
        <w:r w:rsidR="005F4612">
          <w:rPr>
            <w:rFonts w:cstheme="minorHAnsi"/>
            <w:sz w:val="24"/>
            <w:szCs w:val="24"/>
          </w:rPr>
          <w:t xml:space="preserve">can </w:t>
        </w:r>
      </w:ins>
      <w:ins w:id="190" w:author="david goldhar" w:date="2019-02-25T18:00:00Z">
        <w:r w:rsidR="00C86784" w:rsidRPr="00846AF0">
          <w:rPr>
            <w:rFonts w:cstheme="minorHAnsi"/>
            <w:sz w:val="24"/>
            <w:szCs w:val="24"/>
          </w:rPr>
          <w:t xml:space="preserve">considerably </w:t>
        </w:r>
      </w:ins>
      <w:r>
        <w:rPr>
          <w:rFonts w:cstheme="minorHAnsi"/>
          <w:sz w:val="24"/>
          <w:szCs w:val="24"/>
        </w:rPr>
        <w:t>reduce</w:t>
      </w:r>
      <w:del w:id="191" w:author="david goldhar" w:date="2019-02-26T08:26:00Z">
        <w:r w:rsidDel="005F4612">
          <w:rPr>
            <w:rFonts w:cstheme="minorHAnsi"/>
            <w:sz w:val="24"/>
            <w:szCs w:val="24"/>
          </w:rPr>
          <w:delText>s</w:delText>
        </w:r>
      </w:del>
      <w:r>
        <w:rPr>
          <w:rFonts w:cstheme="minorHAnsi"/>
          <w:sz w:val="24"/>
          <w:szCs w:val="24"/>
        </w:rPr>
        <w:t xml:space="preserve"> </w:t>
      </w:r>
      <w:del w:id="192" w:author="david goldhar" w:date="2019-02-25T18:00:00Z">
        <w:r w:rsidRPr="00846AF0" w:rsidDel="00C86784">
          <w:rPr>
            <w:rFonts w:cstheme="minorHAnsi"/>
            <w:sz w:val="24"/>
            <w:szCs w:val="24"/>
          </w:rPr>
          <w:delText xml:space="preserve">considerably </w:delText>
        </w:r>
      </w:del>
      <w:r w:rsidRPr="00846AF0">
        <w:rPr>
          <w:rFonts w:cstheme="minorHAnsi"/>
          <w:sz w:val="24"/>
          <w:szCs w:val="24"/>
        </w:rPr>
        <w:t xml:space="preserve">the </w:t>
      </w:r>
      <w:r>
        <w:rPr>
          <w:rFonts w:cstheme="minorHAnsi"/>
          <w:sz w:val="24"/>
          <w:szCs w:val="24"/>
        </w:rPr>
        <w:t>potential impact</w:t>
      </w:r>
      <w:r w:rsidRPr="00846AF0">
        <w:rPr>
          <w:rFonts w:cstheme="minorHAnsi"/>
          <w:sz w:val="24"/>
          <w:szCs w:val="24"/>
        </w:rPr>
        <w:t xml:space="preserve"> of a cyber-attack. Ransomwares, </w:t>
      </w:r>
      <w:r>
        <w:rPr>
          <w:rFonts w:cstheme="minorHAnsi"/>
          <w:sz w:val="24"/>
          <w:szCs w:val="24"/>
        </w:rPr>
        <w:t>for example</w:t>
      </w:r>
      <w:r w:rsidRPr="00846AF0">
        <w:rPr>
          <w:rFonts w:cstheme="minorHAnsi"/>
          <w:sz w:val="24"/>
          <w:szCs w:val="24"/>
        </w:rPr>
        <w:t>, spread by scanning the network for accessible devices</w:t>
      </w:r>
      <w:ins w:id="193" w:author="david goldhar" w:date="2019-02-25T18:00:00Z">
        <w:r w:rsidR="00C86784">
          <w:rPr>
            <w:rFonts w:cstheme="minorHAnsi"/>
            <w:sz w:val="24"/>
            <w:szCs w:val="24"/>
          </w:rPr>
          <w:t>,</w:t>
        </w:r>
      </w:ins>
      <w:r w:rsidRPr="00846AF0">
        <w:rPr>
          <w:rFonts w:cstheme="minorHAnsi"/>
          <w:sz w:val="24"/>
          <w:szCs w:val="24"/>
        </w:rPr>
        <w:t xml:space="preserve"> and copy their code to it, thereby </w:t>
      </w:r>
      <w:r>
        <w:rPr>
          <w:rFonts w:cstheme="minorHAnsi"/>
          <w:sz w:val="24"/>
          <w:szCs w:val="24"/>
        </w:rPr>
        <w:t xml:space="preserve">expanding and </w:t>
      </w:r>
      <w:del w:id="194" w:author="david goldhar" w:date="2019-02-25T18:01:00Z">
        <w:r w:rsidRPr="00846AF0" w:rsidDel="00C86784">
          <w:rPr>
            <w:rFonts w:cstheme="minorHAnsi"/>
            <w:sz w:val="24"/>
            <w:szCs w:val="24"/>
          </w:rPr>
          <w:delText xml:space="preserve">enlarging </w:delText>
        </w:r>
      </w:del>
      <w:ins w:id="195" w:author="david goldhar" w:date="2019-02-25T18:01:00Z">
        <w:r w:rsidR="00C86784">
          <w:rPr>
            <w:rFonts w:cstheme="minorHAnsi"/>
            <w:sz w:val="24"/>
            <w:szCs w:val="24"/>
          </w:rPr>
          <w:t xml:space="preserve">increasing </w:t>
        </w:r>
      </w:ins>
      <w:r w:rsidRPr="00846AF0">
        <w:rPr>
          <w:rFonts w:cstheme="minorHAnsi"/>
          <w:sz w:val="24"/>
          <w:szCs w:val="24"/>
        </w:rPr>
        <w:t xml:space="preserve">the damage. Restricting movements between </w:t>
      </w:r>
      <w:r>
        <w:rPr>
          <w:rFonts w:cstheme="minorHAnsi"/>
          <w:sz w:val="24"/>
          <w:szCs w:val="24"/>
        </w:rPr>
        <w:t xml:space="preserve">zones and </w:t>
      </w:r>
      <w:r w:rsidRPr="00846AF0">
        <w:rPr>
          <w:rFonts w:cstheme="minorHAnsi"/>
          <w:sz w:val="24"/>
          <w:szCs w:val="24"/>
        </w:rPr>
        <w:t>assets, or even monitoring it</w:t>
      </w:r>
      <w:r>
        <w:rPr>
          <w:rFonts w:cstheme="minorHAnsi"/>
          <w:sz w:val="24"/>
          <w:szCs w:val="24"/>
        </w:rPr>
        <w:t xml:space="preserve"> to identify lateral movement</w:t>
      </w:r>
      <w:r w:rsidRPr="00846AF0">
        <w:rPr>
          <w:rFonts w:cstheme="minorHAnsi"/>
          <w:sz w:val="24"/>
          <w:szCs w:val="24"/>
        </w:rPr>
        <w:t xml:space="preserve">, </w:t>
      </w:r>
      <w:ins w:id="196" w:author="david goldhar" w:date="2019-02-25T18:01:00Z">
        <w:r w:rsidR="00C86784">
          <w:rPr>
            <w:rFonts w:cstheme="minorHAnsi"/>
            <w:sz w:val="24"/>
            <w:szCs w:val="24"/>
          </w:rPr>
          <w:t xml:space="preserve">can </w:t>
        </w:r>
      </w:ins>
      <w:del w:id="197" w:author="david goldhar" w:date="2019-02-25T18:01:00Z">
        <w:r w:rsidDel="00C86784">
          <w:rPr>
            <w:rFonts w:cstheme="minorHAnsi"/>
            <w:sz w:val="24"/>
            <w:szCs w:val="24"/>
          </w:rPr>
          <w:delText xml:space="preserve">interrupt </w:delText>
        </w:r>
      </w:del>
      <w:ins w:id="198" w:author="david goldhar" w:date="2019-02-25T18:01:00Z">
        <w:r w:rsidR="00C86784">
          <w:rPr>
            <w:rFonts w:cstheme="minorHAnsi"/>
            <w:sz w:val="24"/>
            <w:szCs w:val="24"/>
          </w:rPr>
          <w:t xml:space="preserve">prevent </w:t>
        </w:r>
      </w:ins>
      <w:r w:rsidRPr="00846AF0">
        <w:rPr>
          <w:rFonts w:cstheme="minorHAnsi"/>
          <w:sz w:val="24"/>
          <w:szCs w:val="24"/>
        </w:rPr>
        <w:t xml:space="preserve">the ransomware from spreading </w:t>
      </w:r>
      <w:r>
        <w:rPr>
          <w:rFonts w:cstheme="minorHAnsi"/>
          <w:sz w:val="24"/>
          <w:szCs w:val="24"/>
        </w:rPr>
        <w:t xml:space="preserve">while generating </w:t>
      </w:r>
      <w:r w:rsidRPr="00846AF0">
        <w:rPr>
          <w:rFonts w:cstheme="minorHAnsi"/>
          <w:sz w:val="24"/>
          <w:szCs w:val="24"/>
        </w:rPr>
        <w:t>alerts in real-time.</w:t>
      </w:r>
    </w:p>
    <w:p w14:paraId="1A9204A2" w14:textId="3E81C20E" w:rsidR="00CA30DE" w:rsidRPr="00846AF0" w:rsidRDefault="00CA30DE" w:rsidP="00CA30DE">
      <w:pPr>
        <w:ind w:left="720"/>
        <w:rPr>
          <w:rFonts w:cstheme="minorHAnsi"/>
          <w:sz w:val="24"/>
          <w:szCs w:val="24"/>
        </w:rPr>
      </w:pPr>
      <w:r>
        <w:rPr>
          <w:rFonts w:cstheme="minorHAnsi"/>
          <w:sz w:val="24"/>
          <w:szCs w:val="24"/>
        </w:rPr>
        <w:t>Different</w:t>
      </w:r>
      <w:r w:rsidRPr="00846AF0">
        <w:rPr>
          <w:rFonts w:cstheme="minorHAnsi"/>
          <w:sz w:val="24"/>
          <w:szCs w:val="24"/>
        </w:rPr>
        <w:t xml:space="preserve"> considerations should be </w:t>
      </w:r>
      <w:r>
        <w:rPr>
          <w:rFonts w:cstheme="minorHAnsi"/>
          <w:sz w:val="24"/>
          <w:szCs w:val="24"/>
        </w:rPr>
        <w:t>made</w:t>
      </w:r>
      <w:r w:rsidRPr="00846AF0">
        <w:rPr>
          <w:rFonts w:cstheme="minorHAnsi"/>
          <w:sz w:val="24"/>
          <w:szCs w:val="24"/>
        </w:rPr>
        <w:t xml:space="preserve"> before </w:t>
      </w:r>
      <w:r>
        <w:rPr>
          <w:rFonts w:cstheme="minorHAnsi"/>
          <w:sz w:val="24"/>
          <w:szCs w:val="24"/>
        </w:rPr>
        <w:t xml:space="preserve">segmenting </w:t>
      </w:r>
      <w:r w:rsidRPr="00846AF0">
        <w:rPr>
          <w:rFonts w:cstheme="minorHAnsi"/>
          <w:sz w:val="24"/>
          <w:szCs w:val="24"/>
        </w:rPr>
        <w:t>the network</w:t>
      </w:r>
      <w:ins w:id="199" w:author="david goldhar" w:date="2019-02-26T08:27:00Z">
        <w:r w:rsidR="005F4612">
          <w:rPr>
            <w:rFonts w:cstheme="minorHAnsi"/>
            <w:sz w:val="24"/>
            <w:szCs w:val="24"/>
          </w:rPr>
          <w:t>. A</w:t>
        </w:r>
      </w:ins>
      <w:del w:id="200" w:author="david goldhar" w:date="2019-02-26T08:27:00Z">
        <w:r w:rsidRPr="00846AF0" w:rsidDel="005F4612">
          <w:rPr>
            <w:rFonts w:cstheme="minorHAnsi"/>
            <w:sz w:val="24"/>
            <w:szCs w:val="24"/>
          </w:rPr>
          <w:delText>, a</w:delText>
        </w:r>
      </w:del>
      <w:r w:rsidRPr="00846AF0">
        <w:rPr>
          <w:rFonts w:cstheme="minorHAnsi"/>
          <w:sz w:val="24"/>
          <w:szCs w:val="24"/>
        </w:rPr>
        <w:t xml:space="preserve"> detailed </w:t>
      </w:r>
      <w:r>
        <w:rPr>
          <w:rFonts w:cstheme="minorHAnsi"/>
          <w:sz w:val="24"/>
          <w:szCs w:val="24"/>
        </w:rPr>
        <w:t xml:space="preserve">and balanced (operational vs. risk management) </w:t>
      </w:r>
      <w:r w:rsidRPr="00846AF0">
        <w:rPr>
          <w:rFonts w:cstheme="minorHAnsi"/>
          <w:sz w:val="24"/>
          <w:szCs w:val="24"/>
        </w:rPr>
        <w:t>strateg</w:t>
      </w:r>
      <w:ins w:id="201" w:author="david goldhar" w:date="2019-02-26T08:27:00Z">
        <w:r w:rsidR="005F4612">
          <w:rPr>
            <w:rFonts w:cstheme="minorHAnsi"/>
            <w:sz w:val="24"/>
            <w:szCs w:val="24"/>
          </w:rPr>
          <w:t>ic</w:t>
        </w:r>
      </w:ins>
      <w:del w:id="202" w:author="david goldhar" w:date="2019-02-26T08:27:00Z">
        <w:r w:rsidRPr="00846AF0" w:rsidDel="005F4612">
          <w:rPr>
            <w:rFonts w:cstheme="minorHAnsi"/>
            <w:sz w:val="24"/>
            <w:szCs w:val="24"/>
          </w:rPr>
          <w:delText>y</w:delText>
        </w:r>
      </w:del>
      <w:r w:rsidRPr="00846AF0">
        <w:rPr>
          <w:rFonts w:cstheme="minorHAnsi"/>
          <w:sz w:val="24"/>
          <w:szCs w:val="24"/>
        </w:rPr>
        <w:t xml:space="preserve"> plan must </w:t>
      </w:r>
      <w:r>
        <w:rPr>
          <w:rFonts w:cstheme="minorHAnsi"/>
          <w:sz w:val="24"/>
          <w:szCs w:val="24"/>
        </w:rPr>
        <w:t xml:space="preserve">be </w:t>
      </w:r>
      <w:del w:id="203" w:author="david goldhar" w:date="2019-02-26T08:27:00Z">
        <w:r w:rsidRPr="00846AF0" w:rsidDel="005F4612">
          <w:rPr>
            <w:rFonts w:cstheme="minorHAnsi"/>
            <w:sz w:val="24"/>
            <w:szCs w:val="24"/>
          </w:rPr>
          <w:delText xml:space="preserve">designed </w:delText>
        </w:r>
      </w:del>
      <w:ins w:id="204" w:author="david goldhar" w:date="2019-02-26T08:27:00Z">
        <w:r w:rsidR="005F4612">
          <w:rPr>
            <w:rFonts w:cstheme="minorHAnsi"/>
            <w:sz w:val="24"/>
            <w:szCs w:val="24"/>
          </w:rPr>
          <w:t xml:space="preserve">prepared, </w:t>
        </w:r>
      </w:ins>
      <w:r w:rsidRPr="00846AF0">
        <w:rPr>
          <w:rFonts w:cstheme="minorHAnsi"/>
          <w:sz w:val="24"/>
          <w:szCs w:val="24"/>
        </w:rPr>
        <w:t xml:space="preserve">with </w:t>
      </w:r>
      <w:r>
        <w:rPr>
          <w:rFonts w:cstheme="minorHAnsi"/>
          <w:sz w:val="24"/>
          <w:szCs w:val="24"/>
        </w:rPr>
        <w:t>the</w:t>
      </w:r>
      <w:r w:rsidRPr="00846AF0">
        <w:rPr>
          <w:rFonts w:cstheme="minorHAnsi"/>
          <w:sz w:val="24"/>
          <w:szCs w:val="24"/>
        </w:rPr>
        <w:t xml:space="preserve"> involvement of every stakeholder (IT/Sec teams,</w:t>
      </w:r>
      <w:r>
        <w:rPr>
          <w:rFonts w:cstheme="minorHAnsi"/>
          <w:sz w:val="24"/>
          <w:szCs w:val="24"/>
        </w:rPr>
        <w:t xml:space="preserve"> production engineers, </w:t>
      </w:r>
      <w:r w:rsidRPr="00846AF0">
        <w:rPr>
          <w:rFonts w:cstheme="minorHAnsi"/>
          <w:sz w:val="24"/>
          <w:szCs w:val="24"/>
        </w:rPr>
        <w:t>BISO</w:t>
      </w:r>
      <w:ins w:id="205" w:author="david goldhar" w:date="2019-02-26T08:27:00Z">
        <w:r w:rsidR="005F4612">
          <w:rPr>
            <w:rFonts w:cstheme="minorHAnsi"/>
            <w:sz w:val="24"/>
            <w:szCs w:val="24"/>
          </w:rPr>
          <w:t>,</w:t>
        </w:r>
      </w:ins>
      <w:r w:rsidRPr="00846AF0">
        <w:rPr>
          <w:rFonts w:cstheme="minorHAnsi"/>
          <w:sz w:val="24"/>
          <w:szCs w:val="24"/>
        </w:rPr>
        <w:t xml:space="preserve"> etc..). </w:t>
      </w:r>
      <w:r>
        <w:rPr>
          <w:rFonts w:cstheme="minorHAnsi"/>
          <w:sz w:val="24"/>
          <w:szCs w:val="24"/>
        </w:rPr>
        <w:t>This process</w:t>
      </w:r>
      <w:ins w:id="206" w:author="david goldhar" w:date="2019-02-26T08:28:00Z">
        <w:r w:rsidR="005F4612">
          <w:rPr>
            <w:rFonts w:cstheme="minorHAnsi"/>
            <w:sz w:val="24"/>
            <w:szCs w:val="24"/>
          </w:rPr>
          <w:t>,</w:t>
        </w:r>
      </w:ins>
      <w:r>
        <w:rPr>
          <w:rFonts w:cstheme="minorHAnsi"/>
          <w:sz w:val="24"/>
          <w:szCs w:val="24"/>
        </w:rPr>
        <w:t xml:space="preserve"> if </w:t>
      </w:r>
      <w:del w:id="207" w:author="david goldhar" w:date="2019-02-26T08:28:00Z">
        <w:r w:rsidDel="005F4612">
          <w:rPr>
            <w:rFonts w:cstheme="minorHAnsi"/>
            <w:sz w:val="24"/>
            <w:szCs w:val="24"/>
          </w:rPr>
          <w:delText xml:space="preserve">handled </w:delText>
        </w:r>
      </w:del>
      <w:r>
        <w:rPr>
          <w:rFonts w:cstheme="minorHAnsi"/>
          <w:sz w:val="24"/>
          <w:szCs w:val="24"/>
        </w:rPr>
        <w:t xml:space="preserve">not </w:t>
      </w:r>
      <w:ins w:id="208" w:author="david goldhar" w:date="2019-02-26T08:28:00Z">
        <w:r w:rsidR="005F4612">
          <w:rPr>
            <w:rFonts w:cstheme="minorHAnsi"/>
            <w:sz w:val="24"/>
            <w:szCs w:val="24"/>
          </w:rPr>
          <w:t xml:space="preserve">handled </w:t>
        </w:r>
      </w:ins>
      <w:r>
        <w:rPr>
          <w:rFonts w:cstheme="minorHAnsi"/>
          <w:sz w:val="24"/>
          <w:szCs w:val="24"/>
        </w:rPr>
        <w:t>with the appropriate consideration</w:t>
      </w:r>
      <w:ins w:id="209" w:author="david goldhar" w:date="2019-02-26T08:28:00Z">
        <w:r w:rsidR="005F4612">
          <w:rPr>
            <w:rFonts w:cstheme="minorHAnsi"/>
            <w:sz w:val="24"/>
            <w:szCs w:val="24"/>
          </w:rPr>
          <w:t>,</w:t>
        </w:r>
      </w:ins>
      <w:r>
        <w:rPr>
          <w:rFonts w:cstheme="minorHAnsi"/>
          <w:sz w:val="24"/>
          <w:szCs w:val="24"/>
        </w:rPr>
        <w:t xml:space="preserve"> could unintentionally create disturbance to </w:t>
      </w:r>
      <w:r w:rsidRPr="00846AF0">
        <w:rPr>
          <w:rFonts w:cstheme="minorHAnsi"/>
          <w:sz w:val="24"/>
          <w:szCs w:val="24"/>
        </w:rPr>
        <w:t>legitimate production traffic</w:t>
      </w:r>
      <w:ins w:id="210" w:author="david goldhar" w:date="2019-02-26T08:28:00Z">
        <w:r w:rsidR="005F4612">
          <w:rPr>
            <w:rFonts w:cstheme="minorHAnsi"/>
            <w:sz w:val="24"/>
            <w:szCs w:val="24"/>
          </w:rPr>
          <w:t>,</w:t>
        </w:r>
      </w:ins>
      <w:r w:rsidRPr="00846AF0">
        <w:rPr>
          <w:rFonts w:cstheme="minorHAnsi"/>
          <w:sz w:val="24"/>
          <w:szCs w:val="24"/>
        </w:rPr>
        <w:t xml:space="preserve"> which could result in production loss or safety issues</w:t>
      </w:r>
      <w:r>
        <w:rPr>
          <w:rFonts w:cstheme="minorHAnsi"/>
          <w:sz w:val="24"/>
          <w:szCs w:val="24"/>
        </w:rPr>
        <w:t xml:space="preserve"> on </w:t>
      </w:r>
      <w:ins w:id="211" w:author="david goldhar" w:date="2019-02-26T08:28:00Z">
        <w:r w:rsidR="005F4612">
          <w:rPr>
            <w:rFonts w:cstheme="minorHAnsi"/>
            <w:sz w:val="24"/>
            <w:szCs w:val="24"/>
          </w:rPr>
          <w:t xml:space="preserve">the </w:t>
        </w:r>
      </w:ins>
      <w:r>
        <w:rPr>
          <w:rFonts w:cstheme="minorHAnsi"/>
          <w:sz w:val="24"/>
          <w:szCs w:val="24"/>
        </w:rPr>
        <w:t>one hand</w:t>
      </w:r>
      <w:ins w:id="212" w:author="david goldhar" w:date="2019-02-26T08:28:00Z">
        <w:r w:rsidR="005F4612">
          <w:rPr>
            <w:rFonts w:cstheme="minorHAnsi"/>
            <w:sz w:val="24"/>
            <w:szCs w:val="24"/>
          </w:rPr>
          <w:t>,</w:t>
        </w:r>
      </w:ins>
      <w:r>
        <w:rPr>
          <w:rFonts w:cstheme="minorHAnsi"/>
          <w:sz w:val="24"/>
          <w:szCs w:val="24"/>
        </w:rPr>
        <w:t xml:space="preserve"> and unaccept</w:t>
      </w:r>
      <w:ins w:id="213" w:author="david goldhar" w:date="2019-02-26T08:28:00Z">
        <w:r w:rsidR="005F4612">
          <w:rPr>
            <w:rFonts w:cstheme="minorHAnsi"/>
            <w:sz w:val="24"/>
            <w:szCs w:val="24"/>
          </w:rPr>
          <w:t>able</w:t>
        </w:r>
      </w:ins>
      <w:del w:id="214" w:author="david goldhar" w:date="2019-02-26T08:28:00Z">
        <w:r w:rsidDel="005F4612">
          <w:rPr>
            <w:rFonts w:cstheme="minorHAnsi"/>
            <w:sz w:val="24"/>
            <w:szCs w:val="24"/>
          </w:rPr>
          <w:delText>ed</w:delText>
        </w:r>
      </w:del>
      <w:r>
        <w:rPr>
          <w:rFonts w:cstheme="minorHAnsi"/>
          <w:sz w:val="24"/>
          <w:szCs w:val="24"/>
        </w:rPr>
        <w:t xml:space="preserve"> risk on the other hand</w:t>
      </w:r>
      <w:r w:rsidRPr="00846AF0">
        <w:rPr>
          <w:rFonts w:cstheme="minorHAnsi"/>
          <w:sz w:val="24"/>
          <w:szCs w:val="24"/>
        </w:rPr>
        <w:t>.</w:t>
      </w:r>
    </w:p>
    <w:p w14:paraId="6EC88541" w14:textId="69738F87" w:rsidR="00CA30DE" w:rsidRDefault="00CA30DE" w:rsidP="00CA30DE">
      <w:pPr>
        <w:ind w:left="720"/>
        <w:rPr>
          <w:rFonts w:cstheme="minorHAnsi"/>
          <w:sz w:val="24"/>
          <w:szCs w:val="24"/>
        </w:rPr>
      </w:pPr>
      <w:r>
        <w:rPr>
          <w:rFonts w:cstheme="minorHAnsi"/>
          <w:sz w:val="24"/>
          <w:szCs w:val="24"/>
        </w:rPr>
        <w:t>This document proposes a four-part segmentation roadmap</w:t>
      </w:r>
      <w:ins w:id="215" w:author="david goldhar" w:date="2019-02-26T08:29:00Z">
        <w:r w:rsidR="005F4612">
          <w:rPr>
            <w:rFonts w:cstheme="minorHAnsi"/>
            <w:sz w:val="24"/>
            <w:szCs w:val="24"/>
          </w:rPr>
          <w:t>,</w:t>
        </w:r>
      </w:ins>
      <w:r>
        <w:rPr>
          <w:rFonts w:cstheme="minorHAnsi"/>
          <w:sz w:val="24"/>
          <w:szCs w:val="24"/>
        </w:rPr>
        <w:t xml:space="preserve"> designed to complement </w:t>
      </w:r>
      <w:ins w:id="216" w:author="david goldhar" w:date="2019-02-26T08:29:00Z">
        <w:r w:rsidR="005F4612">
          <w:rPr>
            <w:rFonts w:cstheme="minorHAnsi"/>
            <w:sz w:val="24"/>
            <w:szCs w:val="24"/>
          </w:rPr>
          <w:t xml:space="preserve">the </w:t>
        </w:r>
      </w:ins>
      <w:r>
        <w:rPr>
          <w:rFonts w:cstheme="minorHAnsi"/>
          <w:sz w:val="24"/>
          <w:szCs w:val="24"/>
        </w:rPr>
        <w:t>MB network segmentation plan:</w:t>
      </w:r>
    </w:p>
    <w:p w14:paraId="1DACF69E" w14:textId="77777777" w:rsidR="00CA30DE" w:rsidRDefault="00CA30DE" w:rsidP="009956E1">
      <w:pPr>
        <w:pStyle w:val="ListParagraph"/>
        <w:numPr>
          <w:ilvl w:val="0"/>
          <w:numId w:val="13"/>
        </w:numPr>
        <w:rPr>
          <w:rFonts w:cstheme="minorHAnsi"/>
          <w:sz w:val="24"/>
          <w:szCs w:val="24"/>
        </w:rPr>
      </w:pPr>
      <w:r w:rsidRPr="00861847">
        <w:rPr>
          <w:rFonts w:cstheme="minorHAnsi"/>
          <w:sz w:val="24"/>
          <w:szCs w:val="24"/>
        </w:rPr>
        <w:lastRenderedPageBreak/>
        <w:t xml:space="preserve">The first part presents a methodological process for segmentation planning and implementation. </w:t>
      </w:r>
    </w:p>
    <w:p w14:paraId="0F7DC360" w14:textId="717E5326" w:rsidR="00CA30DE" w:rsidRDefault="00CA30DE" w:rsidP="009956E1">
      <w:pPr>
        <w:pStyle w:val="ListParagraph"/>
        <w:numPr>
          <w:ilvl w:val="0"/>
          <w:numId w:val="13"/>
        </w:numPr>
        <w:rPr>
          <w:rFonts w:cstheme="minorHAnsi"/>
          <w:sz w:val="24"/>
          <w:szCs w:val="24"/>
        </w:rPr>
      </w:pPr>
      <w:r w:rsidRPr="00861847">
        <w:rPr>
          <w:rFonts w:cstheme="minorHAnsi"/>
          <w:sz w:val="24"/>
          <w:szCs w:val="24"/>
        </w:rPr>
        <w:t xml:space="preserve">The second part offers </w:t>
      </w:r>
      <w:r>
        <w:rPr>
          <w:rFonts w:cstheme="minorHAnsi"/>
          <w:sz w:val="24"/>
          <w:szCs w:val="24"/>
        </w:rPr>
        <w:t>OTORIO</w:t>
      </w:r>
      <w:r w:rsidRPr="00861847">
        <w:rPr>
          <w:rFonts w:cstheme="minorHAnsi"/>
          <w:sz w:val="24"/>
          <w:szCs w:val="24"/>
        </w:rPr>
        <w:t xml:space="preserve">’s approach based on the attacker’s </w:t>
      </w:r>
      <w:r>
        <w:rPr>
          <w:rFonts w:cstheme="minorHAnsi"/>
          <w:sz w:val="24"/>
          <w:szCs w:val="24"/>
        </w:rPr>
        <w:t>targets</w:t>
      </w:r>
      <w:r w:rsidRPr="00861847">
        <w:rPr>
          <w:rFonts w:cstheme="minorHAnsi"/>
          <w:sz w:val="24"/>
          <w:szCs w:val="24"/>
        </w:rPr>
        <w:t xml:space="preserve"> analysis. By analyzing the concepts, tools and techniques of a potential attack</w:t>
      </w:r>
      <w:ins w:id="217" w:author="david goldhar" w:date="2019-02-26T08:29:00Z">
        <w:r w:rsidR="005F4612">
          <w:rPr>
            <w:rFonts w:cstheme="minorHAnsi"/>
            <w:sz w:val="24"/>
            <w:szCs w:val="24"/>
          </w:rPr>
          <w:t>,</w:t>
        </w:r>
      </w:ins>
      <w:r w:rsidRPr="00861847">
        <w:rPr>
          <w:rFonts w:cstheme="minorHAnsi"/>
          <w:sz w:val="24"/>
          <w:szCs w:val="24"/>
        </w:rPr>
        <w:t xml:space="preserve"> we </w:t>
      </w:r>
      <w:del w:id="218" w:author="david goldhar" w:date="2019-02-26T08:29:00Z">
        <w:r w:rsidRPr="00861847" w:rsidDel="005F4612">
          <w:rPr>
            <w:rFonts w:cstheme="minorHAnsi"/>
            <w:sz w:val="24"/>
            <w:szCs w:val="24"/>
          </w:rPr>
          <w:delText xml:space="preserve">suggest </w:delText>
        </w:r>
      </w:del>
      <w:r w:rsidRPr="00861847">
        <w:rPr>
          <w:rFonts w:cstheme="minorHAnsi"/>
          <w:sz w:val="24"/>
          <w:szCs w:val="24"/>
        </w:rPr>
        <w:t>prioritiz</w:t>
      </w:r>
      <w:ins w:id="219" w:author="david goldhar" w:date="2019-02-26T08:30:00Z">
        <w:r w:rsidR="005F4612">
          <w:rPr>
            <w:rFonts w:cstheme="minorHAnsi"/>
            <w:sz w:val="24"/>
            <w:szCs w:val="24"/>
          </w:rPr>
          <w:t>e</w:t>
        </w:r>
      </w:ins>
      <w:del w:id="220" w:author="david goldhar" w:date="2019-02-26T08:30:00Z">
        <w:r w:rsidRPr="00861847" w:rsidDel="005F4612">
          <w:rPr>
            <w:rFonts w:cstheme="minorHAnsi"/>
            <w:sz w:val="24"/>
            <w:szCs w:val="24"/>
          </w:rPr>
          <w:delText>ation</w:delText>
        </w:r>
      </w:del>
      <w:r w:rsidRPr="00861847">
        <w:rPr>
          <w:rFonts w:cstheme="minorHAnsi"/>
          <w:sz w:val="24"/>
          <w:szCs w:val="24"/>
        </w:rPr>
        <w:t xml:space="preserve"> </w:t>
      </w:r>
      <w:del w:id="221" w:author="david goldhar" w:date="2019-02-26T08:30:00Z">
        <w:r w:rsidRPr="00861847" w:rsidDel="005F4612">
          <w:rPr>
            <w:rFonts w:cstheme="minorHAnsi"/>
            <w:sz w:val="24"/>
            <w:szCs w:val="24"/>
          </w:rPr>
          <w:delText xml:space="preserve">to </w:delText>
        </w:r>
      </w:del>
      <w:r w:rsidRPr="00861847">
        <w:rPr>
          <w:rFonts w:cstheme="minorHAnsi"/>
          <w:sz w:val="24"/>
          <w:szCs w:val="24"/>
        </w:rPr>
        <w:t xml:space="preserve">the segmentation plan </w:t>
      </w:r>
      <w:del w:id="222" w:author="david goldhar" w:date="2019-02-26T08:30:00Z">
        <w:r w:rsidRPr="00861847" w:rsidDel="005F4612">
          <w:rPr>
            <w:rFonts w:cstheme="minorHAnsi"/>
            <w:sz w:val="24"/>
            <w:szCs w:val="24"/>
          </w:rPr>
          <w:delText xml:space="preserve">that would </w:delText>
        </w:r>
      </w:del>
      <w:ins w:id="223" w:author="david goldhar" w:date="2019-02-26T08:30:00Z">
        <w:r w:rsidR="005F4612">
          <w:rPr>
            <w:rFonts w:cstheme="minorHAnsi"/>
            <w:sz w:val="24"/>
            <w:szCs w:val="24"/>
          </w:rPr>
          <w:t xml:space="preserve">in order to </w:t>
        </w:r>
      </w:ins>
      <w:r w:rsidRPr="00861847">
        <w:rPr>
          <w:rFonts w:cstheme="minorHAnsi"/>
          <w:sz w:val="24"/>
          <w:szCs w:val="24"/>
        </w:rPr>
        <w:t>balance</w:t>
      </w:r>
      <w:del w:id="224" w:author="david goldhar" w:date="2019-02-26T08:30:00Z">
        <w:r w:rsidRPr="00861847" w:rsidDel="005F4612">
          <w:rPr>
            <w:rFonts w:cstheme="minorHAnsi"/>
            <w:sz w:val="24"/>
            <w:szCs w:val="24"/>
          </w:rPr>
          <w:delText>s</w:delText>
        </w:r>
      </w:del>
      <w:r w:rsidRPr="00861847">
        <w:rPr>
          <w:rFonts w:cstheme="minorHAnsi"/>
          <w:sz w:val="24"/>
          <w:szCs w:val="24"/>
        </w:rPr>
        <w:t xml:space="preserve"> the mitigation of such </w:t>
      </w:r>
      <w:del w:id="225" w:author="david goldhar" w:date="2019-02-26T08:30:00Z">
        <w:r w:rsidRPr="00861847" w:rsidDel="005F4612">
          <w:rPr>
            <w:rFonts w:cstheme="minorHAnsi"/>
            <w:sz w:val="24"/>
            <w:szCs w:val="24"/>
          </w:rPr>
          <w:delText xml:space="preserve">an </w:delText>
        </w:r>
      </w:del>
      <w:r w:rsidRPr="00861847">
        <w:rPr>
          <w:rFonts w:cstheme="minorHAnsi"/>
          <w:sz w:val="24"/>
          <w:szCs w:val="24"/>
        </w:rPr>
        <w:t>attack vectors and manufacturing continuity</w:t>
      </w:r>
      <w:ins w:id="226" w:author="david goldhar" w:date="2019-02-26T08:31:00Z">
        <w:r w:rsidR="005F4612">
          <w:rPr>
            <w:rFonts w:cstheme="minorHAnsi"/>
            <w:sz w:val="24"/>
            <w:szCs w:val="24"/>
          </w:rPr>
          <w:t>,</w:t>
        </w:r>
      </w:ins>
      <w:r w:rsidRPr="00861847">
        <w:rPr>
          <w:rFonts w:cstheme="minorHAnsi"/>
          <w:sz w:val="24"/>
          <w:szCs w:val="24"/>
        </w:rPr>
        <w:t xml:space="preserve"> with </w:t>
      </w:r>
      <w:r w:rsidRPr="008846EF">
        <w:rPr>
          <w:rFonts w:cstheme="minorHAnsi"/>
          <w:sz w:val="24"/>
          <w:szCs w:val="24"/>
        </w:rPr>
        <w:t>a</w:t>
      </w:r>
      <w:r w:rsidRPr="00861847">
        <w:rPr>
          <w:rFonts w:cstheme="minorHAnsi"/>
          <w:sz w:val="24"/>
          <w:szCs w:val="24"/>
        </w:rPr>
        <w:t xml:space="preserve"> realistic assessment of the plant capability to implement additional security devices and operate them in a continuous </w:t>
      </w:r>
      <w:ins w:id="227" w:author="david goldhar" w:date="2019-02-26T08:31:00Z">
        <w:r w:rsidR="005F4612">
          <w:rPr>
            <w:rFonts w:cstheme="minorHAnsi"/>
            <w:sz w:val="24"/>
            <w:szCs w:val="24"/>
          </w:rPr>
          <w:t xml:space="preserve">and </w:t>
        </w:r>
      </w:ins>
      <w:r w:rsidRPr="00861847">
        <w:rPr>
          <w:rFonts w:cstheme="minorHAnsi"/>
          <w:sz w:val="24"/>
          <w:szCs w:val="24"/>
        </w:rPr>
        <w:t>effective way.</w:t>
      </w:r>
    </w:p>
    <w:p w14:paraId="66BCE149" w14:textId="6D469335" w:rsidR="00CA30DE" w:rsidRDefault="00CA30DE" w:rsidP="009956E1">
      <w:pPr>
        <w:pStyle w:val="ListParagraph"/>
        <w:numPr>
          <w:ilvl w:val="0"/>
          <w:numId w:val="13"/>
        </w:numPr>
        <w:rPr>
          <w:rFonts w:cstheme="minorHAnsi"/>
          <w:sz w:val="24"/>
          <w:szCs w:val="24"/>
        </w:rPr>
      </w:pPr>
      <w:r>
        <w:rPr>
          <w:rFonts w:cstheme="minorHAnsi"/>
          <w:sz w:val="24"/>
          <w:szCs w:val="24"/>
        </w:rPr>
        <w:t xml:space="preserve">The third part provides </w:t>
      </w:r>
      <w:ins w:id="228" w:author="david goldhar" w:date="2019-02-26T08:31:00Z">
        <w:r w:rsidR="005F4612">
          <w:rPr>
            <w:rFonts w:cstheme="minorHAnsi"/>
            <w:sz w:val="24"/>
            <w:szCs w:val="24"/>
          </w:rPr>
          <w:t xml:space="preserve">an </w:t>
        </w:r>
      </w:ins>
      <w:r>
        <w:rPr>
          <w:rFonts w:cstheme="minorHAnsi"/>
          <w:sz w:val="24"/>
          <w:szCs w:val="24"/>
        </w:rPr>
        <w:t>overview for SITS 2.0 optional segmentation</w:t>
      </w:r>
      <w:del w:id="229" w:author="david goldhar" w:date="2019-02-26T08:31:00Z">
        <w:r w:rsidDel="005F4612">
          <w:rPr>
            <w:rFonts w:cstheme="minorHAnsi"/>
            <w:sz w:val="24"/>
            <w:szCs w:val="24"/>
          </w:rPr>
          <w:delText>’s</w:delText>
        </w:r>
      </w:del>
      <w:r>
        <w:rPr>
          <w:rFonts w:cstheme="minorHAnsi"/>
          <w:sz w:val="24"/>
          <w:szCs w:val="24"/>
        </w:rPr>
        <w:t xml:space="preserve"> options</w:t>
      </w:r>
      <w:ins w:id="230" w:author="david goldhar" w:date="2019-02-26T08:31:00Z">
        <w:r w:rsidR="005F4612">
          <w:rPr>
            <w:rFonts w:cstheme="minorHAnsi"/>
            <w:sz w:val="24"/>
            <w:szCs w:val="24"/>
          </w:rPr>
          <w:t>,</w:t>
        </w:r>
      </w:ins>
      <w:r>
        <w:rPr>
          <w:rFonts w:cstheme="minorHAnsi"/>
          <w:sz w:val="24"/>
          <w:szCs w:val="24"/>
        </w:rPr>
        <w:t xml:space="preserve"> with key advantages/disadvantages for each segmentation model</w:t>
      </w:r>
    </w:p>
    <w:p w14:paraId="771B9C30" w14:textId="2359C53A" w:rsidR="00CA30DE" w:rsidRPr="00861847" w:rsidRDefault="00CA30DE" w:rsidP="009956E1">
      <w:pPr>
        <w:pStyle w:val="ListParagraph"/>
        <w:numPr>
          <w:ilvl w:val="0"/>
          <w:numId w:val="13"/>
        </w:numPr>
        <w:rPr>
          <w:rFonts w:cstheme="minorHAnsi"/>
          <w:sz w:val="24"/>
          <w:szCs w:val="24"/>
        </w:rPr>
      </w:pPr>
      <w:r>
        <w:rPr>
          <w:rFonts w:cstheme="minorHAnsi"/>
          <w:sz w:val="24"/>
          <w:szCs w:val="24"/>
        </w:rPr>
        <w:t xml:space="preserve">The fourth part merges OTORIO’s unique segmentation model with </w:t>
      </w:r>
      <w:ins w:id="231" w:author="david goldhar" w:date="2019-02-26T08:31:00Z">
        <w:r w:rsidR="005F4612">
          <w:rPr>
            <w:rFonts w:cstheme="minorHAnsi"/>
            <w:sz w:val="24"/>
            <w:szCs w:val="24"/>
          </w:rPr>
          <w:t xml:space="preserve">the </w:t>
        </w:r>
      </w:ins>
      <w:r w:rsidR="00EF4787">
        <w:rPr>
          <w:rFonts w:cstheme="minorHAnsi"/>
          <w:sz w:val="24"/>
          <w:szCs w:val="24"/>
        </w:rPr>
        <w:t>MB</w:t>
      </w:r>
      <w:del w:id="232" w:author="david goldhar" w:date="2019-02-26T08:31:00Z">
        <w:r w:rsidDel="005F4612">
          <w:rPr>
            <w:rFonts w:cstheme="minorHAnsi"/>
            <w:sz w:val="24"/>
            <w:szCs w:val="24"/>
          </w:rPr>
          <w:delText>’s</w:delText>
        </w:r>
      </w:del>
      <w:r>
        <w:rPr>
          <w:rFonts w:cstheme="minorHAnsi"/>
          <w:sz w:val="24"/>
          <w:szCs w:val="24"/>
        </w:rPr>
        <w:t xml:space="preserve"> SITS 2.0 segmentation design</w:t>
      </w:r>
      <w:ins w:id="233" w:author="david goldhar" w:date="2019-02-26T08:32:00Z">
        <w:r w:rsidR="004A5537">
          <w:rPr>
            <w:rFonts w:cstheme="minorHAnsi"/>
            <w:sz w:val="24"/>
            <w:szCs w:val="24"/>
          </w:rPr>
          <w:t xml:space="preserve"> </w:t>
        </w:r>
      </w:ins>
      <w:del w:id="234" w:author="david goldhar" w:date="2019-02-26T08:32:00Z">
        <w:r w:rsidDel="005F4612">
          <w:rPr>
            <w:rFonts w:cstheme="minorHAnsi"/>
            <w:sz w:val="24"/>
            <w:szCs w:val="24"/>
          </w:rPr>
          <w:delText xml:space="preserve"> </w:delText>
        </w:r>
      </w:del>
      <w:r>
        <w:rPr>
          <w:rFonts w:cstheme="minorHAnsi"/>
          <w:sz w:val="24"/>
          <w:szCs w:val="24"/>
        </w:rPr>
        <w:t>and implementation guide</w:t>
      </w:r>
      <w:ins w:id="235" w:author="david goldhar" w:date="2019-02-26T08:32:00Z">
        <w:r w:rsidR="004A5537">
          <w:rPr>
            <w:rFonts w:cstheme="minorHAnsi"/>
            <w:sz w:val="24"/>
            <w:szCs w:val="24"/>
          </w:rPr>
          <w:t xml:space="preserve">, to provide </w:t>
        </w:r>
      </w:ins>
      <w:del w:id="236" w:author="david goldhar" w:date="2019-02-26T08:32:00Z">
        <w:r w:rsidDel="004A5537">
          <w:rPr>
            <w:rFonts w:cstheme="minorHAnsi"/>
            <w:sz w:val="24"/>
            <w:szCs w:val="24"/>
          </w:rPr>
          <w:delText xml:space="preserve"> into </w:delText>
        </w:r>
      </w:del>
      <w:r>
        <w:rPr>
          <w:rFonts w:cstheme="minorHAnsi"/>
          <w:sz w:val="24"/>
          <w:szCs w:val="24"/>
        </w:rPr>
        <w:t xml:space="preserve">a tailored implementation design </w:t>
      </w:r>
    </w:p>
    <w:p w14:paraId="7943C223" w14:textId="1F81F43D" w:rsidR="00CA30DE" w:rsidRPr="009B46F6" w:rsidRDefault="00CA30DE">
      <w:pPr>
        <w:pStyle w:val="P"/>
        <w:pPrChange w:id="237" w:author="david goldhar" w:date="2019-02-26T08:33:00Z">
          <w:pPr>
            <w:ind w:left="720"/>
          </w:pPr>
        </w:pPrChange>
      </w:pPr>
      <w:r w:rsidRPr="009B46F6">
        <w:t>The last chapter concludes the process</w:t>
      </w:r>
      <w:ins w:id="238" w:author="david goldhar" w:date="2019-02-26T08:33:00Z">
        <w:r w:rsidR="00D71960">
          <w:t>,</w:t>
        </w:r>
      </w:ins>
      <w:r w:rsidRPr="009B46F6">
        <w:t xml:space="preserve"> and provide</w:t>
      </w:r>
      <w:ins w:id="239" w:author="david goldhar" w:date="2019-02-26T08:34:00Z">
        <w:r w:rsidR="00D71960">
          <w:t>s</w:t>
        </w:r>
      </w:ins>
      <w:r w:rsidRPr="009B46F6">
        <w:t xml:space="preserve"> recommendations for Untertürkheim’s segmentation implementation </w:t>
      </w:r>
      <w:ins w:id="240" w:author="david goldhar" w:date="2019-02-26T08:34:00Z">
        <w:r w:rsidR="00D71960">
          <w:t xml:space="preserve">according to these </w:t>
        </w:r>
      </w:ins>
      <w:del w:id="241" w:author="david goldhar" w:date="2019-02-26T08:34:00Z">
        <w:r w:rsidRPr="009B46F6" w:rsidDel="00D71960">
          <w:delText xml:space="preserve">by the following three </w:delText>
        </w:r>
      </w:del>
      <w:r w:rsidRPr="009B46F6">
        <w:t>rules:</w:t>
      </w:r>
    </w:p>
    <w:p w14:paraId="377BBDB7" w14:textId="38B82079" w:rsidR="00CA30DE" w:rsidRPr="009B46F6" w:rsidRDefault="00CA30DE">
      <w:pPr>
        <w:pStyle w:val="ol"/>
        <w:pPrChange w:id="242" w:author="david goldhar" w:date="2019-02-26T08:34:00Z">
          <w:pPr>
            <w:ind w:left="720"/>
          </w:pPr>
        </w:pPrChange>
      </w:pPr>
      <w:del w:id="243" w:author="david goldhar" w:date="2019-02-26T08:34:00Z">
        <w:r w:rsidRPr="009B46F6" w:rsidDel="00D71960">
          <w:delText xml:space="preserve">1.  </w:delText>
        </w:r>
      </w:del>
      <w:del w:id="244" w:author="david goldhar" w:date="2019-02-28T15:54:00Z">
        <w:r w:rsidRPr="009B46F6" w:rsidDel="00C04853">
          <w:delText>Stringent</w:delText>
        </w:r>
      </w:del>
      <w:ins w:id="245" w:author="david goldhar" w:date="2019-02-28T15:54:00Z">
        <w:r w:rsidR="00C04853">
          <w:t>Strict</w:t>
        </w:r>
      </w:ins>
      <w:r w:rsidRPr="009B46F6">
        <w:t xml:space="preserve"> segmentation for</w:t>
      </w:r>
      <w:ins w:id="246" w:author="david goldhar" w:date="2019-02-26T08:35:00Z">
        <w:r w:rsidR="00D71960">
          <w:t xml:space="preserve"> the</w:t>
        </w:r>
      </w:ins>
      <w:r w:rsidRPr="009B46F6">
        <w:t xml:space="preserve"> Production hall’s ingress/egress traffic</w:t>
      </w:r>
      <w:ins w:id="247" w:author="david goldhar" w:date="2019-02-26T08:35:00Z">
        <w:r w:rsidR="00D71960">
          <w:t>,</w:t>
        </w:r>
      </w:ins>
      <w:r w:rsidRPr="009B46F6">
        <w:t xml:space="preserve"> deployed in a preventative (continuous</w:t>
      </w:r>
      <w:ins w:id="248" w:author="david goldhar" w:date="2019-02-26T08:35:00Z">
        <w:r w:rsidR="00D71960">
          <w:t>ly</w:t>
        </w:r>
      </w:ins>
      <w:r w:rsidRPr="009B46F6">
        <w:t xml:space="preserve"> preemptive assessment) mode between the IT and OT network (Layer 3.5) </w:t>
      </w:r>
    </w:p>
    <w:p w14:paraId="2129D8D8" w14:textId="724AF9F0" w:rsidR="00CA30DE" w:rsidRPr="009B46F6" w:rsidRDefault="00CA30DE">
      <w:pPr>
        <w:pStyle w:val="ol"/>
        <w:pPrChange w:id="249" w:author="david goldhar" w:date="2019-02-26T08:34:00Z">
          <w:pPr>
            <w:ind w:left="720"/>
          </w:pPr>
        </w:pPrChange>
      </w:pPr>
      <w:del w:id="250" w:author="david goldhar" w:date="2019-02-26T08:34:00Z">
        <w:r w:rsidRPr="009B46F6" w:rsidDel="00D71960">
          <w:delText>2.</w:delText>
        </w:r>
      </w:del>
      <w:r w:rsidRPr="009B46F6">
        <w:t xml:space="preserve"> Gradual segmentation change for inner hall segmentation traffic, starting with a short learn and adjust period in detection mode</w:t>
      </w:r>
      <w:ins w:id="251" w:author="david goldhar" w:date="2019-02-26T08:35:00Z">
        <w:r w:rsidR="00D71960">
          <w:t>,</w:t>
        </w:r>
      </w:ins>
      <w:r w:rsidRPr="009B46F6">
        <w:t xml:space="preserve"> followed by a meticulous transfer to preventive mode </w:t>
      </w:r>
    </w:p>
    <w:p w14:paraId="5D709542" w14:textId="7E4F77F7" w:rsidR="00CA30DE" w:rsidRPr="009B46F6" w:rsidDel="00D71960" w:rsidRDefault="00CA30DE">
      <w:pPr>
        <w:pStyle w:val="ol"/>
        <w:rPr>
          <w:del w:id="252" w:author="david goldhar" w:date="2019-02-26T08:34:00Z"/>
        </w:rPr>
        <w:pPrChange w:id="253" w:author="david goldhar" w:date="2019-02-26T08:34:00Z">
          <w:pPr>
            <w:ind w:left="720"/>
          </w:pPr>
        </w:pPrChange>
      </w:pPr>
      <w:del w:id="254" w:author="david goldhar" w:date="2019-02-26T08:34:00Z">
        <w:r w:rsidRPr="009B46F6" w:rsidDel="00D71960">
          <w:delText xml:space="preserve">3. </w:delText>
        </w:r>
      </w:del>
      <w:r w:rsidRPr="009B46F6">
        <w:t xml:space="preserve">Separation between managing traffic </w:t>
      </w:r>
      <w:ins w:id="255" w:author="david goldhar" w:date="2019-02-26T08:36:00Z">
        <w:r w:rsidR="00B34A3F">
          <w:t xml:space="preserve">that </w:t>
        </w:r>
      </w:ins>
      <w:r w:rsidRPr="009B46F6">
        <w:t>directly effect</w:t>
      </w:r>
      <w:ins w:id="256" w:author="david goldhar" w:date="2019-02-26T08:36:00Z">
        <w:r w:rsidR="00B34A3F">
          <w:t>s</w:t>
        </w:r>
      </w:ins>
      <w:del w:id="257" w:author="david goldhar" w:date="2019-02-26T08:36:00Z">
        <w:r w:rsidRPr="009B46F6" w:rsidDel="00B34A3F">
          <w:delText>ing</w:delText>
        </w:r>
      </w:del>
      <w:r w:rsidRPr="009B46F6">
        <w:t xml:space="preserve"> production level assets (incoming/outgoing as well as inner production level)</w:t>
      </w:r>
      <w:ins w:id="258" w:author="david goldhar" w:date="2019-02-26T08:36:00Z">
        <w:r w:rsidR="00B34A3F">
          <w:t>,</w:t>
        </w:r>
      </w:ins>
      <w:r w:rsidRPr="009B46F6">
        <w:t xml:space="preserve"> and non-production traffic, by deploying different gateways</w:t>
      </w:r>
    </w:p>
    <w:p w14:paraId="2E69631B" w14:textId="77777777" w:rsidR="0021075A" w:rsidRPr="006F75AE" w:rsidRDefault="0021075A">
      <w:pPr>
        <w:pStyle w:val="ol"/>
        <w:rPr>
          <w:rFonts w:cstheme="minorHAnsi"/>
          <w:sz w:val="24"/>
          <w:szCs w:val="24"/>
        </w:rPr>
        <w:pPrChange w:id="259" w:author="david goldhar" w:date="2019-02-26T08:34:00Z">
          <w:pPr/>
        </w:pPrChange>
      </w:pPr>
    </w:p>
    <w:p w14:paraId="431AE70F" w14:textId="13111BF2" w:rsidR="00CA30DE" w:rsidRPr="00E94A33" w:rsidRDefault="0021075A" w:rsidP="00CA30DE">
      <w:pPr>
        <w:rPr>
          <w:rFonts w:cstheme="minorHAnsi"/>
          <w:sz w:val="24"/>
          <w:szCs w:val="24"/>
        </w:rPr>
      </w:pPr>
      <w:del w:id="260" w:author="david goldhar" w:date="2019-02-28T16:03:00Z">
        <w:r w:rsidDel="00BA3E95">
          <w:rPr>
            <w:rFonts w:cstheme="minorHAnsi"/>
            <w:sz w:val="24"/>
            <w:szCs w:val="24"/>
          </w:rPr>
          <w:tab/>
        </w:r>
        <w:r w:rsidR="00CA30DE" w:rsidRPr="00E94A33" w:rsidDel="00BA3E95">
          <w:rPr>
            <w:rFonts w:cstheme="minorHAnsi"/>
            <w:sz w:val="24"/>
            <w:szCs w:val="24"/>
          </w:rPr>
          <w:br w:type="page"/>
        </w:r>
      </w:del>
    </w:p>
    <w:p w14:paraId="7A1EFB5E" w14:textId="5A0DDB5C" w:rsidR="00CA30DE" w:rsidRPr="00C73117" w:rsidRDefault="007F4EF6">
      <w:pPr>
        <w:pStyle w:val="Heading1"/>
        <w:pPrChange w:id="261" w:author="david goldhar" w:date="2019-02-26T08:36:00Z">
          <w:pPr>
            <w:pStyle w:val="Title"/>
          </w:pPr>
        </w:pPrChange>
      </w:pPr>
      <w:bookmarkStart w:id="262" w:name="_Toc2262376"/>
      <w:ins w:id="263" w:author="david goldhar" w:date="2019-02-26T08:37:00Z">
        <w:r>
          <w:lastRenderedPageBreak/>
          <w:t>I</w:t>
        </w:r>
      </w:ins>
      <w:del w:id="264" w:author="david goldhar" w:date="2019-02-26T08:36:00Z">
        <w:r w:rsidR="00CA30DE" w:rsidRPr="00C73117" w:rsidDel="007F4EF6">
          <w:delText>2. I</w:delText>
        </w:r>
      </w:del>
      <w:r w:rsidR="00CA30DE" w:rsidRPr="00C73117">
        <w:t xml:space="preserve">ntroduction to </w:t>
      </w:r>
      <w:r w:rsidR="00865C95" w:rsidRPr="00C73117">
        <w:t>Network Segmentation</w:t>
      </w:r>
      <w:bookmarkEnd w:id="262"/>
    </w:p>
    <w:p w14:paraId="119E4BF3" w14:textId="3315990B" w:rsidR="00CA30DE" w:rsidRPr="008070E4" w:rsidDel="008070E4" w:rsidRDefault="00CA30DE" w:rsidP="00CA30DE">
      <w:pPr>
        <w:rPr>
          <w:del w:id="265" w:author="david goldhar" w:date="2019-02-26T08:39:00Z"/>
          <w:rFonts w:cstheme="minorHAnsi"/>
        </w:rPr>
      </w:pPr>
    </w:p>
    <w:p w14:paraId="00D45411" w14:textId="2E90BE8F" w:rsidR="00CA30DE" w:rsidRDefault="00CA30DE" w:rsidP="00CA30DE">
      <w:pPr>
        <w:rPr>
          <w:rFonts w:eastAsia="Times New Roman" w:cstheme="minorHAnsi"/>
          <w:sz w:val="24"/>
          <w:szCs w:val="24"/>
        </w:rPr>
      </w:pPr>
      <w:r>
        <w:rPr>
          <w:rFonts w:eastAsia="Times New Roman" w:cstheme="minorHAnsi"/>
          <w:sz w:val="24"/>
          <w:szCs w:val="24"/>
        </w:rPr>
        <w:t xml:space="preserve">The increase </w:t>
      </w:r>
      <w:del w:id="266" w:author="david goldhar" w:date="2019-02-26T08:37:00Z">
        <w:r w:rsidDel="008070E4">
          <w:rPr>
            <w:rFonts w:eastAsia="Times New Roman" w:cstheme="minorHAnsi"/>
            <w:sz w:val="24"/>
            <w:szCs w:val="24"/>
          </w:rPr>
          <w:delText xml:space="preserve">of </w:delText>
        </w:r>
      </w:del>
      <w:ins w:id="267" w:author="david goldhar" w:date="2019-02-26T08:37:00Z">
        <w:r w:rsidR="008070E4">
          <w:rPr>
            <w:rFonts w:eastAsia="Times New Roman" w:cstheme="minorHAnsi"/>
            <w:sz w:val="24"/>
            <w:szCs w:val="24"/>
          </w:rPr>
          <w:t xml:space="preserve">in </w:t>
        </w:r>
      </w:ins>
      <w:r>
        <w:rPr>
          <w:rFonts w:eastAsia="Times New Roman" w:cstheme="minorHAnsi"/>
          <w:sz w:val="24"/>
          <w:szCs w:val="24"/>
        </w:rPr>
        <w:t xml:space="preserve">cyber attacks on the industrial sector is slowly turning </w:t>
      </w:r>
      <w:ins w:id="268" w:author="david goldhar" w:date="2019-02-26T08:37:00Z">
        <w:r w:rsidR="008070E4">
          <w:rPr>
            <w:rFonts w:eastAsia="Times New Roman" w:cstheme="minorHAnsi"/>
            <w:sz w:val="24"/>
            <w:szCs w:val="24"/>
          </w:rPr>
          <w:t>in</w:t>
        </w:r>
      </w:ins>
      <w:r>
        <w:rPr>
          <w:rFonts w:eastAsia="Times New Roman" w:cstheme="minorHAnsi"/>
          <w:sz w:val="24"/>
          <w:szCs w:val="24"/>
        </w:rPr>
        <w:t>to a major concern which need</w:t>
      </w:r>
      <w:ins w:id="269" w:author="david goldhar" w:date="2019-02-26T08:37:00Z">
        <w:r w:rsidR="008070E4">
          <w:rPr>
            <w:rFonts w:eastAsia="Times New Roman" w:cstheme="minorHAnsi"/>
            <w:sz w:val="24"/>
            <w:szCs w:val="24"/>
          </w:rPr>
          <w:t>s</w:t>
        </w:r>
      </w:ins>
      <w:r>
        <w:rPr>
          <w:rFonts w:eastAsia="Times New Roman" w:cstheme="minorHAnsi"/>
          <w:sz w:val="24"/>
          <w:szCs w:val="24"/>
        </w:rPr>
        <w:t xml:space="preserve"> to be monitored and treated accordingly. </w:t>
      </w:r>
    </w:p>
    <w:p w14:paraId="6CA9B8C9" w14:textId="20106B3A" w:rsidR="00CA30DE" w:rsidRDefault="008070E4" w:rsidP="00CA30DE">
      <w:pPr>
        <w:rPr>
          <w:rFonts w:eastAsia="Times New Roman" w:cstheme="minorHAnsi"/>
          <w:sz w:val="24"/>
          <w:szCs w:val="24"/>
        </w:rPr>
      </w:pPr>
      <w:ins w:id="270" w:author="david goldhar" w:date="2019-02-26T08:38:00Z">
        <w:r>
          <w:rPr>
            <w:rFonts w:eastAsia="Times New Roman" w:cstheme="minorHAnsi"/>
            <w:sz w:val="24"/>
            <w:szCs w:val="24"/>
          </w:rPr>
          <w:t>The current security posture of m</w:t>
        </w:r>
      </w:ins>
      <w:del w:id="271" w:author="david goldhar" w:date="2019-02-26T08:38:00Z">
        <w:r w:rsidR="00CA30DE" w:rsidDel="008070E4">
          <w:rPr>
            <w:rFonts w:eastAsia="Times New Roman" w:cstheme="minorHAnsi"/>
            <w:sz w:val="24"/>
            <w:szCs w:val="24"/>
          </w:rPr>
          <w:delText xml:space="preserve">The majority of </w:delText>
        </w:r>
      </w:del>
      <w:ins w:id="272" w:author="david goldhar" w:date="2019-02-26T08:38:00Z">
        <w:r>
          <w:rPr>
            <w:rFonts w:eastAsia="Times New Roman" w:cstheme="minorHAnsi"/>
            <w:sz w:val="24"/>
            <w:szCs w:val="24"/>
          </w:rPr>
          <w:t xml:space="preserve">ost </w:t>
        </w:r>
      </w:ins>
      <w:r w:rsidR="00CA30DE">
        <w:rPr>
          <w:rFonts w:eastAsia="Times New Roman" w:cstheme="minorHAnsi"/>
          <w:sz w:val="24"/>
          <w:szCs w:val="24"/>
        </w:rPr>
        <w:t>industrial manufacturing organizations</w:t>
      </w:r>
      <w:del w:id="273" w:author="david goldhar" w:date="2019-02-26T08:39:00Z">
        <w:r w:rsidR="00CA30DE" w:rsidDel="008070E4">
          <w:rPr>
            <w:rFonts w:eastAsia="Times New Roman" w:cstheme="minorHAnsi"/>
            <w:sz w:val="24"/>
            <w:szCs w:val="24"/>
          </w:rPr>
          <w:delText>’</w:delText>
        </w:r>
      </w:del>
      <w:r w:rsidR="00CA30DE">
        <w:rPr>
          <w:rFonts w:eastAsia="Times New Roman" w:cstheme="minorHAnsi"/>
          <w:sz w:val="24"/>
          <w:szCs w:val="24"/>
        </w:rPr>
        <w:t xml:space="preserve"> </w:t>
      </w:r>
      <w:del w:id="274" w:author="david goldhar" w:date="2019-02-26T08:38:00Z">
        <w:r w:rsidR="00CA30DE" w:rsidDel="008070E4">
          <w:rPr>
            <w:rFonts w:eastAsia="Times New Roman" w:cstheme="minorHAnsi"/>
            <w:sz w:val="24"/>
            <w:szCs w:val="24"/>
          </w:rPr>
          <w:delText xml:space="preserve">current security posture </w:delText>
        </w:r>
      </w:del>
      <w:r w:rsidR="00CA30DE">
        <w:rPr>
          <w:rFonts w:eastAsia="Times New Roman" w:cstheme="minorHAnsi"/>
          <w:sz w:val="24"/>
          <w:szCs w:val="24"/>
        </w:rPr>
        <w:t xml:space="preserve">is </w:t>
      </w:r>
      <w:ins w:id="275" w:author="david goldhar" w:date="2019-02-26T08:39:00Z">
        <w:r>
          <w:rPr>
            <w:rFonts w:eastAsia="Times New Roman" w:cstheme="minorHAnsi"/>
            <w:sz w:val="24"/>
            <w:szCs w:val="24"/>
          </w:rPr>
          <w:t xml:space="preserve">decoupled from </w:t>
        </w:r>
      </w:ins>
      <w:del w:id="276" w:author="david goldhar" w:date="2019-02-26T08:39:00Z">
        <w:r w:rsidR="00CA30DE" w:rsidDel="008070E4">
          <w:rPr>
            <w:rFonts w:eastAsia="Times New Roman" w:cstheme="minorHAnsi"/>
            <w:sz w:val="24"/>
            <w:szCs w:val="24"/>
          </w:rPr>
          <w:delText xml:space="preserve">desynchronized with the plant </w:delText>
        </w:r>
      </w:del>
      <w:r w:rsidR="00CA30DE">
        <w:rPr>
          <w:rFonts w:eastAsia="Times New Roman" w:cstheme="minorHAnsi"/>
          <w:sz w:val="24"/>
          <w:szCs w:val="24"/>
        </w:rPr>
        <w:t xml:space="preserve">digital growth </w:t>
      </w:r>
      <w:ins w:id="277" w:author="david goldhar" w:date="2019-02-26T08:39:00Z">
        <w:r>
          <w:rPr>
            <w:rFonts w:eastAsia="Times New Roman" w:cstheme="minorHAnsi"/>
            <w:sz w:val="24"/>
            <w:szCs w:val="24"/>
          </w:rPr>
          <w:t xml:space="preserve">in the plant, </w:t>
        </w:r>
      </w:ins>
      <w:r w:rsidR="00CA30DE">
        <w:rPr>
          <w:rFonts w:eastAsia="Times New Roman" w:cstheme="minorHAnsi"/>
          <w:sz w:val="24"/>
          <w:szCs w:val="24"/>
        </w:rPr>
        <w:t>resulting in an expanded attack surface</w:t>
      </w:r>
      <w:ins w:id="278" w:author="david goldhar" w:date="2019-02-26T08:40:00Z">
        <w:r>
          <w:rPr>
            <w:rFonts w:eastAsia="Times New Roman" w:cstheme="minorHAnsi"/>
            <w:sz w:val="24"/>
            <w:szCs w:val="24"/>
          </w:rPr>
          <w:t xml:space="preserve">, </w:t>
        </w:r>
      </w:ins>
      <w:del w:id="279" w:author="david goldhar" w:date="2019-02-26T08:40:00Z">
        <w:r w:rsidR="00CA30DE" w:rsidDel="008070E4">
          <w:rPr>
            <w:rFonts w:eastAsia="Times New Roman" w:cstheme="minorHAnsi"/>
            <w:sz w:val="24"/>
            <w:szCs w:val="24"/>
          </w:rPr>
          <w:delText xml:space="preserve"> </w:delText>
        </w:r>
      </w:del>
      <w:r w:rsidR="00CA30DE">
        <w:rPr>
          <w:rFonts w:eastAsia="Times New Roman" w:cstheme="minorHAnsi"/>
          <w:sz w:val="24"/>
          <w:szCs w:val="24"/>
        </w:rPr>
        <w:t xml:space="preserve">and </w:t>
      </w:r>
      <w:del w:id="280" w:author="david goldhar" w:date="2019-02-26T08:40:00Z">
        <w:r w:rsidR="00CA30DE" w:rsidDel="008070E4">
          <w:rPr>
            <w:rFonts w:eastAsia="Times New Roman" w:cstheme="minorHAnsi"/>
            <w:sz w:val="24"/>
            <w:szCs w:val="24"/>
          </w:rPr>
          <w:delText xml:space="preserve">falls behind </w:delText>
        </w:r>
      </w:del>
      <w:r w:rsidR="00CA30DE">
        <w:rPr>
          <w:rFonts w:eastAsia="Times New Roman" w:cstheme="minorHAnsi"/>
          <w:sz w:val="24"/>
          <w:szCs w:val="24"/>
        </w:rPr>
        <w:t>the task of identifying and stopping possible attack or a potential incident</w:t>
      </w:r>
      <w:ins w:id="281" w:author="david goldhar" w:date="2019-02-26T08:40:00Z">
        <w:r>
          <w:rPr>
            <w:rFonts w:eastAsia="Times New Roman" w:cstheme="minorHAnsi"/>
            <w:sz w:val="24"/>
            <w:szCs w:val="24"/>
          </w:rPr>
          <w:t xml:space="preserve"> lags behind</w:t>
        </w:r>
      </w:ins>
      <w:r w:rsidR="00CA30DE">
        <w:rPr>
          <w:rFonts w:eastAsia="Times New Roman" w:cstheme="minorHAnsi"/>
          <w:sz w:val="24"/>
          <w:szCs w:val="24"/>
        </w:rPr>
        <w:t>.</w:t>
      </w:r>
    </w:p>
    <w:p w14:paraId="4622E218" w14:textId="3C864768" w:rsidR="00CA30DE" w:rsidRDefault="00CA30DE" w:rsidP="00CA30DE">
      <w:pPr>
        <w:rPr>
          <w:rFonts w:eastAsia="Times New Roman" w:cstheme="minorHAnsi"/>
          <w:sz w:val="24"/>
          <w:szCs w:val="24"/>
        </w:rPr>
      </w:pPr>
      <w:r>
        <w:rPr>
          <w:rFonts w:eastAsia="Times New Roman" w:cstheme="minorHAnsi"/>
          <w:sz w:val="24"/>
          <w:szCs w:val="24"/>
        </w:rPr>
        <w:t>Attackers</w:t>
      </w:r>
      <w:r w:rsidRPr="001E5340">
        <w:rPr>
          <w:rFonts w:eastAsia="Times New Roman" w:cstheme="minorHAnsi"/>
          <w:sz w:val="24"/>
          <w:szCs w:val="24"/>
        </w:rPr>
        <w:t xml:space="preserve"> can penetrate a network in </w:t>
      </w:r>
      <w:del w:id="282" w:author="david goldhar" w:date="2019-02-26T08:40:00Z">
        <w:r w:rsidRPr="001E5340" w:rsidDel="008070E4">
          <w:rPr>
            <w:rFonts w:eastAsia="Times New Roman" w:cstheme="minorHAnsi"/>
            <w:sz w:val="24"/>
            <w:szCs w:val="24"/>
          </w:rPr>
          <w:delText xml:space="preserve">multiple </w:delText>
        </w:r>
      </w:del>
      <w:ins w:id="283" w:author="david goldhar" w:date="2019-02-26T08:40:00Z">
        <w:r w:rsidR="008070E4">
          <w:rPr>
            <w:rFonts w:eastAsia="Times New Roman" w:cstheme="minorHAnsi"/>
            <w:sz w:val="24"/>
            <w:szCs w:val="24"/>
          </w:rPr>
          <w:t xml:space="preserve">many </w:t>
        </w:r>
      </w:ins>
      <w:r w:rsidRPr="001E5340">
        <w:rPr>
          <w:rFonts w:eastAsia="Times New Roman" w:cstheme="minorHAnsi"/>
          <w:sz w:val="24"/>
          <w:szCs w:val="24"/>
        </w:rPr>
        <w:t xml:space="preserve">ways. Once inside, </w:t>
      </w:r>
      <w:r>
        <w:rPr>
          <w:rFonts w:eastAsia="Times New Roman" w:cstheme="minorHAnsi"/>
          <w:sz w:val="24"/>
          <w:szCs w:val="24"/>
        </w:rPr>
        <w:t>they</w:t>
      </w:r>
      <w:r w:rsidRPr="001E5340">
        <w:rPr>
          <w:rFonts w:eastAsia="Times New Roman" w:cstheme="minorHAnsi"/>
          <w:sz w:val="24"/>
          <w:szCs w:val="24"/>
        </w:rPr>
        <w:t xml:space="preserve"> </w:t>
      </w:r>
      <w:r>
        <w:rPr>
          <w:rFonts w:eastAsia="Times New Roman" w:cstheme="minorHAnsi"/>
          <w:sz w:val="24"/>
          <w:szCs w:val="24"/>
        </w:rPr>
        <w:t>perform a silent reconnaissance, map the network and asset</w:t>
      </w:r>
      <w:del w:id="284" w:author="david goldhar" w:date="2019-02-26T08:41:00Z">
        <w:r w:rsidDel="008070E4">
          <w:rPr>
            <w:rFonts w:eastAsia="Times New Roman" w:cstheme="minorHAnsi"/>
            <w:sz w:val="24"/>
            <w:szCs w:val="24"/>
          </w:rPr>
          <w:delText>s’</w:delText>
        </w:r>
      </w:del>
      <w:r>
        <w:rPr>
          <w:rFonts w:eastAsia="Times New Roman" w:cstheme="minorHAnsi"/>
          <w:sz w:val="24"/>
          <w:szCs w:val="24"/>
        </w:rPr>
        <w:t xml:space="preserve"> vulnerabilities, gather credentials</w:t>
      </w:r>
      <w:ins w:id="285" w:author="david goldhar" w:date="2019-02-26T08:41:00Z">
        <w:r w:rsidR="008070E4">
          <w:rPr>
            <w:rFonts w:eastAsia="Times New Roman" w:cstheme="minorHAnsi"/>
            <w:sz w:val="24"/>
            <w:szCs w:val="24"/>
          </w:rPr>
          <w:t>,</w:t>
        </w:r>
      </w:ins>
      <w:r>
        <w:rPr>
          <w:rFonts w:eastAsia="Times New Roman" w:cstheme="minorHAnsi"/>
          <w:sz w:val="24"/>
          <w:szCs w:val="24"/>
        </w:rPr>
        <w:t xml:space="preserve"> and </w:t>
      </w:r>
      <w:ins w:id="286" w:author="david goldhar" w:date="2019-02-26T08:41:00Z">
        <w:r w:rsidR="008070E4">
          <w:rPr>
            <w:rFonts w:eastAsia="Times New Roman" w:cstheme="minorHAnsi"/>
            <w:sz w:val="24"/>
            <w:szCs w:val="24"/>
          </w:rPr>
          <w:t xml:space="preserve">the </w:t>
        </w:r>
      </w:ins>
      <w:r>
        <w:rPr>
          <w:rFonts w:eastAsia="Times New Roman" w:cstheme="minorHAnsi"/>
          <w:sz w:val="24"/>
          <w:szCs w:val="24"/>
        </w:rPr>
        <w:t>design the</w:t>
      </w:r>
      <w:ins w:id="287" w:author="david goldhar" w:date="2019-02-26T08:41:00Z">
        <w:r w:rsidR="008070E4">
          <w:rPr>
            <w:rFonts w:eastAsia="Times New Roman" w:cstheme="minorHAnsi"/>
            <w:sz w:val="24"/>
            <w:szCs w:val="24"/>
          </w:rPr>
          <w:t>ir</w:t>
        </w:r>
      </w:ins>
      <w:r>
        <w:rPr>
          <w:rFonts w:eastAsia="Times New Roman" w:cstheme="minorHAnsi"/>
          <w:sz w:val="24"/>
          <w:szCs w:val="24"/>
        </w:rPr>
        <w:t xml:space="preserve"> attack on the network. Sometimes they will steal and exfiltrate information</w:t>
      </w:r>
      <w:ins w:id="288" w:author="david goldhar" w:date="2019-02-26T08:41:00Z">
        <w:r w:rsidR="008070E4">
          <w:rPr>
            <w:rFonts w:eastAsia="Times New Roman" w:cstheme="minorHAnsi"/>
            <w:sz w:val="24"/>
            <w:szCs w:val="24"/>
          </w:rPr>
          <w:t>,</w:t>
        </w:r>
      </w:ins>
      <w:r>
        <w:rPr>
          <w:rFonts w:eastAsia="Times New Roman" w:cstheme="minorHAnsi"/>
          <w:sz w:val="24"/>
          <w:szCs w:val="24"/>
        </w:rPr>
        <w:t xml:space="preserve"> and sometimes they prefer to monetize the attack </w:t>
      </w:r>
      <w:del w:id="289" w:author="david goldhar" w:date="2019-02-26T08:41:00Z">
        <w:r w:rsidDel="008070E4">
          <w:rPr>
            <w:rFonts w:eastAsia="Times New Roman" w:cstheme="minorHAnsi"/>
            <w:sz w:val="24"/>
            <w:szCs w:val="24"/>
          </w:rPr>
          <w:delText xml:space="preserve">via </w:delText>
        </w:r>
      </w:del>
      <w:ins w:id="290" w:author="david goldhar" w:date="2019-02-26T08:41:00Z">
        <w:r w:rsidR="008070E4">
          <w:rPr>
            <w:rFonts w:eastAsia="Times New Roman" w:cstheme="minorHAnsi"/>
            <w:sz w:val="24"/>
            <w:szCs w:val="24"/>
          </w:rPr>
          <w:t xml:space="preserve">with </w:t>
        </w:r>
      </w:ins>
      <w:r>
        <w:rPr>
          <w:rFonts w:eastAsia="Times New Roman" w:cstheme="minorHAnsi"/>
          <w:sz w:val="24"/>
          <w:szCs w:val="24"/>
        </w:rPr>
        <w:t>ransomwares</w:t>
      </w:r>
      <w:del w:id="291" w:author="david goldhar" w:date="2019-02-26T08:41:00Z">
        <w:r w:rsidDel="008070E4">
          <w:rPr>
            <w:rFonts w:eastAsia="Times New Roman" w:cstheme="minorHAnsi"/>
            <w:sz w:val="24"/>
            <w:szCs w:val="24"/>
          </w:rPr>
          <w:delText xml:space="preserve"> </w:delText>
        </w:r>
      </w:del>
      <w:ins w:id="292" w:author="david goldhar" w:date="2019-02-26T08:41:00Z">
        <w:r w:rsidR="008070E4">
          <w:rPr>
            <w:rFonts w:eastAsia="Times New Roman" w:cstheme="minorHAnsi"/>
            <w:sz w:val="24"/>
            <w:szCs w:val="24"/>
          </w:rPr>
          <w:t xml:space="preserve">, </w:t>
        </w:r>
      </w:ins>
      <w:r>
        <w:rPr>
          <w:rFonts w:eastAsia="Times New Roman" w:cstheme="minorHAnsi"/>
          <w:sz w:val="24"/>
          <w:szCs w:val="24"/>
        </w:rPr>
        <w:t>or cause damage to production.</w:t>
      </w:r>
    </w:p>
    <w:p w14:paraId="43488776" w14:textId="64FCC882" w:rsidR="00CA30DE" w:rsidRDefault="00CA30DE" w:rsidP="00CA30DE">
      <w:pPr>
        <w:rPr>
          <w:rFonts w:eastAsia="Times New Roman" w:cstheme="minorHAnsi"/>
          <w:sz w:val="24"/>
          <w:szCs w:val="24"/>
        </w:rPr>
      </w:pPr>
      <w:r>
        <w:rPr>
          <w:rFonts w:eastAsia="Times New Roman" w:cstheme="minorHAnsi"/>
          <w:sz w:val="24"/>
          <w:szCs w:val="24"/>
        </w:rPr>
        <w:t xml:space="preserve">A </w:t>
      </w:r>
      <w:del w:id="293" w:author="david goldhar" w:date="2019-02-28T15:54:00Z">
        <w:r w:rsidDel="00C04853">
          <w:rPr>
            <w:rFonts w:eastAsia="Times New Roman" w:cstheme="minorHAnsi"/>
            <w:sz w:val="24"/>
            <w:szCs w:val="24"/>
          </w:rPr>
          <w:delText>stringent</w:delText>
        </w:r>
      </w:del>
      <w:ins w:id="294" w:author="david goldhar" w:date="2019-02-28T15:54:00Z">
        <w:r w:rsidR="00C04853">
          <w:rPr>
            <w:rFonts w:eastAsia="Times New Roman" w:cstheme="minorHAnsi"/>
            <w:sz w:val="24"/>
            <w:szCs w:val="24"/>
          </w:rPr>
          <w:t>strict</w:t>
        </w:r>
      </w:ins>
      <w:r>
        <w:rPr>
          <w:rFonts w:eastAsia="Times New Roman" w:cstheme="minorHAnsi"/>
          <w:sz w:val="24"/>
          <w:szCs w:val="24"/>
        </w:rPr>
        <w:t xml:space="preserve"> </w:t>
      </w:r>
      <w:proofErr w:type="spellStart"/>
      <w:ins w:id="295" w:author="david goldhar" w:date="2019-02-26T08:42:00Z">
        <w:r w:rsidR="008070E4">
          <w:rPr>
            <w:rFonts w:eastAsia="Times New Roman" w:cstheme="minorHAnsi"/>
            <w:sz w:val="24"/>
            <w:szCs w:val="24"/>
          </w:rPr>
          <w:t>d</w:t>
        </w:r>
      </w:ins>
      <w:del w:id="296" w:author="david goldhar" w:date="2019-02-26T08:42:00Z">
        <w:r w:rsidDel="008070E4">
          <w:rPr>
            <w:rFonts w:eastAsia="Times New Roman" w:cstheme="minorHAnsi"/>
            <w:sz w:val="24"/>
            <w:szCs w:val="24"/>
          </w:rPr>
          <w:delText>D</w:delText>
        </w:r>
      </w:del>
      <w:r>
        <w:rPr>
          <w:rFonts w:eastAsia="Times New Roman" w:cstheme="minorHAnsi"/>
          <w:sz w:val="24"/>
          <w:szCs w:val="24"/>
        </w:rPr>
        <w:t>efense</w:t>
      </w:r>
      <w:proofErr w:type="spellEnd"/>
      <w:r>
        <w:rPr>
          <w:rFonts w:eastAsia="Times New Roman" w:cstheme="minorHAnsi"/>
          <w:sz w:val="24"/>
          <w:szCs w:val="24"/>
        </w:rPr>
        <w:t xml:space="preserve">-in-depth aims to prevent or detect each stage of the attack by a suitable </w:t>
      </w:r>
      <w:ins w:id="297" w:author="david goldhar" w:date="2019-02-26T08:42:00Z">
        <w:r w:rsidR="008070E4">
          <w:rPr>
            <w:rFonts w:eastAsia="Times New Roman" w:cstheme="minorHAnsi"/>
            <w:sz w:val="24"/>
            <w:szCs w:val="24"/>
          </w:rPr>
          <w:t xml:space="preserve">set of </w:t>
        </w:r>
      </w:ins>
      <w:r>
        <w:rPr>
          <w:rFonts w:eastAsia="Times New Roman" w:cstheme="minorHAnsi"/>
          <w:sz w:val="24"/>
          <w:szCs w:val="24"/>
        </w:rPr>
        <w:t xml:space="preserve">security </w:t>
      </w:r>
      <w:del w:id="298" w:author="david goldhar" w:date="2019-02-26T08:42:00Z">
        <w:r w:rsidDel="008070E4">
          <w:rPr>
            <w:rFonts w:eastAsia="Times New Roman" w:cstheme="minorHAnsi"/>
            <w:sz w:val="24"/>
            <w:szCs w:val="24"/>
          </w:rPr>
          <w:delText xml:space="preserve">set of </w:delText>
        </w:r>
      </w:del>
      <w:r>
        <w:rPr>
          <w:rFonts w:eastAsia="Times New Roman" w:cstheme="minorHAnsi"/>
          <w:sz w:val="24"/>
          <w:szCs w:val="24"/>
        </w:rPr>
        <w:t xml:space="preserve">controls. </w:t>
      </w:r>
    </w:p>
    <w:p w14:paraId="5081A46A" w14:textId="31FCEA2C" w:rsidR="00CA30DE" w:rsidRDefault="00CA30DE" w:rsidP="00CA30DE">
      <w:pPr>
        <w:rPr>
          <w:rFonts w:eastAsia="Times New Roman" w:cstheme="minorHAnsi"/>
          <w:sz w:val="24"/>
          <w:szCs w:val="24"/>
        </w:rPr>
      </w:pPr>
      <w:r w:rsidRPr="00E57DE4">
        <w:rPr>
          <w:rFonts w:eastAsia="Times New Roman" w:cstheme="minorHAnsi"/>
          <w:sz w:val="24"/>
          <w:szCs w:val="24"/>
        </w:rPr>
        <w:t xml:space="preserve">Network segmentation is one of the most powerful security </w:t>
      </w:r>
      <w:r>
        <w:rPr>
          <w:rFonts w:eastAsia="Times New Roman" w:cstheme="minorHAnsi"/>
          <w:sz w:val="24"/>
          <w:szCs w:val="24"/>
        </w:rPr>
        <w:t>control</w:t>
      </w:r>
      <w:r w:rsidRPr="00E57DE4">
        <w:rPr>
          <w:rFonts w:eastAsia="Times New Roman" w:cstheme="minorHAnsi"/>
          <w:sz w:val="24"/>
          <w:szCs w:val="24"/>
        </w:rPr>
        <w:t xml:space="preserve">s </w:t>
      </w:r>
      <w:del w:id="299" w:author="david goldhar" w:date="2019-02-26T08:42:00Z">
        <w:r w:rsidRPr="00E57DE4" w:rsidDel="009A187E">
          <w:rPr>
            <w:rFonts w:eastAsia="Times New Roman" w:cstheme="minorHAnsi"/>
            <w:sz w:val="24"/>
            <w:szCs w:val="24"/>
          </w:rPr>
          <w:delText xml:space="preserve">of </w:delText>
        </w:r>
      </w:del>
      <w:ins w:id="300" w:author="david goldhar" w:date="2019-02-26T08:42:00Z">
        <w:r w:rsidR="009A187E">
          <w:rPr>
            <w:rFonts w:eastAsia="Times New Roman" w:cstheme="minorHAnsi"/>
            <w:sz w:val="24"/>
            <w:szCs w:val="24"/>
          </w:rPr>
          <w:t xml:space="preserve">in </w:t>
        </w:r>
      </w:ins>
      <w:r w:rsidRPr="00E57DE4">
        <w:rPr>
          <w:rFonts w:eastAsia="Times New Roman" w:cstheme="minorHAnsi"/>
          <w:sz w:val="24"/>
          <w:szCs w:val="24"/>
        </w:rPr>
        <w:t xml:space="preserve">a successful information security program. It directly addresses the realities of </w:t>
      </w:r>
      <w:r>
        <w:rPr>
          <w:rFonts w:eastAsia="Times New Roman" w:cstheme="minorHAnsi"/>
          <w:sz w:val="24"/>
          <w:szCs w:val="24"/>
        </w:rPr>
        <w:t>the evolving</w:t>
      </w:r>
      <w:r w:rsidRPr="00E57DE4">
        <w:rPr>
          <w:rFonts w:eastAsia="Times New Roman" w:cstheme="minorHAnsi"/>
          <w:sz w:val="24"/>
          <w:szCs w:val="24"/>
        </w:rPr>
        <w:t xml:space="preserve"> threat landscape—</w:t>
      </w:r>
      <w:r>
        <w:rPr>
          <w:rFonts w:eastAsia="Times New Roman" w:cstheme="minorHAnsi"/>
          <w:sz w:val="24"/>
          <w:szCs w:val="24"/>
        </w:rPr>
        <w:t xml:space="preserve">it </w:t>
      </w:r>
      <w:del w:id="301" w:author="david goldhar" w:date="2019-02-26T08:43:00Z">
        <w:r w:rsidDel="009A187E">
          <w:rPr>
            <w:rFonts w:eastAsia="Times New Roman" w:cstheme="minorHAnsi"/>
            <w:sz w:val="24"/>
            <w:szCs w:val="24"/>
          </w:rPr>
          <w:delText xml:space="preserve">becomes extremely </w:delText>
        </w:r>
      </w:del>
      <w:ins w:id="302" w:author="david goldhar" w:date="2019-02-26T08:43:00Z">
        <w:r w:rsidR="009A187E">
          <w:rPr>
            <w:rFonts w:eastAsia="Times New Roman" w:cstheme="minorHAnsi"/>
            <w:sz w:val="24"/>
            <w:szCs w:val="24"/>
          </w:rPr>
          <w:t xml:space="preserve">is </w:t>
        </w:r>
      </w:ins>
      <w:r>
        <w:rPr>
          <w:rFonts w:eastAsia="Times New Roman" w:cstheme="minorHAnsi"/>
          <w:sz w:val="24"/>
          <w:szCs w:val="24"/>
        </w:rPr>
        <w:t>difficult</w:t>
      </w:r>
      <w:ins w:id="303" w:author="david goldhar" w:date="2019-02-26T08:42:00Z">
        <w:r w:rsidR="009A187E">
          <w:rPr>
            <w:rFonts w:eastAsia="Times New Roman" w:cstheme="minorHAnsi"/>
            <w:sz w:val="24"/>
            <w:szCs w:val="24"/>
          </w:rPr>
          <w:t>,</w:t>
        </w:r>
      </w:ins>
      <w:r>
        <w:rPr>
          <w:rFonts w:eastAsia="Times New Roman" w:cstheme="minorHAnsi"/>
          <w:sz w:val="24"/>
          <w:szCs w:val="24"/>
        </w:rPr>
        <w:t xml:space="preserve"> if not </w:t>
      </w:r>
      <w:ins w:id="304" w:author="david goldhar" w:date="2019-02-26T08:42:00Z">
        <w:r w:rsidR="009A187E">
          <w:rPr>
            <w:rFonts w:eastAsia="Times New Roman" w:cstheme="minorHAnsi"/>
            <w:sz w:val="24"/>
            <w:szCs w:val="24"/>
          </w:rPr>
          <w:t>im</w:t>
        </w:r>
      </w:ins>
      <w:r>
        <w:rPr>
          <w:rFonts w:eastAsia="Times New Roman" w:cstheme="minorHAnsi"/>
          <w:sz w:val="24"/>
          <w:szCs w:val="24"/>
        </w:rPr>
        <w:t>possible</w:t>
      </w:r>
      <w:ins w:id="305" w:author="david goldhar" w:date="2019-02-26T08:43:00Z">
        <w:r w:rsidR="009A187E">
          <w:rPr>
            <w:rFonts w:eastAsia="Times New Roman" w:cstheme="minorHAnsi"/>
            <w:sz w:val="24"/>
            <w:szCs w:val="24"/>
          </w:rPr>
          <w:t>,</w:t>
        </w:r>
      </w:ins>
      <w:r>
        <w:rPr>
          <w:rFonts w:eastAsia="Times New Roman" w:cstheme="minorHAnsi"/>
          <w:sz w:val="24"/>
          <w:szCs w:val="24"/>
        </w:rPr>
        <w:t xml:space="preserve"> to </w:t>
      </w:r>
      <w:r w:rsidRPr="00E57DE4">
        <w:rPr>
          <w:rFonts w:eastAsia="Times New Roman" w:cstheme="minorHAnsi"/>
          <w:sz w:val="24"/>
          <w:szCs w:val="24"/>
        </w:rPr>
        <w:t xml:space="preserve">prevent a cyber breach, but </w:t>
      </w:r>
      <w:r>
        <w:rPr>
          <w:rFonts w:eastAsia="Times New Roman" w:cstheme="minorHAnsi"/>
          <w:sz w:val="24"/>
          <w:szCs w:val="24"/>
        </w:rPr>
        <w:t xml:space="preserve">it is </w:t>
      </w:r>
      <w:del w:id="306" w:author="david goldhar" w:date="2019-02-26T08:43:00Z">
        <w:r w:rsidDel="009A187E">
          <w:rPr>
            <w:rFonts w:eastAsia="Times New Roman" w:cstheme="minorHAnsi"/>
            <w:sz w:val="24"/>
            <w:szCs w:val="24"/>
          </w:rPr>
          <w:delText xml:space="preserve">relatively doable </w:delText>
        </w:r>
      </w:del>
      <w:ins w:id="307" w:author="david goldhar" w:date="2019-02-26T08:44:00Z">
        <w:r w:rsidR="009A187E">
          <w:rPr>
            <w:rFonts w:eastAsia="Times New Roman" w:cstheme="minorHAnsi"/>
            <w:sz w:val="24"/>
            <w:szCs w:val="24"/>
          </w:rPr>
          <w:t xml:space="preserve">very feasible to </w:t>
        </w:r>
      </w:ins>
      <w:del w:id="308" w:author="david goldhar" w:date="2019-02-26T08:44:00Z">
        <w:r w:rsidDel="009A187E">
          <w:rPr>
            <w:rFonts w:eastAsia="Times New Roman" w:cstheme="minorHAnsi"/>
            <w:sz w:val="24"/>
            <w:szCs w:val="24"/>
          </w:rPr>
          <w:delText xml:space="preserve">to </w:delText>
        </w:r>
      </w:del>
      <w:r w:rsidRPr="00E57DE4">
        <w:rPr>
          <w:rFonts w:eastAsia="Times New Roman" w:cstheme="minorHAnsi"/>
          <w:sz w:val="24"/>
          <w:szCs w:val="24"/>
        </w:rPr>
        <w:t>isolate one</w:t>
      </w:r>
      <w:ins w:id="309" w:author="david goldhar" w:date="2019-02-26T08:44:00Z">
        <w:r w:rsidR="009A187E">
          <w:rPr>
            <w:rFonts w:eastAsia="Times New Roman" w:cstheme="minorHAnsi"/>
            <w:sz w:val="24"/>
            <w:szCs w:val="24"/>
          </w:rPr>
          <w:t xml:space="preserve"> and</w:t>
        </w:r>
      </w:ins>
      <w:del w:id="310" w:author="david goldhar" w:date="2019-02-26T08:44:00Z">
        <w:r w:rsidDel="009A187E">
          <w:rPr>
            <w:rFonts w:eastAsia="Times New Roman" w:cstheme="minorHAnsi"/>
            <w:sz w:val="24"/>
            <w:szCs w:val="24"/>
          </w:rPr>
          <w:delText>, hence,</w:delText>
        </w:r>
      </w:del>
      <w:r>
        <w:rPr>
          <w:rFonts w:eastAsia="Times New Roman" w:cstheme="minorHAnsi"/>
          <w:sz w:val="24"/>
          <w:szCs w:val="24"/>
        </w:rPr>
        <w:t xml:space="preserve"> </w:t>
      </w:r>
      <w:del w:id="311" w:author="david goldhar" w:date="2019-02-26T08:44:00Z">
        <w:r w:rsidDel="009A187E">
          <w:rPr>
            <w:rFonts w:eastAsia="Times New Roman" w:cstheme="minorHAnsi"/>
            <w:sz w:val="24"/>
            <w:szCs w:val="24"/>
          </w:rPr>
          <w:delText xml:space="preserve">cap </w:delText>
        </w:r>
      </w:del>
      <w:ins w:id="312" w:author="david goldhar" w:date="2019-02-26T08:44:00Z">
        <w:r w:rsidR="009A187E">
          <w:rPr>
            <w:rFonts w:eastAsia="Times New Roman" w:cstheme="minorHAnsi"/>
            <w:sz w:val="24"/>
            <w:szCs w:val="24"/>
          </w:rPr>
          <w:t xml:space="preserve">limit </w:t>
        </w:r>
      </w:ins>
      <w:r>
        <w:rPr>
          <w:rFonts w:eastAsia="Times New Roman" w:cstheme="minorHAnsi"/>
          <w:sz w:val="24"/>
          <w:szCs w:val="24"/>
        </w:rPr>
        <w:t>the potential impact</w:t>
      </w:r>
      <w:r w:rsidRPr="00E57DE4">
        <w:rPr>
          <w:rFonts w:eastAsia="Times New Roman" w:cstheme="minorHAnsi"/>
          <w:sz w:val="24"/>
          <w:szCs w:val="24"/>
        </w:rPr>
        <w:t>.</w:t>
      </w:r>
    </w:p>
    <w:p w14:paraId="188D5B97" w14:textId="7D0980FE" w:rsidR="00CA30DE" w:rsidRDefault="00CA30DE" w:rsidP="00CA30DE">
      <w:pPr>
        <w:rPr>
          <w:rFonts w:eastAsia="Times New Roman" w:cstheme="minorHAnsi"/>
          <w:sz w:val="24"/>
          <w:szCs w:val="24"/>
        </w:rPr>
      </w:pPr>
      <w:r w:rsidRPr="00E57DE4">
        <w:rPr>
          <w:rFonts w:eastAsia="Times New Roman" w:cstheme="minorHAnsi"/>
          <w:sz w:val="24"/>
          <w:szCs w:val="24"/>
        </w:rPr>
        <w:t xml:space="preserve">Network segmentation focuses on separating parts of the network from one another with barriers </w:t>
      </w:r>
      <w:r>
        <w:rPr>
          <w:rFonts w:eastAsia="Times New Roman" w:cstheme="minorHAnsi"/>
          <w:sz w:val="24"/>
          <w:szCs w:val="24"/>
        </w:rPr>
        <w:t>and\or</w:t>
      </w:r>
      <w:r w:rsidRPr="00E57DE4">
        <w:rPr>
          <w:rFonts w:eastAsia="Times New Roman" w:cstheme="minorHAnsi"/>
          <w:sz w:val="24"/>
          <w:szCs w:val="24"/>
        </w:rPr>
        <w:t xml:space="preserve"> controls. In some cases, the segmentation </w:t>
      </w:r>
      <w:r>
        <w:rPr>
          <w:rFonts w:eastAsia="Times New Roman" w:cstheme="minorHAnsi"/>
          <w:sz w:val="24"/>
          <w:szCs w:val="24"/>
        </w:rPr>
        <w:t xml:space="preserve">is </w:t>
      </w:r>
      <w:del w:id="313" w:author="david goldhar" w:date="2019-02-26T08:45:00Z">
        <w:r w:rsidDel="009E407E">
          <w:rPr>
            <w:rFonts w:eastAsia="Times New Roman" w:cstheme="minorHAnsi"/>
            <w:sz w:val="24"/>
            <w:szCs w:val="24"/>
          </w:rPr>
          <w:delText xml:space="preserve">carried </w:delText>
        </w:r>
      </w:del>
      <w:ins w:id="314" w:author="david goldhar" w:date="2019-02-26T08:45:00Z">
        <w:r w:rsidR="009E407E">
          <w:rPr>
            <w:rFonts w:eastAsia="Times New Roman" w:cstheme="minorHAnsi"/>
            <w:sz w:val="24"/>
            <w:szCs w:val="24"/>
          </w:rPr>
          <w:t xml:space="preserve">there </w:t>
        </w:r>
      </w:ins>
      <w:r w:rsidRPr="00E57DE4">
        <w:rPr>
          <w:rFonts w:eastAsia="Times New Roman" w:cstheme="minorHAnsi"/>
          <w:sz w:val="24"/>
          <w:szCs w:val="24"/>
        </w:rPr>
        <w:t xml:space="preserve">by </w:t>
      </w:r>
      <w:r>
        <w:rPr>
          <w:rFonts w:eastAsia="Times New Roman" w:cstheme="minorHAnsi"/>
          <w:sz w:val="24"/>
          <w:szCs w:val="24"/>
        </w:rPr>
        <w:t>design</w:t>
      </w:r>
      <w:r w:rsidRPr="00E57DE4">
        <w:rPr>
          <w:rFonts w:eastAsia="Times New Roman" w:cstheme="minorHAnsi"/>
          <w:sz w:val="24"/>
          <w:szCs w:val="24"/>
        </w:rPr>
        <w:t xml:space="preserve">—for example, the </w:t>
      </w:r>
      <w:r>
        <w:rPr>
          <w:rFonts w:eastAsia="Times New Roman" w:cstheme="minorHAnsi"/>
          <w:sz w:val="24"/>
          <w:szCs w:val="24"/>
        </w:rPr>
        <w:t>manufacturing execution</w:t>
      </w:r>
      <w:r w:rsidRPr="00E57DE4">
        <w:rPr>
          <w:rFonts w:eastAsia="Times New Roman" w:cstheme="minorHAnsi"/>
          <w:sz w:val="24"/>
          <w:szCs w:val="24"/>
        </w:rPr>
        <w:t xml:space="preserve"> system</w:t>
      </w:r>
      <w:r>
        <w:rPr>
          <w:rFonts w:eastAsia="Times New Roman" w:cstheme="minorHAnsi"/>
          <w:sz w:val="24"/>
          <w:szCs w:val="24"/>
        </w:rPr>
        <w:t xml:space="preserve"> (MES) </w:t>
      </w:r>
      <w:r w:rsidRPr="00E57DE4">
        <w:rPr>
          <w:rFonts w:eastAsia="Times New Roman" w:cstheme="minorHAnsi"/>
          <w:sz w:val="24"/>
          <w:szCs w:val="24"/>
        </w:rPr>
        <w:t xml:space="preserve">is segmented from the </w:t>
      </w:r>
      <w:r>
        <w:rPr>
          <w:rFonts w:eastAsia="Times New Roman" w:cstheme="minorHAnsi"/>
          <w:sz w:val="24"/>
          <w:szCs w:val="24"/>
        </w:rPr>
        <w:t>sensors and actuators</w:t>
      </w:r>
      <w:r w:rsidRPr="00E57DE4">
        <w:rPr>
          <w:rFonts w:eastAsia="Times New Roman" w:cstheme="minorHAnsi"/>
          <w:sz w:val="24"/>
          <w:szCs w:val="24"/>
        </w:rPr>
        <w:t xml:space="preserve">. In other cases, the segmentation </w:t>
      </w:r>
      <w:r>
        <w:rPr>
          <w:rFonts w:eastAsia="Times New Roman" w:cstheme="minorHAnsi"/>
          <w:sz w:val="24"/>
          <w:szCs w:val="24"/>
        </w:rPr>
        <w:t xml:space="preserve">will be </w:t>
      </w:r>
      <w:del w:id="315" w:author="david goldhar" w:date="2019-02-26T08:45:00Z">
        <w:r w:rsidDel="009E407E">
          <w:rPr>
            <w:rFonts w:eastAsia="Times New Roman" w:cstheme="minorHAnsi"/>
            <w:sz w:val="24"/>
            <w:szCs w:val="24"/>
          </w:rPr>
          <w:delText xml:space="preserve">carried </w:delText>
        </w:r>
      </w:del>
      <w:r w:rsidRPr="00E57DE4">
        <w:rPr>
          <w:rFonts w:eastAsia="Times New Roman" w:cstheme="minorHAnsi"/>
          <w:sz w:val="24"/>
          <w:szCs w:val="24"/>
        </w:rPr>
        <w:t>by data classification—for example</w:t>
      </w:r>
      <w:r>
        <w:rPr>
          <w:rFonts w:eastAsia="Times New Roman" w:cstheme="minorHAnsi"/>
          <w:sz w:val="24"/>
          <w:szCs w:val="24"/>
        </w:rPr>
        <w:t xml:space="preserve"> critical production equipment</w:t>
      </w:r>
      <w:r w:rsidRPr="00E57DE4">
        <w:rPr>
          <w:rFonts w:eastAsia="Times New Roman" w:cstheme="minorHAnsi"/>
          <w:sz w:val="24"/>
          <w:szCs w:val="24"/>
        </w:rPr>
        <w:t xml:space="preserve"> is isolated from the </w:t>
      </w:r>
      <w:r>
        <w:rPr>
          <w:rFonts w:eastAsia="Times New Roman" w:cstheme="minorHAnsi"/>
          <w:sz w:val="24"/>
          <w:szCs w:val="24"/>
        </w:rPr>
        <w:t>users</w:t>
      </w:r>
      <w:del w:id="316" w:author="david goldhar" w:date="2019-02-26T08:45:00Z">
        <w:r w:rsidDel="009E407E">
          <w:rPr>
            <w:rFonts w:eastAsia="Times New Roman" w:cstheme="minorHAnsi"/>
            <w:sz w:val="24"/>
            <w:szCs w:val="24"/>
          </w:rPr>
          <w:delText>’</w:delText>
        </w:r>
      </w:del>
      <w:r>
        <w:rPr>
          <w:rFonts w:eastAsia="Times New Roman" w:cstheme="minorHAnsi"/>
          <w:sz w:val="24"/>
          <w:szCs w:val="24"/>
        </w:rPr>
        <w:t xml:space="preserve"> LAN</w:t>
      </w:r>
      <w:r w:rsidRPr="00E57DE4">
        <w:rPr>
          <w:rFonts w:eastAsia="Times New Roman" w:cstheme="minorHAnsi"/>
          <w:sz w:val="24"/>
          <w:szCs w:val="24"/>
        </w:rPr>
        <w:t xml:space="preserve">. By implementing network segmentation, </w:t>
      </w:r>
      <w:r>
        <w:rPr>
          <w:rFonts w:eastAsia="Times New Roman" w:cstheme="minorHAnsi"/>
          <w:sz w:val="24"/>
          <w:szCs w:val="24"/>
        </w:rPr>
        <w:t>manufacturing plants</w:t>
      </w:r>
      <w:r w:rsidRPr="00E57DE4">
        <w:rPr>
          <w:rFonts w:eastAsia="Times New Roman" w:cstheme="minorHAnsi"/>
          <w:sz w:val="24"/>
          <w:szCs w:val="24"/>
        </w:rPr>
        <w:t xml:space="preserve"> can address </w:t>
      </w:r>
      <w:r>
        <w:rPr>
          <w:rFonts w:eastAsia="Times New Roman" w:cstheme="minorHAnsi"/>
          <w:sz w:val="24"/>
          <w:szCs w:val="24"/>
        </w:rPr>
        <w:t>the upcoming</w:t>
      </w:r>
      <w:r w:rsidRPr="00E57DE4">
        <w:rPr>
          <w:rFonts w:eastAsia="Times New Roman" w:cstheme="minorHAnsi"/>
          <w:sz w:val="24"/>
          <w:szCs w:val="24"/>
        </w:rPr>
        <w:t xml:space="preserve"> cyber security challenges far better </w:t>
      </w:r>
      <w:ins w:id="317" w:author="david goldhar" w:date="2019-02-26T08:46:00Z">
        <w:r w:rsidR="009E407E">
          <w:rPr>
            <w:rFonts w:eastAsia="Times New Roman" w:cstheme="minorHAnsi"/>
            <w:sz w:val="24"/>
            <w:szCs w:val="24"/>
          </w:rPr>
          <w:t xml:space="preserve">than with </w:t>
        </w:r>
      </w:ins>
      <w:del w:id="318" w:author="david goldhar" w:date="2019-02-26T08:46:00Z">
        <w:r w:rsidDel="009E407E">
          <w:rPr>
            <w:rFonts w:eastAsia="Times New Roman" w:cstheme="minorHAnsi"/>
            <w:sz w:val="24"/>
            <w:szCs w:val="24"/>
          </w:rPr>
          <w:delText>by</w:delText>
        </w:r>
        <w:r w:rsidRPr="00E57DE4" w:rsidDel="009E407E">
          <w:rPr>
            <w:rFonts w:eastAsia="Times New Roman" w:cstheme="minorHAnsi"/>
            <w:sz w:val="24"/>
            <w:szCs w:val="24"/>
          </w:rPr>
          <w:delText xml:space="preserve"> with </w:delText>
        </w:r>
      </w:del>
      <w:r w:rsidRPr="00E57DE4">
        <w:rPr>
          <w:rFonts w:eastAsia="Times New Roman" w:cstheme="minorHAnsi"/>
          <w:sz w:val="24"/>
          <w:szCs w:val="24"/>
        </w:rPr>
        <w:t>flat networks</w:t>
      </w:r>
      <w:r>
        <w:rPr>
          <w:rFonts w:eastAsia="Times New Roman" w:cstheme="minorHAnsi"/>
          <w:sz w:val="24"/>
          <w:szCs w:val="24"/>
        </w:rPr>
        <w:t xml:space="preserve"> embedded with other cyber security solutions</w:t>
      </w:r>
      <w:r w:rsidRPr="00E57DE4">
        <w:rPr>
          <w:rFonts w:eastAsia="Times New Roman" w:cstheme="minorHAnsi"/>
          <w:sz w:val="24"/>
          <w:szCs w:val="24"/>
        </w:rPr>
        <w:t xml:space="preserve">. Proper </w:t>
      </w:r>
      <w:r w:rsidRPr="000424ED">
        <w:rPr>
          <w:rFonts w:eastAsia="Times New Roman" w:cstheme="minorHAnsi"/>
          <w:b/>
          <w:bCs/>
          <w:i/>
          <w:iCs/>
          <w:sz w:val="24"/>
          <w:szCs w:val="24"/>
        </w:rPr>
        <w:t>network segmentation lays the groundwork for controls</w:t>
      </w:r>
      <w:r w:rsidRPr="00E57DE4">
        <w:rPr>
          <w:rFonts w:eastAsia="Times New Roman" w:cstheme="minorHAnsi"/>
          <w:sz w:val="24"/>
          <w:szCs w:val="24"/>
        </w:rPr>
        <w:t xml:space="preserve"> which protect against lateral movement on the network by malicious software and actors, </w:t>
      </w:r>
      <w:ins w:id="319" w:author="david goldhar" w:date="2019-02-26T08:46:00Z">
        <w:r w:rsidR="007E6454">
          <w:rPr>
            <w:rFonts w:eastAsia="Times New Roman" w:cstheme="minorHAnsi"/>
            <w:sz w:val="24"/>
            <w:szCs w:val="24"/>
          </w:rPr>
          <w:t>w</w:t>
        </w:r>
      </w:ins>
      <w:ins w:id="320" w:author="david goldhar" w:date="2019-02-26T08:47:00Z">
        <w:r w:rsidR="007E6454">
          <w:rPr>
            <w:rFonts w:eastAsia="Times New Roman" w:cstheme="minorHAnsi"/>
            <w:sz w:val="24"/>
            <w:szCs w:val="24"/>
          </w:rPr>
          <w:t xml:space="preserve">hich </w:t>
        </w:r>
      </w:ins>
      <w:r w:rsidRPr="00E57DE4">
        <w:rPr>
          <w:rFonts w:eastAsia="Times New Roman" w:cstheme="minorHAnsi"/>
          <w:sz w:val="24"/>
          <w:szCs w:val="24"/>
        </w:rPr>
        <w:t>prevent</w:t>
      </w:r>
      <w:ins w:id="321" w:author="david goldhar" w:date="2019-02-26T08:47:00Z">
        <w:r w:rsidR="007E6454">
          <w:rPr>
            <w:rFonts w:eastAsia="Times New Roman" w:cstheme="minorHAnsi"/>
            <w:sz w:val="24"/>
            <w:szCs w:val="24"/>
          </w:rPr>
          <w:t>s</w:t>
        </w:r>
      </w:ins>
      <w:del w:id="322" w:author="david goldhar" w:date="2019-02-26T08:47:00Z">
        <w:r w:rsidRPr="00E57DE4" w:rsidDel="007E6454">
          <w:rPr>
            <w:rFonts w:eastAsia="Times New Roman" w:cstheme="minorHAnsi"/>
            <w:sz w:val="24"/>
            <w:szCs w:val="24"/>
          </w:rPr>
          <w:delText>ing</w:delText>
        </w:r>
      </w:del>
      <w:r w:rsidRPr="00E57DE4">
        <w:rPr>
          <w:rFonts w:eastAsia="Times New Roman" w:cstheme="minorHAnsi"/>
          <w:sz w:val="24"/>
          <w:szCs w:val="24"/>
        </w:rPr>
        <w:t xml:space="preserve"> a potential infection or compromise from spreading across the network. It also allows additional control points across the network, which significantly increases visibility and control over traffic on the network</w:t>
      </w:r>
      <w:r>
        <w:rPr>
          <w:rStyle w:val="FootnoteReference"/>
          <w:rFonts w:eastAsia="Times New Roman" w:cstheme="minorHAnsi"/>
          <w:sz w:val="24"/>
          <w:szCs w:val="24"/>
        </w:rPr>
        <w:footnoteReference w:id="1"/>
      </w:r>
      <w:r w:rsidRPr="001E5340">
        <w:rPr>
          <w:rFonts w:eastAsia="Times New Roman" w:cstheme="minorHAnsi"/>
          <w:sz w:val="24"/>
          <w:szCs w:val="24"/>
        </w:rPr>
        <w:t xml:space="preserve">. </w:t>
      </w:r>
    </w:p>
    <w:p w14:paraId="01FF649C" w14:textId="6CD9CBAE" w:rsidR="00CA30DE" w:rsidRPr="001E5340" w:rsidRDefault="00CA30DE" w:rsidP="00CA30DE">
      <w:pPr>
        <w:rPr>
          <w:rFonts w:eastAsia="Times New Roman" w:cstheme="minorHAnsi"/>
          <w:sz w:val="24"/>
          <w:szCs w:val="24"/>
        </w:rPr>
      </w:pPr>
      <w:r>
        <w:rPr>
          <w:rFonts w:eastAsia="Times New Roman" w:cstheme="minorHAnsi"/>
          <w:sz w:val="24"/>
          <w:szCs w:val="24"/>
        </w:rPr>
        <w:t>The rationa</w:t>
      </w:r>
      <w:ins w:id="323" w:author="david goldhar" w:date="2019-02-26T08:48:00Z">
        <w:r w:rsidR="004B5984">
          <w:rPr>
            <w:rFonts w:eastAsia="Times New Roman" w:cstheme="minorHAnsi"/>
            <w:sz w:val="24"/>
            <w:szCs w:val="24"/>
          </w:rPr>
          <w:t>l</w:t>
        </w:r>
      </w:ins>
      <w:ins w:id="324" w:author="david goldhar" w:date="2019-02-26T08:51:00Z">
        <w:r w:rsidR="004B5984">
          <w:rPr>
            <w:rFonts w:eastAsia="Times New Roman" w:cstheme="minorHAnsi"/>
            <w:sz w:val="24"/>
            <w:szCs w:val="24"/>
          </w:rPr>
          <w:t>e</w:t>
        </w:r>
      </w:ins>
      <w:del w:id="325" w:author="david goldhar" w:date="2019-02-26T08:48:00Z">
        <w:r w:rsidDel="004B5984">
          <w:rPr>
            <w:rFonts w:eastAsia="Times New Roman" w:cstheme="minorHAnsi"/>
            <w:sz w:val="24"/>
            <w:szCs w:val="24"/>
          </w:rPr>
          <w:delText>l</w:delText>
        </w:r>
      </w:del>
      <w:r>
        <w:rPr>
          <w:rFonts w:eastAsia="Times New Roman" w:cstheme="minorHAnsi"/>
          <w:sz w:val="24"/>
          <w:szCs w:val="24"/>
        </w:rPr>
        <w:t xml:space="preserve"> </w:t>
      </w:r>
      <w:del w:id="326" w:author="david goldhar" w:date="2019-02-26T08:48:00Z">
        <w:r w:rsidDel="004B5984">
          <w:rPr>
            <w:rFonts w:eastAsia="Times New Roman" w:cstheme="minorHAnsi"/>
            <w:sz w:val="24"/>
            <w:szCs w:val="24"/>
          </w:rPr>
          <w:delText xml:space="preserve">to </w:delText>
        </w:r>
      </w:del>
      <w:ins w:id="327" w:author="david goldhar" w:date="2019-02-26T08:48:00Z">
        <w:r w:rsidR="004B5984">
          <w:rPr>
            <w:rFonts w:eastAsia="Times New Roman" w:cstheme="minorHAnsi"/>
            <w:sz w:val="24"/>
            <w:szCs w:val="24"/>
          </w:rPr>
          <w:t xml:space="preserve">for </w:t>
        </w:r>
      </w:ins>
      <w:r>
        <w:rPr>
          <w:rFonts w:eastAsia="Times New Roman" w:cstheme="minorHAnsi"/>
          <w:sz w:val="24"/>
          <w:szCs w:val="24"/>
        </w:rPr>
        <w:t xml:space="preserve">good segmentation is </w:t>
      </w:r>
      <w:del w:id="328" w:author="david goldhar" w:date="2019-02-26T08:51:00Z">
        <w:r w:rsidDel="004B5984">
          <w:rPr>
            <w:rFonts w:eastAsia="Times New Roman" w:cstheme="minorHAnsi"/>
            <w:sz w:val="24"/>
            <w:szCs w:val="24"/>
          </w:rPr>
          <w:delText xml:space="preserve">composed </w:delText>
        </w:r>
      </w:del>
      <w:ins w:id="329" w:author="david goldhar" w:date="2019-02-26T08:51:00Z">
        <w:r w:rsidR="004B5984">
          <w:rPr>
            <w:rFonts w:eastAsia="Times New Roman" w:cstheme="minorHAnsi"/>
            <w:sz w:val="24"/>
            <w:szCs w:val="24"/>
          </w:rPr>
          <w:t xml:space="preserve">derived </w:t>
        </w:r>
      </w:ins>
      <w:r>
        <w:rPr>
          <w:rFonts w:eastAsia="Times New Roman" w:cstheme="minorHAnsi"/>
          <w:sz w:val="24"/>
          <w:szCs w:val="24"/>
        </w:rPr>
        <w:t xml:space="preserve">from a number of motives and usually </w:t>
      </w:r>
      <w:del w:id="330" w:author="david goldhar" w:date="2019-02-26T08:51:00Z">
        <w:r w:rsidDel="004B5984">
          <w:rPr>
            <w:rFonts w:eastAsia="Times New Roman" w:cstheme="minorHAnsi"/>
            <w:sz w:val="24"/>
            <w:szCs w:val="24"/>
          </w:rPr>
          <w:delText xml:space="preserve">differs </w:delText>
        </w:r>
      </w:del>
      <w:ins w:id="331" w:author="david goldhar" w:date="2019-02-26T08:51:00Z">
        <w:r w:rsidR="004B5984">
          <w:rPr>
            <w:rFonts w:eastAsia="Times New Roman" w:cstheme="minorHAnsi"/>
            <w:sz w:val="24"/>
            <w:szCs w:val="24"/>
          </w:rPr>
          <w:t xml:space="preserve">varies </w:t>
        </w:r>
      </w:ins>
      <w:r>
        <w:rPr>
          <w:rFonts w:eastAsia="Times New Roman" w:cstheme="minorHAnsi"/>
          <w:sz w:val="24"/>
          <w:szCs w:val="24"/>
        </w:rPr>
        <w:t>between plants and verticals. Where one plant decides to create segmentation by geographic or physical layout, another plant can create separation between processes.</w:t>
      </w:r>
    </w:p>
    <w:p w14:paraId="3DC3635A" w14:textId="77777777" w:rsidR="00CA30DE" w:rsidRPr="000424ED" w:rsidRDefault="00CA30DE" w:rsidP="00CA30DE">
      <w:pPr>
        <w:rPr>
          <w:rFonts w:eastAsia="Times New Roman" w:cstheme="minorHAnsi"/>
          <w:b/>
          <w:bCs/>
          <w:i/>
          <w:iCs/>
          <w:sz w:val="24"/>
          <w:szCs w:val="24"/>
        </w:rPr>
      </w:pPr>
      <w:r w:rsidRPr="000424ED">
        <w:rPr>
          <w:rFonts w:eastAsia="Times New Roman" w:cstheme="minorHAnsi"/>
          <w:b/>
          <w:bCs/>
          <w:i/>
          <w:iCs/>
          <w:sz w:val="24"/>
          <w:szCs w:val="24"/>
        </w:rPr>
        <w:t>To be effective, network segmentation measures must be carefully planned, robustly enforce and</w:t>
      </w:r>
      <w:r>
        <w:rPr>
          <w:rFonts w:eastAsia="Times New Roman" w:cstheme="minorHAnsi"/>
          <w:b/>
          <w:bCs/>
          <w:i/>
          <w:iCs/>
          <w:sz w:val="24"/>
          <w:szCs w:val="24"/>
        </w:rPr>
        <w:t xml:space="preserve"> </w:t>
      </w:r>
      <w:r w:rsidRPr="000424ED">
        <w:rPr>
          <w:rFonts w:eastAsia="Times New Roman" w:cstheme="minorHAnsi"/>
          <w:b/>
          <w:bCs/>
          <w:i/>
          <w:iCs/>
          <w:sz w:val="24"/>
          <w:szCs w:val="24"/>
        </w:rPr>
        <w:t xml:space="preserve">closely and continuously monitored. </w:t>
      </w:r>
    </w:p>
    <w:p w14:paraId="0BC753C2" w14:textId="64C10485" w:rsidR="00CA30DE" w:rsidRPr="00402135" w:rsidRDefault="00CA30DE" w:rsidP="00CA30DE">
      <w:pPr>
        <w:shd w:val="clear" w:color="auto" w:fill="FFFFFF"/>
        <w:spacing w:after="300" w:line="240" w:lineRule="auto"/>
        <w:outlineLvl w:val="1"/>
        <w:rPr>
          <w:rFonts w:eastAsia="Times New Roman" w:cstheme="minorHAnsi"/>
          <w:sz w:val="36"/>
          <w:szCs w:val="36"/>
        </w:rPr>
      </w:pPr>
      <w:r>
        <w:rPr>
          <w:rFonts w:eastAsia="Times New Roman" w:cstheme="minorHAnsi"/>
          <w:sz w:val="36"/>
          <w:szCs w:val="36"/>
        </w:rPr>
        <w:lastRenderedPageBreak/>
        <w:t>Key a</w:t>
      </w:r>
      <w:r w:rsidRPr="00402135">
        <w:rPr>
          <w:rFonts w:eastAsia="Times New Roman" w:cstheme="minorHAnsi"/>
          <w:sz w:val="36"/>
          <w:szCs w:val="36"/>
        </w:rPr>
        <w:t xml:space="preserve">dvantages </w:t>
      </w:r>
      <w:del w:id="332" w:author="david goldhar" w:date="2019-02-26T08:52:00Z">
        <w:r w:rsidDel="00012EB0">
          <w:rPr>
            <w:rFonts w:eastAsia="Times New Roman" w:cstheme="minorHAnsi"/>
            <w:sz w:val="36"/>
            <w:szCs w:val="36"/>
          </w:rPr>
          <w:delText xml:space="preserve">in </w:delText>
        </w:r>
      </w:del>
      <w:ins w:id="333" w:author="david goldhar" w:date="2019-02-26T08:52:00Z">
        <w:r w:rsidR="00012EB0">
          <w:rPr>
            <w:rFonts w:eastAsia="Times New Roman" w:cstheme="minorHAnsi"/>
            <w:sz w:val="36"/>
            <w:szCs w:val="36"/>
          </w:rPr>
          <w:t xml:space="preserve">of </w:t>
        </w:r>
      </w:ins>
      <w:del w:id="334" w:author="david goldhar" w:date="2019-02-28T15:54:00Z">
        <w:r w:rsidDel="00C04853">
          <w:rPr>
            <w:rFonts w:eastAsia="Times New Roman" w:cstheme="minorHAnsi"/>
            <w:sz w:val="36"/>
            <w:szCs w:val="36"/>
          </w:rPr>
          <w:delText>stringent</w:delText>
        </w:r>
      </w:del>
      <w:ins w:id="335" w:author="david goldhar" w:date="2019-02-28T15:54:00Z">
        <w:r w:rsidR="00C04853">
          <w:rPr>
            <w:rFonts w:eastAsia="Times New Roman" w:cstheme="minorHAnsi"/>
            <w:sz w:val="36"/>
            <w:szCs w:val="36"/>
          </w:rPr>
          <w:t>strict</w:t>
        </w:r>
      </w:ins>
      <w:r w:rsidRPr="00402135">
        <w:rPr>
          <w:rFonts w:eastAsia="Times New Roman" w:cstheme="minorHAnsi"/>
          <w:sz w:val="36"/>
          <w:szCs w:val="36"/>
        </w:rPr>
        <w:t xml:space="preserve"> Network Segmentation</w:t>
      </w:r>
    </w:p>
    <w:p w14:paraId="78E4FEB5" w14:textId="77777777"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Improved Security- </w:t>
      </w:r>
      <w:r w:rsidRPr="00B40F8F">
        <w:rPr>
          <w:rFonts w:eastAsia="Times New Roman" w:cstheme="minorHAnsi"/>
          <w:sz w:val="24"/>
          <w:szCs w:val="24"/>
        </w:rPr>
        <w:t>Network traffic can be isolated and/or filtered to limit and/or prevent unauthorized or unwanted access between the different segments.</w:t>
      </w:r>
    </w:p>
    <w:p w14:paraId="040C5FAB" w14:textId="76E75566"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Better Access Control - </w:t>
      </w:r>
      <w:r w:rsidRPr="00B40F8F">
        <w:rPr>
          <w:rFonts w:eastAsia="Times New Roman" w:cstheme="minorHAnsi"/>
          <w:sz w:val="24"/>
          <w:szCs w:val="24"/>
        </w:rPr>
        <w:t xml:space="preserve">Allow users or processes </w:t>
      </w:r>
      <w:del w:id="336" w:author="david goldhar" w:date="2019-02-26T08:58:00Z">
        <w:r w:rsidRPr="00B40F8F" w:rsidDel="003B4A84">
          <w:rPr>
            <w:rFonts w:eastAsia="Times New Roman" w:cstheme="minorHAnsi"/>
            <w:sz w:val="24"/>
            <w:szCs w:val="24"/>
          </w:rPr>
          <w:delText xml:space="preserve">to be enforced </w:delText>
        </w:r>
      </w:del>
      <w:r w:rsidRPr="00B40F8F">
        <w:rPr>
          <w:rFonts w:eastAsia="Times New Roman" w:cstheme="minorHAnsi"/>
          <w:sz w:val="24"/>
          <w:szCs w:val="24"/>
        </w:rPr>
        <w:t xml:space="preserve">to </w:t>
      </w:r>
      <w:del w:id="337" w:author="david goldhar" w:date="2019-02-26T08:58:00Z">
        <w:r w:rsidRPr="00B40F8F" w:rsidDel="003B4A84">
          <w:rPr>
            <w:rFonts w:eastAsia="Times New Roman" w:cstheme="minorHAnsi"/>
            <w:sz w:val="24"/>
            <w:szCs w:val="24"/>
          </w:rPr>
          <w:delText xml:space="preserve">only </w:delText>
        </w:r>
      </w:del>
      <w:r w:rsidRPr="00B40F8F">
        <w:rPr>
          <w:rFonts w:eastAsia="Times New Roman" w:cstheme="minorHAnsi"/>
          <w:sz w:val="24"/>
          <w:szCs w:val="24"/>
        </w:rPr>
        <w:t xml:space="preserve">access </w:t>
      </w:r>
      <w:ins w:id="338" w:author="david goldhar" w:date="2019-02-26T08:58:00Z">
        <w:r w:rsidR="003B4A84" w:rsidRPr="00B40F8F">
          <w:rPr>
            <w:rFonts w:eastAsia="Times New Roman" w:cstheme="minorHAnsi"/>
            <w:sz w:val="24"/>
            <w:szCs w:val="24"/>
          </w:rPr>
          <w:t xml:space="preserve">only </w:t>
        </w:r>
      </w:ins>
      <w:r w:rsidRPr="00B40F8F">
        <w:rPr>
          <w:rFonts w:eastAsia="Times New Roman" w:cstheme="minorHAnsi"/>
          <w:sz w:val="24"/>
          <w:szCs w:val="24"/>
        </w:rPr>
        <w:t>specific network resources.</w:t>
      </w:r>
    </w:p>
    <w:p w14:paraId="69BEC49D" w14:textId="1C205F9A"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Improved and Accurate Monitoring - </w:t>
      </w:r>
      <w:del w:id="339" w:author="david goldhar" w:date="2019-02-26T08:59:00Z">
        <w:r w:rsidRPr="00B40F8F" w:rsidDel="00E73B12">
          <w:rPr>
            <w:rFonts w:eastAsia="Times New Roman" w:cstheme="minorHAnsi"/>
            <w:sz w:val="24"/>
            <w:szCs w:val="24"/>
          </w:rPr>
          <w:delText xml:space="preserve">Provides </w:delText>
        </w:r>
      </w:del>
      <w:r w:rsidRPr="00B40F8F">
        <w:rPr>
          <w:rFonts w:eastAsia="Times New Roman" w:cstheme="minorHAnsi"/>
          <w:sz w:val="24"/>
          <w:szCs w:val="24"/>
        </w:rPr>
        <w:t>the capability to continuously log events, monitor allowed and denied internal connections</w:t>
      </w:r>
      <w:ins w:id="340" w:author="david goldhar" w:date="2019-02-26T08:59:00Z">
        <w:r w:rsidR="00E73B12">
          <w:rPr>
            <w:rFonts w:eastAsia="Times New Roman" w:cstheme="minorHAnsi"/>
            <w:sz w:val="24"/>
            <w:szCs w:val="24"/>
          </w:rPr>
          <w:t>,</w:t>
        </w:r>
      </w:ins>
      <w:r w:rsidRPr="00B40F8F">
        <w:rPr>
          <w:rFonts w:eastAsia="Times New Roman" w:cstheme="minorHAnsi"/>
          <w:sz w:val="24"/>
          <w:szCs w:val="24"/>
        </w:rPr>
        <w:t xml:space="preserve"> and detect suspicious behavior. </w:t>
      </w:r>
      <w:del w:id="341" w:author="david goldhar" w:date="2019-02-26T09:00:00Z">
        <w:r w:rsidRPr="00B40F8F" w:rsidDel="00E73B12">
          <w:rPr>
            <w:rFonts w:eastAsia="Times New Roman" w:cstheme="minorHAnsi"/>
            <w:b/>
            <w:bCs/>
            <w:i/>
            <w:iCs/>
            <w:sz w:val="24"/>
            <w:szCs w:val="24"/>
          </w:rPr>
          <w:delText xml:space="preserve">It </w:delText>
        </w:r>
      </w:del>
      <w:ins w:id="342" w:author="david goldhar" w:date="2019-02-26T09:00:00Z">
        <w:r w:rsidR="00E73B12">
          <w:rPr>
            <w:rFonts w:eastAsia="Times New Roman" w:cstheme="minorHAnsi"/>
            <w:b/>
            <w:bCs/>
            <w:i/>
            <w:iCs/>
            <w:sz w:val="24"/>
            <w:szCs w:val="24"/>
          </w:rPr>
          <w:t xml:space="preserve">This </w:t>
        </w:r>
      </w:ins>
      <w:r w:rsidRPr="00B40F8F">
        <w:rPr>
          <w:rFonts w:eastAsia="Times New Roman" w:cstheme="minorHAnsi"/>
          <w:b/>
          <w:bCs/>
          <w:i/>
          <w:iCs/>
          <w:sz w:val="24"/>
          <w:szCs w:val="24"/>
        </w:rPr>
        <w:t>will be a key asset in network forensics or Incident response activities</w:t>
      </w:r>
      <w:ins w:id="343" w:author="david goldhar" w:date="2019-02-26T08:59:00Z">
        <w:r w:rsidR="00E73B12">
          <w:rPr>
            <w:rFonts w:eastAsia="Times New Roman" w:cstheme="minorHAnsi"/>
            <w:b/>
            <w:bCs/>
            <w:i/>
            <w:iCs/>
            <w:sz w:val="24"/>
            <w:szCs w:val="24"/>
          </w:rPr>
          <w:t>,</w:t>
        </w:r>
      </w:ins>
      <w:r w:rsidRPr="00B40F8F">
        <w:rPr>
          <w:rFonts w:eastAsia="Times New Roman" w:cstheme="minorHAnsi"/>
          <w:b/>
          <w:bCs/>
          <w:i/>
          <w:iCs/>
          <w:sz w:val="24"/>
          <w:szCs w:val="24"/>
        </w:rPr>
        <w:t xml:space="preserve"> to more accurately and promptly identify and mitigate threats</w:t>
      </w:r>
      <w:r w:rsidRPr="00B40F8F">
        <w:rPr>
          <w:rFonts w:eastAsia="Times New Roman" w:cstheme="minorHAnsi"/>
          <w:sz w:val="24"/>
          <w:szCs w:val="24"/>
        </w:rPr>
        <w:t>.</w:t>
      </w:r>
    </w:p>
    <w:p w14:paraId="56899C4B" w14:textId="48AA7464"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Improved Performance</w:t>
      </w:r>
      <w:r w:rsidRPr="00B40F8F">
        <w:rPr>
          <w:rFonts w:eastAsia="Times New Roman" w:cstheme="minorHAnsi"/>
          <w:sz w:val="24"/>
          <w:szCs w:val="24"/>
        </w:rPr>
        <w:t xml:space="preserve"> – Segmentation also simplifies operational maintenance</w:t>
      </w:r>
      <w:ins w:id="344" w:author="david goldhar" w:date="2019-02-26T09:00:00Z">
        <w:r w:rsidR="00E73B12">
          <w:rPr>
            <w:rFonts w:eastAsia="Times New Roman" w:cstheme="minorHAnsi"/>
            <w:sz w:val="24"/>
            <w:szCs w:val="24"/>
          </w:rPr>
          <w:t>,</w:t>
        </w:r>
      </w:ins>
      <w:r w:rsidRPr="00B40F8F">
        <w:rPr>
          <w:rFonts w:eastAsia="Times New Roman" w:cstheme="minorHAnsi"/>
          <w:sz w:val="24"/>
          <w:szCs w:val="24"/>
        </w:rPr>
        <w:t xml:space="preserve"> in addition to being a cyber</w:t>
      </w:r>
      <w:ins w:id="345" w:author="david goldhar" w:date="2019-02-26T09:00:00Z">
        <w:r w:rsidR="00E73B12">
          <w:rPr>
            <w:rFonts w:eastAsia="Times New Roman" w:cstheme="minorHAnsi"/>
            <w:sz w:val="24"/>
            <w:szCs w:val="24"/>
          </w:rPr>
          <w:t>-</w:t>
        </w:r>
      </w:ins>
      <w:del w:id="346" w:author="david goldhar" w:date="2019-02-26T09:00:00Z">
        <w:r w:rsidRPr="00B40F8F" w:rsidDel="00E73B12">
          <w:rPr>
            <w:rFonts w:eastAsia="Times New Roman" w:cstheme="minorHAnsi"/>
            <w:sz w:val="24"/>
            <w:szCs w:val="24"/>
          </w:rPr>
          <w:delText xml:space="preserve"> </w:delText>
        </w:r>
      </w:del>
      <w:r w:rsidRPr="00B40F8F">
        <w:rPr>
          <w:rFonts w:eastAsia="Times New Roman" w:cstheme="minorHAnsi"/>
          <w:sz w:val="24"/>
          <w:szCs w:val="24"/>
        </w:rPr>
        <w:t>security advantage. With fewer hosts per subnet, local traffic is minimized</w:t>
      </w:r>
      <w:ins w:id="347" w:author="david goldhar" w:date="2019-02-26T09:00:00Z">
        <w:r w:rsidR="00E73B12">
          <w:rPr>
            <w:rFonts w:eastAsia="Times New Roman" w:cstheme="minorHAnsi"/>
            <w:sz w:val="24"/>
            <w:szCs w:val="24"/>
          </w:rPr>
          <w:t>,</w:t>
        </w:r>
      </w:ins>
      <w:r w:rsidRPr="00B40F8F">
        <w:rPr>
          <w:rFonts w:eastAsia="Times New Roman" w:cstheme="minorHAnsi"/>
          <w:sz w:val="24"/>
          <w:szCs w:val="24"/>
        </w:rPr>
        <w:t xml:space="preserve"> </w:t>
      </w:r>
      <w:ins w:id="348" w:author="david goldhar" w:date="2019-02-26T09:00:00Z">
        <w:r w:rsidR="00E73B12">
          <w:rPr>
            <w:rFonts w:eastAsia="Times New Roman" w:cstheme="minorHAnsi"/>
            <w:sz w:val="24"/>
            <w:szCs w:val="24"/>
          </w:rPr>
          <w:t xml:space="preserve">allowing </w:t>
        </w:r>
        <w:r w:rsidR="00E73B12" w:rsidRPr="00B40F8F">
          <w:rPr>
            <w:rFonts w:eastAsia="Times New Roman" w:cstheme="minorHAnsi"/>
            <w:sz w:val="24"/>
            <w:szCs w:val="24"/>
          </w:rPr>
          <w:t>network problems</w:t>
        </w:r>
        <w:r w:rsidR="00E73B12" w:rsidRPr="00B40F8F" w:rsidDel="00E73B12">
          <w:rPr>
            <w:rFonts w:eastAsia="Times New Roman" w:cstheme="minorHAnsi"/>
            <w:sz w:val="24"/>
            <w:szCs w:val="24"/>
          </w:rPr>
          <w:t xml:space="preserve"> </w:t>
        </w:r>
        <w:r w:rsidR="00E73B12">
          <w:rPr>
            <w:rFonts w:eastAsia="Times New Roman" w:cstheme="minorHAnsi"/>
            <w:sz w:val="24"/>
            <w:szCs w:val="24"/>
          </w:rPr>
          <w:t xml:space="preserve">to be </w:t>
        </w:r>
      </w:ins>
      <w:del w:id="349" w:author="david goldhar" w:date="2019-02-26T09:00:00Z">
        <w:r w:rsidRPr="00B40F8F" w:rsidDel="00E73B12">
          <w:rPr>
            <w:rFonts w:eastAsia="Times New Roman" w:cstheme="minorHAnsi"/>
            <w:sz w:val="24"/>
            <w:szCs w:val="24"/>
          </w:rPr>
          <w:delText xml:space="preserve">providing </w:delText>
        </w:r>
      </w:del>
      <w:r w:rsidRPr="00B40F8F">
        <w:rPr>
          <w:rFonts w:eastAsia="Times New Roman" w:cstheme="minorHAnsi"/>
          <w:sz w:val="24"/>
          <w:szCs w:val="24"/>
        </w:rPr>
        <w:t>accurate pinpoint</w:t>
      </w:r>
      <w:ins w:id="350" w:author="david goldhar" w:date="2019-02-26T09:01:00Z">
        <w:r w:rsidR="00E73B12">
          <w:rPr>
            <w:rFonts w:eastAsia="Times New Roman" w:cstheme="minorHAnsi"/>
            <w:sz w:val="24"/>
            <w:szCs w:val="24"/>
          </w:rPr>
          <w:t>ed</w:t>
        </w:r>
      </w:ins>
      <w:del w:id="351" w:author="david goldhar" w:date="2019-02-26T09:01:00Z">
        <w:r w:rsidRPr="00B40F8F" w:rsidDel="00E73B12">
          <w:rPr>
            <w:rFonts w:eastAsia="Times New Roman" w:cstheme="minorHAnsi"/>
            <w:sz w:val="24"/>
            <w:szCs w:val="24"/>
          </w:rPr>
          <w:delText>ing</w:delText>
        </w:r>
      </w:del>
      <w:del w:id="352" w:author="david goldhar" w:date="2019-02-26T09:00:00Z">
        <w:r w:rsidRPr="00B40F8F" w:rsidDel="00E73B12">
          <w:rPr>
            <w:rFonts w:eastAsia="Times New Roman" w:cstheme="minorHAnsi"/>
            <w:sz w:val="24"/>
            <w:szCs w:val="24"/>
          </w:rPr>
          <w:delText xml:space="preserve"> of network problems</w:delText>
        </w:r>
      </w:del>
      <w:r w:rsidRPr="00B40F8F">
        <w:rPr>
          <w:rFonts w:eastAsia="Times New Roman" w:cstheme="minorHAnsi"/>
          <w:sz w:val="24"/>
          <w:szCs w:val="24"/>
        </w:rPr>
        <w:t>. Broadcast traffic can be isolated to the local subnet</w:t>
      </w:r>
      <w:ins w:id="353" w:author="david goldhar" w:date="2019-02-26T09:01:00Z">
        <w:r w:rsidR="00E73B12">
          <w:rPr>
            <w:rFonts w:eastAsia="Times New Roman" w:cstheme="minorHAnsi"/>
            <w:sz w:val="24"/>
            <w:szCs w:val="24"/>
          </w:rPr>
          <w:t>,</w:t>
        </w:r>
      </w:ins>
      <w:r w:rsidRPr="00B40F8F">
        <w:rPr>
          <w:rFonts w:eastAsia="Times New Roman" w:cstheme="minorHAnsi"/>
          <w:sz w:val="24"/>
          <w:szCs w:val="24"/>
        </w:rPr>
        <w:t xml:space="preserve"> </w:t>
      </w:r>
      <w:del w:id="354" w:author="david goldhar" w:date="2019-02-26T09:01:00Z">
        <w:r w:rsidRPr="00B40F8F" w:rsidDel="00E73B12">
          <w:rPr>
            <w:rFonts w:eastAsia="Times New Roman" w:cstheme="minorHAnsi"/>
            <w:sz w:val="24"/>
            <w:szCs w:val="24"/>
          </w:rPr>
          <w:delText xml:space="preserve">lowering </w:delText>
        </w:r>
      </w:del>
      <w:ins w:id="355" w:author="david goldhar" w:date="2019-02-26T09:01:00Z">
        <w:r w:rsidR="00E73B12">
          <w:rPr>
            <w:rFonts w:eastAsia="Times New Roman" w:cstheme="minorHAnsi"/>
            <w:sz w:val="24"/>
            <w:szCs w:val="24"/>
          </w:rPr>
          <w:t xml:space="preserve">reducing </w:t>
        </w:r>
      </w:ins>
      <w:r w:rsidRPr="00B40F8F">
        <w:rPr>
          <w:rFonts w:eastAsia="Times New Roman" w:cstheme="minorHAnsi"/>
          <w:sz w:val="24"/>
          <w:szCs w:val="24"/>
        </w:rPr>
        <w:t>unnecessary traffic.</w:t>
      </w:r>
    </w:p>
    <w:p w14:paraId="783DBA3E" w14:textId="73E7AEA8" w:rsidR="00CA30DE" w:rsidRPr="00B40F8F" w:rsidRDefault="00CA30DE" w:rsidP="009956E1">
      <w:pPr>
        <w:numPr>
          <w:ilvl w:val="0"/>
          <w:numId w:val="2"/>
        </w:numPr>
        <w:shd w:val="clear" w:color="auto" w:fill="FFFFFF"/>
        <w:spacing w:after="75" w:line="240" w:lineRule="auto"/>
        <w:ind w:left="150"/>
        <w:rPr>
          <w:rFonts w:eastAsia="Times New Roman" w:cstheme="minorHAnsi"/>
          <w:sz w:val="24"/>
          <w:szCs w:val="24"/>
        </w:rPr>
      </w:pPr>
      <w:r w:rsidRPr="00B40F8F">
        <w:rPr>
          <w:rFonts w:eastAsia="Times New Roman" w:cstheme="minorHAnsi"/>
          <w:b/>
          <w:bCs/>
          <w:sz w:val="24"/>
          <w:szCs w:val="24"/>
        </w:rPr>
        <w:t xml:space="preserve">Better containment </w:t>
      </w:r>
      <w:r w:rsidRPr="00B40F8F">
        <w:rPr>
          <w:rFonts w:eastAsia="Times New Roman" w:cstheme="minorHAnsi"/>
          <w:sz w:val="24"/>
          <w:szCs w:val="24"/>
        </w:rPr>
        <w:t xml:space="preserve">-When an incident occurs, its effect </w:t>
      </w:r>
      <w:del w:id="356" w:author="david goldhar" w:date="2019-02-26T09:01:00Z">
        <w:r w:rsidRPr="00B40F8F" w:rsidDel="00406ABD">
          <w:rPr>
            <w:rFonts w:eastAsia="Times New Roman" w:cstheme="minorHAnsi"/>
            <w:sz w:val="24"/>
            <w:szCs w:val="24"/>
          </w:rPr>
          <w:delText xml:space="preserve">is </w:delText>
        </w:r>
      </w:del>
      <w:ins w:id="357" w:author="david goldhar" w:date="2019-02-26T09:01:00Z">
        <w:r w:rsidR="00406ABD">
          <w:rPr>
            <w:rFonts w:eastAsia="Times New Roman" w:cstheme="minorHAnsi"/>
            <w:sz w:val="24"/>
            <w:szCs w:val="24"/>
          </w:rPr>
          <w:t xml:space="preserve">are </w:t>
        </w:r>
      </w:ins>
      <w:r w:rsidRPr="00B40F8F">
        <w:rPr>
          <w:rFonts w:eastAsia="Times New Roman" w:cstheme="minorHAnsi"/>
          <w:sz w:val="24"/>
          <w:szCs w:val="24"/>
        </w:rPr>
        <w:t xml:space="preserve">limited to the local segment, </w:t>
      </w:r>
      <w:ins w:id="358" w:author="david goldhar" w:date="2019-02-26T09:01:00Z">
        <w:r w:rsidR="00406ABD">
          <w:rPr>
            <w:rFonts w:eastAsia="Times New Roman" w:cstheme="minorHAnsi"/>
            <w:sz w:val="24"/>
            <w:szCs w:val="24"/>
          </w:rPr>
          <w:t xml:space="preserve">thus </w:t>
        </w:r>
      </w:ins>
      <w:del w:id="359" w:author="david goldhar" w:date="2019-02-26T09:01:00Z">
        <w:r w:rsidRPr="00B40F8F" w:rsidDel="00406ABD">
          <w:rPr>
            <w:rFonts w:eastAsia="Times New Roman" w:cstheme="minorHAnsi"/>
            <w:sz w:val="24"/>
            <w:szCs w:val="24"/>
          </w:rPr>
          <w:delText xml:space="preserve">hence </w:delText>
        </w:r>
      </w:del>
      <w:ins w:id="360" w:author="david goldhar" w:date="2019-02-26T09:01:00Z">
        <w:r w:rsidR="00406ABD">
          <w:rPr>
            <w:rFonts w:eastAsia="Times New Roman" w:cstheme="minorHAnsi"/>
            <w:sz w:val="24"/>
            <w:szCs w:val="24"/>
          </w:rPr>
          <w:t>a</w:t>
        </w:r>
      </w:ins>
      <w:del w:id="361" w:author="david goldhar" w:date="2019-02-26T09:01:00Z">
        <w:r w:rsidRPr="00B40F8F" w:rsidDel="00406ABD">
          <w:rPr>
            <w:rFonts w:eastAsia="Times New Roman" w:cstheme="minorHAnsi"/>
            <w:sz w:val="24"/>
            <w:szCs w:val="24"/>
          </w:rPr>
          <w:delText>e</w:delText>
        </w:r>
      </w:del>
      <w:r w:rsidRPr="00B40F8F">
        <w:rPr>
          <w:rFonts w:eastAsia="Times New Roman" w:cstheme="minorHAnsi"/>
          <w:sz w:val="24"/>
          <w:szCs w:val="24"/>
        </w:rPr>
        <w:t xml:space="preserve">ffecting a smaller </w:t>
      </w:r>
      <w:ins w:id="362" w:author="david goldhar" w:date="2019-02-26T09:01:00Z">
        <w:r w:rsidR="00406ABD">
          <w:rPr>
            <w:rFonts w:eastAsia="Times New Roman" w:cstheme="minorHAnsi"/>
            <w:sz w:val="24"/>
            <w:szCs w:val="24"/>
          </w:rPr>
          <w:t>pro</w:t>
        </w:r>
      </w:ins>
      <w:r w:rsidRPr="00B40F8F">
        <w:rPr>
          <w:rFonts w:eastAsia="Times New Roman" w:cstheme="minorHAnsi"/>
          <w:sz w:val="24"/>
          <w:szCs w:val="24"/>
        </w:rPr>
        <w:t xml:space="preserve">portion of </w:t>
      </w:r>
      <w:del w:id="363" w:author="david goldhar" w:date="2019-02-26T09:01:00Z">
        <w:r w:rsidRPr="00B40F8F" w:rsidDel="00406ABD">
          <w:rPr>
            <w:rFonts w:eastAsia="Times New Roman" w:cstheme="minorHAnsi"/>
            <w:sz w:val="24"/>
            <w:szCs w:val="24"/>
          </w:rPr>
          <w:delText xml:space="preserve">the </w:delText>
        </w:r>
      </w:del>
      <w:r w:rsidRPr="00B40F8F">
        <w:rPr>
          <w:rFonts w:eastAsia="Times New Roman" w:cstheme="minorHAnsi"/>
          <w:sz w:val="24"/>
          <w:szCs w:val="24"/>
        </w:rPr>
        <w:t>process/ assets</w:t>
      </w:r>
      <w:ins w:id="364" w:author="david goldhar" w:date="2019-02-26T09:02:00Z">
        <w:r w:rsidR="00406ABD">
          <w:rPr>
            <w:rFonts w:eastAsia="Times New Roman" w:cstheme="minorHAnsi"/>
            <w:sz w:val="24"/>
            <w:szCs w:val="24"/>
          </w:rPr>
          <w:t>,</w:t>
        </w:r>
      </w:ins>
      <w:r w:rsidRPr="00B40F8F">
        <w:rPr>
          <w:rFonts w:eastAsia="Times New Roman" w:cstheme="minorHAnsi"/>
          <w:sz w:val="24"/>
          <w:szCs w:val="24"/>
        </w:rPr>
        <w:t xml:space="preserve"> and having a smaller impact.</w:t>
      </w:r>
      <w:r w:rsidRPr="00B40F8F">
        <w:rPr>
          <w:rFonts w:eastAsia="Times New Roman" w:cstheme="minorHAnsi"/>
          <w:sz w:val="23"/>
          <w:szCs w:val="23"/>
        </w:rPr>
        <w:t xml:space="preserve"> For example</w:t>
      </w:r>
      <w:ins w:id="365" w:author="david goldhar" w:date="2019-02-26T09:02:00Z">
        <w:r w:rsidR="00406ABD">
          <w:rPr>
            <w:rFonts w:eastAsia="Times New Roman" w:cstheme="minorHAnsi"/>
            <w:sz w:val="23"/>
            <w:szCs w:val="23"/>
          </w:rPr>
          <w:t>,</w:t>
        </w:r>
      </w:ins>
      <w:r w:rsidRPr="00B40F8F">
        <w:rPr>
          <w:rFonts w:eastAsia="Times New Roman" w:cstheme="minorHAnsi"/>
          <w:sz w:val="23"/>
          <w:szCs w:val="23"/>
        </w:rPr>
        <w:t xml:space="preserve"> </w:t>
      </w:r>
      <w:del w:id="366" w:author="david goldhar" w:date="2019-02-26T09:02:00Z">
        <w:r w:rsidRPr="00B40F8F" w:rsidDel="00406ABD">
          <w:rPr>
            <w:rFonts w:eastAsia="Times New Roman" w:cstheme="minorHAnsi"/>
            <w:sz w:val="23"/>
            <w:szCs w:val="23"/>
          </w:rPr>
          <w:delText>–</w:delText>
        </w:r>
      </w:del>
      <w:r w:rsidRPr="00B40F8F">
        <w:rPr>
          <w:rFonts w:eastAsia="Times New Roman" w:cstheme="minorHAnsi"/>
          <w:sz w:val="23"/>
          <w:szCs w:val="23"/>
        </w:rPr>
        <w:t xml:space="preserve"> WannaCry spreads by exploiting any reachable network file share (which are open</w:t>
      </w:r>
      <w:ins w:id="367" w:author="david goldhar" w:date="2019-02-26T09:02:00Z">
        <w:r w:rsidR="00406ABD">
          <w:rPr>
            <w:rFonts w:eastAsia="Times New Roman" w:cstheme="minorHAnsi"/>
            <w:sz w:val="23"/>
            <w:szCs w:val="23"/>
          </w:rPr>
          <w:t>ed</w:t>
        </w:r>
      </w:ins>
      <w:r w:rsidRPr="00B40F8F">
        <w:rPr>
          <w:rFonts w:eastAsia="Times New Roman" w:cstheme="minorHAnsi"/>
          <w:sz w:val="23"/>
          <w:szCs w:val="23"/>
        </w:rPr>
        <w:t xml:space="preserve"> by default on any </w:t>
      </w:r>
      <w:ins w:id="368" w:author="david goldhar" w:date="2019-02-26T09:02:00Z">
        <w:r w:rsidR="00406ABD">
          <w:rPr>
            <w:rFonts w:eastAsia="Times New Roman" w:cstheme="minorHAnsi"/>
            <w:sz w:val="23"/>
            <w:szCs w:val="23"/>
          </w:rPr>
          <w:t>W</w:t>
        </w:r>
      </w:ins>
      <w:del w:id="369" w:author="david goldhar" w:date="2019-02-26T09:02:00Z">
        <w:r w:rsidRPr="00B40F8F" w:rsidDel="00406ABD">
          <w:rPr>
            <w:rFonts w:eastAsia="Times New Roman" w:cstheme="minorHAnsi"/>
            <w:sz w:val="23"/>
            <w:szCs w:val="23"/>
          </w:rPr>
          <w:delText>w</w:delText>
        </w:r>
      </w:del>
      <w:r w:rsidRPr="00B40F8F">
        <w:rPr>
          <w:rFonts w:eastAsia="Times New Roman" w:cstheme="minorHAnsi"/>
          <w:sz w:val="23"/>
          <w:szCs w:val="23"/>
        </w:rPr>
        <w:t>indow</w:t>
      </w:r>
      <w:ins w:id="370" w:author="david goldhar" w:date="2019-02-26T09:02:00Z">
        <w:r w:rsidR="00406ABD">
          <w:rPr>
            <w:rFonts w:eastAsia="Times New Roman" w:cstheme="minorHAnsi"/>
            <w:sz w:val="23"/>
            <w:szCs w:val="23"/>
          </w:rPr>
          <w:t>s</w:t>
        </w:r>
      </w:ins>
      <w:r w:rsidRPr="00B40F8F">
        <w:rPr>
          <w:rFonts w:eastAsia="Times New Roman" w:cstheme="minorHAnsi"/>
          <w:sz w:val="23"/>
          <w:szCs w:val="23"/>
        </w:rPr>
        <w:t xml:space="preserve"> machine). Blocking </w:t>
      </w:r>
      <w:del w:id="371" w:author="david goldhar" w:date="2019-02-26T09:03:00Z">
        <w:r w:rsidRPr="00B40F8F" w:rsidDel="00406ABD">
          <w:rPr>
            <w:rFonts w:eastAsia="Times New Roman" w:cstheme="minorHAnsi"/>
            <w:sz w:val="23"/>
            <w:szCs w:val="23"/>
          </w:rPr>
          <w:delText xml:space="preserve">that port </w:delText>
        </w:r>
      </w:del>
      <w:r w:rsidRPr="00B40F8F">
        <w:rPr>
          <w:rFonts w:eastAsia="Times New Roman" w:cstheme="minorHAnsi"/>
          <w:sz w:val="23"/>
          <w:szCs w:val="23"/>
        </w:rPr>
        <w:t xml:space="preserve">access between segments </w:t>
      </w:r>
      <w:ins w:id="372" w:author="david goldhar" w:date="2019-02-26T09:03:00Z">
        <w:r w:rsidR="00406ABD">
          <w:rPr>
            <w:rFonts w:eastAsia="Times New Roman" w:cstheme="minorHAnsi"/>
            <w:sz w:val="23"/>
            <w:szCs w:val="23"/>
          </w:rPr>
          <w:t xml:space="preserve">on </w:t>
        </w:r>
        <w:r w:rsidR="00406ABD" w:rsidRPr="00B40F8F">
          <w:rPr>
            <w:rFonts w:eastAsia="Times New Roman" w:cstheme="minorHAnsi"/>
            <w:sz w:val="23"/>
            <w:szCs w:val="23"/>
          </w:rPr>
          <w:t xml:space="preserve">that port </w:t>
        </w:r>
      </w:ins>
      <w:r w:rsidRPr="00B40F8F">
        <w:rPr>
          <w:rFonts w:eastAsia="Times New Roman" w:cstheme="minorHAnsi"/>
          <w:sz w:val="23"/>
          <w:szCs w:val="23"/>
        </w:rPr>
        <w:t xml:space="preserve">will prevent WannaCry from infecting </w:t>
      </w:r>
      <w:ins w:id="373" w:author="david goldhar" w:date="2019-02-26T09:03:00Z">
        <w:r w:rsidR="00406ABD">
          <w:rPr>
            <w:rFonts w:eastAsia="Times New Roman" w:cstheme="minorHAnsi"/>
            <w:sz w:val="23"/>
            <w:szCs w:val="23"/>
          </w:rPr>
          <w:t xml:space="preserve">devices on </w:t>
        </w:r>
      </w:ins>
      <w:r w:rsidRPr="00B40F8F">
        <w:rPr>
          <w:rFonts w:eastAsia="Times New Roman" w:cstheme="minorHAnsi"/>
          <w:sz w:val="23"/>
          <w:szCs w:val="23"/>
        </w:rPr>
        <w:t>other segments</w:t>
      </w:r>
      <w:del w:id="374" w:author="david goldhar" w:date="2019-02-26T09:03:00Z">
        <w:r w:rsidRPr="00B40F8F" w:rsidDel="00406ABD">
          <w:rPr>
            <w:rFonts w:eastAsia="Times New Roman" w:cstheme="minorHAnsi"/>
            <w:sz w:val="23"/>
            <w:szCs w:val="23"/>
          </w:rPr>
          <w:delText>’ devices</w:delText>
        </w:r>
      </w:del>
      <w:r w:rsidRPr="00B40F8F">
        <w:rPr>
          <w:rFonts w:eastAsia="Times New Roman" w:cstheme="minorHAnsi"/>
          <w:sz w:val="23"/>
          <w:szCs w:val="23"/>
        </w:rPr>
        <w:t>.</w:t>
      </w:r>
    </w:p>
    <w:p w14:paraId="731EC3EC" w14:textId="5F453FC3" w:rsidR="00CA30DE" w:rsidDel="009D107B" w:rsidRDefault="00CA30DE" w:rsidP="00CA30DE">
      <w:pPr>
        <w:shd w:val="clear" w:color="auto" w:fill="FFFFFF"/>
        <w:spacing w:after="75" w:line="240" w:lineRule="auto"/>
        <w:ind w:left="150"/>
        <w:rPr>
          <w:del w:id="375" w:author="david goldhar" w:date="2019-02-26T09:03:00Z"/>
          <w:rFonts w:eastAsia="Times New Roman" w:cstheme="minorHAnsi"/>
          <w:sz w:val="24"/>
          <w:szCs w:val="24"/>
        </w:rPr>
      </w:pPr>
    </w:p>
    <w:p w14:paraId="7E4F280C" w14:textId="77777777" w:rsidR="00CA30DE" w:rsidRPr="001E5340" w:rsidRDefault="00CA30DE" w:rsidP="00CA30DE">
      <w:pPr>
        <w:shd w:val="clear" w:color="auto" w:fill="FFFFFF"/>
        <w:spacing w:after="75" w:line="240" w:lineRule="auto"/>
        <w:ind w:left="150"/>
        <w:rPr>
          <w:rFonts w:eastAsia="Times New Roman" w:cstheme="minorHAnsi"/>
          <w:sz w:val="24"/>
          <w:szCs w:val="24"/>
        </w:rPr>
      </w:pPr>
    </w:p>
    <w:p w14:paraId="3DC0432E" w14:textId="77777777" w:rsidR="00CA30DE" w:rsidRPr="00402135" w:rsidRDefault="00CA30DE" w:rsidP="00CA30DE">
      <w:pPr>
        <w:shd w:val="clear" w:color="auto" w:fill="FFFFFF"/>
        <w:spacing w:after="300" w:line="240" w:lineRule="auto"/>
        <w:outlineLvl w:val="1"/>
        <w:rPr>
          <w:rFonts w:eastAsia="Times New Roman" w:cstheme="minorHAnsi"/>
          <w:sz w:val="36"/>
          <w:szCs w:val="36"/>
        </w:rPr>
      </w:pPr>
      <w:r w:rsidRPr="00402135">
        <w:rPr>
          <w:rFonts w:eastAsia="Times New Roman" w:cstheme="minorHAnsi"/>
          <w:sz w:val="36"/>
          <w:szCs w:val="36"/>
        </w:rPr>
        <w:t>Usability Considerations</w:t>
      </w:r>
    </w:p>
    <w:p w14:paraId="13DE0811" w14:textId="67F6789F" w:rsidR="00CA30DE" w:rsidRDefault="00CA30DE" w:rsidP="00CA30DE">
      <w:pPr>
        <w:shd w:val="clear" w:color="auto" w:fill="FFFFFF"/>
        <w:spacing w:after="450" w:line="240" w:lineRule="auto"/>
        <w:rPr>
          <w:rFonts w:eastAsia="Times New Roman" w:cstheme="minorHAnsi"/>
          <w:sz w:val="24"/>
          <w:szCs w:val="24"/>
        </w:rPr>
      </w:pPr>
      <w:r w:rsidRPr="001E5340">
        <w:rPr>
          <w:rFonts w:eastAsia="Times New Roman" w:cstheme="minorHAnsi"/>
          <w:sz w:val="24"/>
          <w:szCs w:val="24"/>
        </w:rPr>
        <w:t>As with any security control, it</w:t>
      </w:r>
      <w:ins w:id="376" w:author="david goldhar" w:date="2019-02-26T09:03:00Z">
        <w:r w:rsidR="00746C48">
          <w:rPr>
            <w:rFonts w:eastAsia="Times New Roman" w:cstheme="minorHAnsi"/>
            <w:sz w:val="24"/>
            <w:szCs w:val="24"/>
          </w:rPr>
          <w:t xml:space="preserve"> i</w:t>
        </w:r>
      </w:ins>
      <w:del w:id="377" w:author="david goldhar" w:date="2019-02-26T09:03:00Z">
        <w:r w:rsidRPr="001E5340" w:rsidDel="00746C48">
          <w:rPr>
            <w:rFonts w:eastAsia="Times New Roman" w:cstheme="minorHAnsi"/>
            <w:sz w:val="24"/>
            <w:szCs w:val="24"/>
          </w:rPr>
          <w:delText>’</w:delText>
        </w:r>
      </w:del>
      <w:r w:rsidRPr="001E5340">
        <w:rPr>
          <w:rFonts w:eastAsia="Times New Roman" w:cstheme="minorHAnsi"/>
          <w:sz w:val="24"/>
          <w:szCs w:val="24"/>
        </w:rPr>
        <w:t xml:space="preserve">s important to balance </w:t>
      </w:r>
      <w:del w:id="378" w:author="david goldhar" w:date="2019-02-26T09:04:00Z">
        <w:r w:rsidRPr="001E5340" w:rsidDel="00746C48">
          <w:rPr>
            <w:rFonts w:eastAsia="Times New Roman" w:cstheme="minorHAnsi"/>
            <w:sz w:val="24"/>
            <w:szCs w:val="24"/>
          </w:rPr>
          <w:delText xml:space="preserve">the </w:delText>
        </w:r>
      </w:del>
      <w:r w:rsidRPr="001E5340">
        <w:rPr>
          <w:rFonts w:eastAsia="Times New Roman" w:cstheme="minorHAnsi"/>
          <w:sz w:val="24"/>
          <w:szCs w:val="24"/>
        </w:rPr>
        <w:t>business</w:t>
      </w:r>
      <w:del w:id="379" w:author="david goldhar" w:date="2019-02-26T09:04:00Z">
        <w:r w:rsidDel="00746C48">
          <w:rPr>
            <w:rFonts w:eastAsia="Times New Roman" w:cstheme="minorHAnsi"/>
            <w:sz w:val="24"/>
            <w:szCs w:val="24"/>
          </w:rPr>
          <w:delText>’s</w:delText>
        </w:r>
      </w:del>
      <w:r w:rsidRPr="001E5340">
        <w:rPr>
          <w:rFonts w:eastAsia="Times New Roman" w:cstheme="minorHAnsi"/>
          <w:sz w:val="24"/>
          <w:szCs w:val="24"/>
        </w:rPr>
        <w:t xml:space="preserve"> </w:t>
      </w:r>
      <w:r>
        <w:rPr>
          <w:rFonts w:eastAsia="Times New Roman" w:cstheme="minorHAnsi"/>
          <w:sz w:val="24"/>
          <w:szCs w:val="24"/>
        </w:rPr>
        <w:t xml:space="preserve">functionality and constant </w:t>
      </w:r>
      <w:del w:id="380" w:author="david goldhar" w:date="2019-02-26T09:04:00Z">
        <w:r w:rsidDel="00746C48">
          <w:rPr>
            <w:rFonts w:eastAsia="Times New Roman" w:cstheme="minorHAnsi"/>
            <w:sz w:val="24"/>
            <w:szCs w:val="24"/>
          </w:rPr>
          <w:delText xml:space="preserve">advancement </w:delText>
        </w:r>
      </w:del>
      <w:ins w:id="381" w:author="david goldhar" w:date="2019-02-26T09:04:00Z">
        <w:r w:rsidR="00746C48">
          <w:rPr>
            <w:rFonts w:eastAsia="Times New Roman" w:cstheme="minorHAnsi"/>
            <w:sz w:val="24"/>
            <w:szCs w:val="24"/>
          </w:rPr>
          <w:t>improvement</w:t>
        </w:r>
      </w:ins>
      <w:ins w:id="382" w:author="david goldhar" w:date="2019-02-26T09:06:00Z">
        <w:r w:rsidR="0021117A">
          <w:rPr>
            <w:rFonts w:eastAsia="Times New Roman" w:cstheme="minorHAnsi"/>
            <w:sz w:val="24"/>
            <w:szCs w:val="24"/>
          </w:rPr>
          <w:t xml:space="preserve"> </w:t>
        </w:r>
      </w:ins>
      <w:r>
        <w:rPr>
          <w:rFonts w:eastAsia="Times New Roman" w:cstheme="minorHAnsi"/>
          <w:sz w:val="24"/>
          <w:szCs w:val="24"/>
        </w:rPr>
        <w:t xml:space="preserve">of production efficiency </w:t>
      </w:r>
      <w:r w:rsidRPr="001E5340">
        <w:rPr>
          <w:rFonts w:eastAsia="Times New Roman" w:cstheme="minorHAnsi"/>
          <w:sz w:val="24"/>
          <w:szCs w:val="24"/>
        </w:rPr>
        <w:t>with the need to secure it.</w:t>
      </w:r>
      <w:r>
        <w:rPr>
          <w:rFonts w:eastAsia="Times New Roman" w:cstheme="minorHAnsi"/>
          <w:sz w:val="24"/>
          <w:szCs w:val="24"/>
        </w:rPr>
        <w:t xml:space="preserve"> Improved automation and production control require increased access to floor</w:t>
      </w:r>
      <w:del w:id="383" w:author="david goldhar" w:date="2019-02-26T09:07:00Z">
        <w:r w:rsidDel="0021117A">
          <w:rPr>
            <w:rFonts w:eastAsia="Times New Roman" w:cstheme="minorHAnsi"/>
            <w:sz w:val="24"/>
            <w:szCs w:val="24"/>
          </w:rPr>
          <w:delText>’s</w:delText>
        </w:r>
      </w:del>
      <w:r>
        <w:rPr>
          <w:rFonts w:eastAsia="Times New Roman" w:cstheme="minorHAnsi"/>
          <w:sz w:val="24"/>
          <w:szCs w:val="24"/>
        </w:rPr>
        <w:t xml:space="preserve"> assets</w:t>
      </w:r>
      <w:ins w:id="384" w:author="david goldhar" w:date="2019-02-26T09:07:00Z">
        <w:r w:rsidR="0021117A">
          <w:rPr>
            <w:rFonts w:eastAsia="Times New Roman" w:cstheme="minorHAnsi"/>
            <w:sz w:val="24"/>
            <w:szCs w:val="24"/>
          </w:rPr>
          <w:t>,</w:t>
        </w:r>
      </w:ins>
      <w:r>
        <w:rPr>
          <w:rFonts w:eastAsia="Times New Roman" w:cstheme="minorHAnsi"/>
          <w:sz w:val="24"/>
          <w:szCs w:val="24"/>
        </w:rPr>
        <w:t xml:space="preserve"> which could oppose the segmentation plan. </w:t>
      </w:r>
      <w:r w:rsidR="0021117A">
        <w:rPr>
          <w:rFonts w:eastAsia="Times New Roman" w:cstheme="minorHAnsi"/>
          <w:sz w:val="24"/>
          <w:szCs w:val="24"/>
        </w:rPr>
        <w:t>S</w:t>
      </w:r>
      <w:r w:rsidR="0021117A" w:rsidRPr="001E5340">
        <w:rPr>
          <w:rFonts w:eastAsia="Times New Roman" w:cstheme="minorHAnsi"/>
          <w:sz w:val="24"/>
          <w:szCs w:val="24"/>
        </w:rPr>
        <w:t xml:space="preserve">egmenting </w:t>
      </w:r>
      <w:r>
        <w:rPr>
          <w:rFonts w:eastAsia="Times New Roman" w:cstheme="minorHAnsi"/>
          <w:sz w:val="24"/>
          <w:szCs w:val="24"/>
        </w:rPr>
        <w:t>the</w:t>
      </w:r>
      <w:r w:rsidRPr="001E5340">
        <w:rPr>
          <w:rFonts w:eastAsia="Times New Roman" w:cstheme="minorHAnsi"/>
          <w:sz w:val="24"/>
          <w:szCs w:val="24"/>
        </w:rPr>
        <w:t xml:space="preserve"> network is </w:t>
      </w:r>
      <w:ins w:id="385" w:author="david goldhar" w:date="2019-02-26T09:07:00Z">
        <w:r w:rsidR="0021117A">
          <w:rPr>
            <w:rFonts w:eastAsia="Times New Roman" w:cstheme="minorHAnsi"/>
            <w:sz w:val="24"/>
            <w:szCs w:val="24"/>
          </w:rPr>
          <w:t xml:space="preserve">a </w:t>
        </w:r>
      </w:ins>
      <w:r>
        <w:rPr>
          <w:rFonts w:eastAsia="Times New Roman" w:cstheme="minorHAnsi"/>
          <w:sz w:val="24"/>
          <w:szCs w:val="24"/>
        </w:rPr>
        <w:t>valuable techni</w:t>
      </w:r>
      <w:ins w:id="386" w:author="david goldhar" w:date="2019-02-26T09:07:00Z">
        <w:r w:rsidR="0021117A">
          <w:rPr>
            <w:rFonts w:eastAsia="Times New Roman" w:cstheme="minorHAnsi"/>
            <w:sz w:val="24"/>
            <w:szCs w:val="24"/>
          </w:rPr>
          <w:t>que</w:t>
        </w:r>
      </w:ins>
      <w:del w:id="387" w:author="david goldhar" w:date="2019-02-26T09:07:00Z">
        <w:r w:rsidDel="0021117A">
          <w:rPr>
            <w:rFonts w:eastAsia="Times New Roman" w:cstheme="minorHAnsi"/>
            <w:sz w:val="24"/>
            <w:szCs w:val="24"/>
          </w:rPr>
          <w:delText>c</w:delText>
        </w:r>
      </w:del>
      <w:r>
        <w:rPr>
          <w:rFonts w:eastAsia="Times New Roman" w:cstheme="minorHAnsi"/>
          <w:sz w:val="24"/>
          <w:szCs w:val="24"/>
        </w:rPr>
        <w:t xml:space="preserve"> </w:t>
      </w:r>
      <w:del w:id="388" w:author="david goldhar" w:date="2019-02-26T09:09:00Z">
        <w:r w:rsidDel="000A6DA3">
          <w:rPr>
            <w:rFonts w:eastAsia="Times New Roman" w:cstheme="minorHAnsi"/>
            <w:sz w:val="24"/>
            <w:szCs w:val="24"/>
          </w:rPr>
          <w:delText xml:space="preserve">in </w:delText>
        </w:r>
      </w:del>
      <w:ins w:id="389" w:author="david goldhar" w:date="2019-02-26T09:09:00Z">
        <w:r w:rsidR="000A6DA3">
          <w:rPr>
            <w:rFonts w:eastAsia="Times New Roman" w:cstheme="minorHAnsi"/>
            <w:sz w:val="24"/>
            <w:szCs w:val="24"/>
          </w:rPr>
          <w:t xml:space="preserve">for </w:t>
        </w:r>
      </w:ins>
      <w:r>
        <w:rPr>
          <w:rFonts w:eastAsia="Times New Roman" w:cstheme="minorHAnsi"/>
          <w:sz w:val="24"/>
          <w:szCs w:val="24"/>
        </w:rPr>
        <w:t>maintaining operational continuity</w:t>
      </w:r>
      <w:ins w:id="390" w:author="david goldhar" w:date="2019-02-26T09:07:00Z">
        <w:r w:rsidR="0021117A">
          <w:rPr>
            <w:rFonts w:eastAsia="Times New Roman" w:cstheme="minorHAnsi"/>
            <w:sz w:val="24"/>
            <w:szCs w:val="24"/>
          </w:rPr>
          <w:t>,</w:t>
        </w:r>
      </w:ins>
      <w:r>
        <w:rPr>
          <w:rFonts w:eastAsia="Times New Roman" w:cstheme="minorHAnsi"/>
          <w:sz w:val="24"/>
          <w:szCs w:val="24"/>
        </w:rPr>
        <w:t xml:space="preserve"> </w:t>
      </w:r>
      <w:r w:rsidRPr="001E5340">
        <w:rPr>
          <w:rFonts w:eastAsia="Times New Roman" w:cstheme="minorHAnsi"/>
          <w:sz w:val="24"/>
          <w:szCs w:val="24"/>
        </w:rPr>
        <w:t xml:space="preserve">and an entirely different way of managing </w:t>
      </w:r>
      <w:r>
        <w:rPr>
          <w:rFonts w:eastAsia="Times New Roman" w:cstheme="minorHAnsi"/>
          <w:sz w:val="24"/>
          <w:szCs w:val="24"/>
        </w:rPr>
        <w:t>it</w:t>
      </w:r>
      <w:r w:rsidRPr="001E5340">
        <w:rPr>
          <w:rFonts w:eastAsia="Times New Roman" w:cstheme="minorHAnsi"/>
          <w:sz w:val="24"/>
          <w:szCs w:val="24"/>
        </w:rPr>
        <w:t xml:space="preserve">. </w:t>
      </w:r>
      <w:ins w:id="391" w:author="david goldhar" w:date="2019-02-26T09:10:00Z">
        <w:r w:rsidR="000A6DA3">
          <w:rPr>
            <w:rFonts w:eastAsia="Times New Roman" w:cstheme="minorHAnsi"/>
            <w:sz w:val="24"/>
            <w:szCs w:val="24"/>
          </w:rPr>
          <w:t>In involves g</w:t>
        </w:r>
      </w:ins>
      <w:del w:id="392" w:author="david goldhar" w:date="2019-02-26T09:10:00Z">
        <w:r w:rsidDel="000A6DA3">
          <w:rPr>
            <w:rFonts w:eastAsia="Times New Roman" w:cstheme="minorHAnsi"/>
            <w:sz w:val="24"/>
            <w:szCs w:val="24"/>
          </w:rPr>
          <w:delText>G</w:delText>
        </w:r>
      </w:del>
      <w:r w:rsidRPr="001E5340">
        <w:rPr>
          <w:rFonts w:eastAsia="Times New Roman" w:cstheme="minorHAnsi"/>
          <w:sz w:val="24"/>
          <w:szCs w:val="24"/>
        </w:rPr>
        <w:t>oing from a flat network – where communications are wide open</w:t>
      </w:r>
      <w:ins w:id="393" w:author="david goldhar" w:date="2019-02-26T09:07:00Z">
        <w:r w:rsidR="0021117A">
          <w:rPr>
            <w:rFonts w:eastAsia="Times New Roman" w:cstheme="minorHAnsi"/>
            <w:sz w:val="24"/>
            <w:szCs w:val="24"/>
          </w:rPr>
          <w:t>,</w:t>
        </w:r>
      </w:ins>
      <w:r w:rsidRPr="001E5340">
        <w:rPr>
          <w:rFonts w:eastAsia="Times New Roman" w:cstheme="minorHAnsi"/>
          <w:sz w:val="24"/>
          <w:szCs w:val="24"/>
        </w:rPr>
        <w:t xml:space="preserve"> and there are no </w:t>
      </w:r>
      <w:r>
        <w:rPr>
          <w:rFonts w:eastAsia="Times New Roman" w:cstheme="minorHAnsi"/>
          <w:sz w:val="24"/>
          <w:szCs w:val="24"/>
        </w:rPr>
        <w:t>difficulties</w:t>
      </w:r>
      <w:ins w:id="394" w:author="david goldhar" w:date="2019-02-26T09:08:00Z">
        <w:r w:rsidR="0021117A">
          <w:rPr>
            <w:rFonts w:eastAsia="Times New Roman" w:cstheme="minorHAnsi"/>
            <w:sz w:val="24"/>
            <w:szCs w:val="24"/>
          </w:rPr>
          <w:t xml:space="preserve"> or obstructions </w:t>
        </w:r>
      </w:ins>
      <w:del w:id="395" w:author="david goldhar" w:date="2019-02-26T09:08:00Z">
        <w:r w:rsidDel="0021117A">
          <w:rPr>
            <w:rFonts w:eastAsia="Times New Roman" w:cstheme="minorHAnsi"/>
            <w:sz w:val="24"/>
            <w:szCs w:val="24"/>
          </w:rPr>
          <w:delText xml:space="preserve">/interferences </w:delText>
        </w:r>
      </w:del>
      <w:r>
        <w:rPr>
          <w:rFonts w:eastAsia="Times New Roman" w:cstheme="minorHAnsi"/>
          <w:sz w:val="24"/>
          <w:szCs w:val="24"/>
        </w:rPr>
        <w:t>in reaching and/or communicating</w:t>
      </w:r>
      <w:r w:rsidRPr="001E5340">
        <w:rPr>
          <w:rFonts w:eastAsia="Times New Roman" w:cstheme="minorHAnsi"/>
          <w:sz w:val="24"/>
          <w:szCs w:val="24"/>
        </w:rPr>
        <w:t xml:space="preserve"> with hosts – to a network that </w:t>
      </w:r>
      <w:r>
        <w:rPr>
          <w:rFonts w:eastAsia="Times New Roman" w:cstheme="minorHAnsi"/>
          <w:sz w:val="24"/>
          <w:szCs w:val="24"/>
        </w:rPr>
        <w:t xml:space="preserve">is </w:t>
      </w:r>
      <w:del w:id="396" w:author="david goldhar" w:date="2019-02-26T09:10:00Z">
        <w:r w:rsidDel="000A6DA3">
          <w:rPr>
            <w:rFonts w:eastAsia="Times New Roman" w:cstheme="minorHAnsi"/>
            <w:sz w:val="24"/>
            <w:szCs w:val="24"/>
          </w:rPr>
          <w:delText xml:space="preserve">separated </w:delText>
        </w:r>
      </w:del>
      <w:ins w:id="397" w:author="david goldhar" w:date="2019-02-26T09:10:00Z">
        <w:r w:rsidR="000A6DA3">
          <w:rPr>
            <w:rFonts w:eastAsia="Times New Roman" w:cstheme="minorHAnsi"/>
            <w:sz w:val="24"/>
            <w:szCs w:val="24"/>
          </w:rPr>
          <w:t xml:space="preserve">divided </w:t>
        </w:r>
      </w:ins>
      <w:ins w:id="398" w:author="david goldhar" w:date="2019-02-26T09:08:00Z">
        <w:r w:rsidR="0021117A">
          <w:rPr>
            <w:rFonts w:eastAsia="Times New Roman" w:cstheme="minorHAnsi"/>
            <w:sz w:val="24"/>
            <w:szCs w:val="24"/>
          </w:rPr>
          <w:t>in</w:t>
        </w:r>
      </w:ins>
      <w:r>
        <w:rPr>
          <w:rFonts w:eastAsia="Times New Roman" w:cstheme="minorHAnsi"/>
          <w:sz w:val="24"/>
          <w:szCs w:val="24"/>
        </w:rPr>
        <w:t>to zones, both logical with VLAN</w:t>
      </w:r>
      <w:ins w:id="399" w:author="david goldhar" w:date="2019-02-26T09:10:00Z">
        <w:r w:rsidR="000A6DA3">
          <w:rPr>
            <w:rFonts w:eastAsia="Times New Roman" w:cstheme="minorHAnsi"/>
            <w:sz w:val="24"/>
            <w:szCs w:val="24"/>
          </w:rPr>
          <w:t>,</w:t>
        </w:r>
      </w:ins>
      <w:r>
        <w:rPr>
          <w:rFonts w:eastAsia="Times New Roman" w:cstheme="minorHAnsi"/>
          <w:sz w:val="24"/>
          <w:szCs w:val="24"/>
        </w:rPr>
        <w:t xml:space="preserve"> or physical with firewalls, switches and routers</w:t>
      </w:r>
      <w:r w:rsidRPr="001E5340">
        <w:rPr>
          <w:rFonts w:eastAsia="Times New Roman" w:cstheme="minorHAnsi"/>
          <w:sz w:val="24"/>
          <w:szCs w:val="24"/>
        </w:rPr>
        <w:t>.</w:t>
      </w:r>
      <w:del w:id="400" w:author="david goldhar" w:date="2019-02-26T09:10:00Z">
        <w:r w:rsidRPr="001E5340" w:rsidDel="000A6DA3">
          <w:rPr>
            <w:rFonts w:eastAsia="Times New Roman" w:cstheme="minorHAnsi"/>
            <w:sz w:val="24"/>
            <w:szCs w:val="24"/>
          </w:rPr>
          <w:delText> </w:delText>
        </w:r>
      </w:del>
      <w:r w:rsidRPr="001E5340">
        <w:rPr>
          <w:rFonts w:eastAsia="Times New Roman" w:cstheme="minorHAnsi"/>
          <w:sz w:val="24"/>
          <w:szCs w:val="24"/>
        </w:rPr>
        <w:t xml:space="preserve"> </w:t>
      </w:r>
    </w:p>
    <w:p w14:paraId="47E82B2C" w14:textId="189DAB5C" w:rsidR="00CA30DE" w:rsidDel="000A6DA3" w:rsidRDefault="00CA30DE" w:rsidP="00CA30DE">
      <w:pPr>
        <w:shd w:val="clear" w:color="auto" w:fill="FFFFFF"/>
        <w:spacing w:after="450" w:line="240" w:lineRule="auto"/>
        <w:rPr>
          <w:del w:id="401" w:author="david goldhar" w:date="2019-02-26T09:11:00Z"/>
          <w:rFonts w:eastAsia="Times New Roman" w:cstheme="minorHAnsi"/>
          <w:sz w:val="24"/>
          <w:szCs w:val="24"/>
        </w:rPr>
      </w:pPr>
      <w:r w:rsidRPr="001E5340">
        <w:rPr>
          <w:rFonts w:eastAsia="Times New Roman" w:cstheme="minorHAnsi"/>
          <w:sz w:val="24"/>
          <w:szCs w:val="24"/>
        </w:rPr>
        <w:t xml:space="preserve">It takes careful planning </w:t>
      </w:r>
      <w:del w:id="402" w:author="david goldhar" w:date="2019-02-26T09:10:00Z">
        <w:r w:rsidDel="000A6DA3">
          <w:rPr>
            <w:rFonts w:eastAsia="Times New Roman" w:cstheme="minorHAnsi"/>
            <w:sz w:val="24"/>
            <w:szCs w:val="24"/>
          </w:rPr>
          <w:delText xml:space="preserve">in order </w:delText>
        </w:r>
      </w:del>
      <w:r w:rsidRPr="001E5340">
        <w:rPr>
          <w:rFonts w:eastAsia="Times New Roman" w:cstheme="minorHAnsi"/>
          <w:sz w:val="24"/>
          <w:szCs w:val="24"/>
        </w:rPr>
        <w:t xml:space="preserve">to achieve the desired </w:t>
      </w:r>
      <w:r>
        <w:rPr>
          <w:rFonts w:eastAsia="Times New Roman" w:cstheme="minorHAnsi"/>
          <w:sz w:val="24"/>
          <w:szCs w:val="24"/>
        </w:rPr>
        <w:t xml:space="preserve">balanced manageable </w:t>
      </w:r>
      <w:r w:rsidRPr="001E5340">
        <w:rPr>
          <w:rFonts w:eastAsia="Times New Roman" w:cstheme="minorHAnsi"/>
          <w:sz w:val="24"/>
          <w:szCs w:val="24"/>
        </w:rPr>
        <w:t>result, which is a network that is difficult for attackers</w:t>
      </w:r>
      <w:r>
        <w:rPr>
          <w:rFonts w:eastAsia="Times New Roman" w:cstheme="minorHAnsi"/>
          <w:sz w:val="24"/>
          <w:szCs w:val="24"/>
        </w:rPr>
        <w:t xml:space="preserve"> to penetrate and operate in</w:t>
      </w:r>
      <w:ins w:id="403" w:author="david goldhar" w:date="2019-02-26T09:11:00Z">
        <w:r w:rsidR="000A6DA3">
          <w:rPr>
            <w:rFonts w:eastAsia="Times New Roman" w:cstheme="minorHAnsi"/>
            <w:sz w:val="24"/>
            <w:szCs w:val="24"/>
          </w:rPr>
          <w:t xml:space="preserve"> </w:t>
        </w:r>
      </w:ins>
      <w:del w:id="404" w:author="david goldhar" w:date="2019-02-26T09:11:00Z">
        <w:r w:rsidDel="000A6DA3">
          <w:rPr>
            <w:rFonts w:eastAsia="Times New Roman" w:cstheme="minorHAnsi"/>
            <w:sz w:val="24"/>
            <w:szCs w:val="24"/>
          </w:rPr>
          <w:delText xml:space="preserve"> </w:delText>
        </w:r>
      </w:del>
      <w:r>
        <w:rPr>
          <w:rFonts w:eastAsia="Times New Roman" w:cstheme="minorHAnsi"/>
          <w:sz w:val="24"/>
          <w:szCs w:val="24"/>
        </w:rPr>
        <w:t xml:space="preserve">without being blocked and detected on </w:t>
      </w:r>
      <w:ins w:id="405" w:author="david goldhar" w:date="2019-02-26T09:11:00Z">
        <w:r w:rsidR="000A6DA3">
          <w:rPr>
            <w:rFonts w:eastAsia="Times New Roman" w:cstheme="minorHAnsi"/>
            <w:sz w:val="24"/>
            <w:szCs w:val="24"/>
          </w:rPr>
          <w:t xml:space="preserve">the </w:t>
        </w:r>
      </w:ins>
      <w:r>
        <w:rPr>
          <w:rFonts w:eastAsia="Times New Roman" w:cstheme="minorHAnsi"/>
          <w:sz w:val="24"/>
          <w:szCs w:val="24"/>
        </w:rPr>
        <w:t>one hand</w:t>
      </w:r>
      <w:ins w:id="406" w:author="david goldhar" w:date="2019-02-26T09:11:00Z">
        <w:r w:rsidR="000A6DA3">
          <w:rPr>
            <w:rFonts w:eastAsia="Times New Roman" w:cstheme="minorHAnsi"/>
            <w:sz w:val="24"/>
            <w:szCs w:val="24"/>
          </w:rPr>
          <w:t>,</w:t>
        </w:r>
      </w:ins>
      <w:r w:rsidRPr="001E5340">
        <w:rPr>
          <w:rFonts w:eastAsia="Times New Roman" w:cstheme="minorHAnsi"/>
          <w:sz w:val="24"/>
          <w:szCs w:val="24"/>
        </w:rPr>
        <w:t xml:space="preserve"> and</w:t>
      </w:r>
      <w:r>
        <w:rPr>
          <w:rFonts w:eastAsia="Times New Roman" w:cstheme="minorHAnsi"/>
          <w:sz w:val="24"/>
          <w:szCs w:val="24"/>
        </w:rPr>
        <w:t xml:space="preserve"> </w:t>
      </w:r>
      <w:ins w:id="407" w:author="david goldhar" w:date="2019-02-26T09:11:00Z">
        <w:r w:rsidR="000A6DA3">
          <w:rPr>
            <w:rFonts w:eastAsia="Times New Roman" w:cstheme="minorHAnsi"/>
            <w:sz w:val="24"/>
            <w:szCs w:val="24"/>
          </w:rPr>
          <w:t xml:space="preserve">one that </w:t>
        </w:r>
      </w:ins>
      <w:r>
        <w:rPr>
          <w:rFonts w:eastAsia="Times New Roman" w:cstheme="minorHAnsi"/>
          <w:sz w:val="24"/>
          <w:szCs w:val="24"/>
        </w:rPr>
        <w:t>enable</w:t>
      </w:r>
      <w:ins w:id="408" w:author="david goldhar" w:date="2019-02-26T09:11:00Z">
        <w:r w:rsidR="000A6DA3">
          <w:rPr>
            <w:rFonts w:eastAsia="Times New Roman" w:cstheme="minorHAnsi"/>
            <w:sz w:val="24"/>
            <w:szCs w:val="24"/>
          </w:rPr>
          <w:t>s</w:t>
        </w:r>
      </w:ins>
      <w:r>
        <w:rPr>
          <w:rFonts w:eastAsia="Times New Roman" w:cstheme="minorHAnsi"/>
          <w:sz w:val="24"/>
          <w:szCs w:val="24"/>
        </w:rPr>
        <w:t xml:space="preserve"> simple and easy operations that support digital growth on the other hand.</w:t>
      </w:r>
    </w:p>
    <w:p w14:paraId="30CD1D43" w14:textId="77777777" w:rsidR="00CA30DE" w:rsidRDefault="00CA30DE">
      <w:pPr>
        <w:shd w:val="clear" w:color="auto" w:fill="FFFFFF"/>
        <w:spacing w:after="450" w:line="240" w:lineRule="auto"/>
        <w:rPr>
          <w:rFonts w:eastAsia="Times New Roman" w:cstheme="minorHAnsi"/>
          <w:sz w:val="24"/>
          <w:szCs w:val="24"/>
        </w:rPr>
      </w:pPr>
    </w:p>
    <w:p w14:paraId="47E86ADB" w14:textId="77777777" w:rsidR="00CA30DE" w:rsidRDefault="00CA30DE" w:rsidP="00CA30DE">
      <w:pPr>
        <w:shd w:val="clear" w:color="auto" w:fill="FFFFFF"/>
        <w:spacing w:after="450" w:line="240" w:lineRule="auto"/>
        <w:rPr>
          <w:rFonts w:eastAsia="Times New Roman" w:cstheme="minorHAnsi"/>
          <w:sz w:val="24"/>
          <w:szCs w:val="24"/>
        </w:rPr>
      </w:pPr>
      <w:r>
        <w:rPr>
          <w:rFonts w:eastAsia="Times New Roman" w:cstheme="minorHAnsi"/>
          <w:noProof/>
          <w:sz w:val="24"/>
          <w:szCs w:val="24"/>
        </w:rPr>
        <mc:AlternateContent>
          <mc:Choice Requires="wps">
            <w:drawing>
              <wp:anchor distT="0" distB="0" distL="114300" distR="114300" simplePos="0" relativeHeight="251706368" behindDoc="0" locked="0" layoutInCell="1" allowOverlap="1" wp14:anchorId="5565D557" wp14:editId="3EB65108">
                <wp:simplePos x="0" y="0"/>
                <wp:positionH relativeFrom="column">
                  <wp:posOffset>-425450</wp:posOffset>
                </wp:positionH>
                <wp:positionV relativeFrom="paragraph">
                  <wp:posOffset>401955</wp:posOffset>
                </wp:positionV>
                <wp:extent cx="6375400" cy="1638300"/>
                <wp:effectExtent l="0" t="0" r="25400" b="19050"/>
                <wp:wrapNone/>
                <wp:docPr id="1" name="Rectangle: Rounded Corners 1"/>
                <wp:cNvGraphicFramePr/>
                <a:graphic xmlns:a="http://schemas.openxmlformats.org/drawingml/2006/main">
                  <a:graphicData uri="http://schemas.microsoft.com/office/word/2010/wordprocessingShape">
                    <wps:wsp>
                      <wps:cNvSpPr/>
                      <wps:spPr>
                        <a:xfrm>
                          <a:off x="0" y="0"/>
                          <a:ext cx="6375400" cy="163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1FF70C" id="Rectangle: Rounded Corners 1" o:spid="_x0000_s1026" style="position:absolute;margin-left:-33.5pt;margin-top:31.65pt;width:502pt;height:129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" filled="f" strokecolor="#1f3763 [1604]" strokeweight="1pt">
                <v:stroke joinstyle="miter"/>
              </v:roundrect>
            </w:pict>
          </mc:Fallback>
        </mc:AlternateContent>
      </w:r>
    </w:p>
    <w:p w14:paraId="3A583364" w14:textId="1D5C3504" w:rsidR="00CA30DE" w:rsidRPr="00DA7203" w:rsidRDefault="00CA30DE" w:rsidP="00CA30DE">
      <w:pPr>
        <w:shd w:val="clear" w:color="auto" w:fill="FFFFFF"/>
        <w:spacing w:after="450" w:line="240" w:lineRule="auto"/>
        <w:rPr>
          <w:rFonts w:eastAsia="Times New Roman" w:cstheme="minorHAnsi"/>
          <w:b/>
          <w:bCs/>
          <w:sz w:val="24"/>
          <w:szCs w:val="24"/>
        </w:rPr>
      </w:pPr>
      <w:r w:rsidRPr="00DA7203">
        <w:rPr>
          <w:rFonts w:eastAsia="Times New Roman" w:cstheme="minorHAnsi"/>
          <w:b/>
          <w:bCs/>
          <w:sz w:val="24"/>
          <w:szCs w:val="24"/>
        </w:rPr>
        <w:t>It is important/essential to keep in mind that the more isolated / segmented your network is:</w:t>
      </w:r>
      <w:r w:rsidR="00533512">
        <w:rPr>
          <w:rFonts w:eastAsia="Times New Roman" w:cstheme="minorHAnsi"/>
          <w:b/>
          <w:bCs/>
          <w:sz w:val="24"/>
          <w:szCs w:val="24"/>
        </w:rPr>
        <w:t xml:space="preserve">  </w:t>
      </w:r>
      <w:r w:rsidR="00533512" w:rsidRPr="00533512">
        <w:rPr>
          <w:rFonts w:eastAsia="Times New Roman" w:cstheme="minorHAnsi"/>
          <w:b/>
          <w:bCs/>
          <w:sz w:val="24"/>
          <w:szCs w:val="24"/>
          <w:highlight w:val="yellow"/>
        </w:rPr>
        <w:t>PUT GRAPH security vs usability</w:t>
      </w:r>
    </w:p>
    <w:p w14:paraId="64B86961" w14:textId="3090547C" w:rsidR="00CA30DE" w:rsidRPr="00DA7203" w:rsidRDefault="000A6DA3" w:rsidP="009956E1">
      <w:pPr>
        <w:numPr>
          <w:ilvl w:val="0"/>
          <w:numId w:val="3"/>
        </w:numPr>
        <w:shd w:val="clear" w:color="auto" w:fill="FFFFFF"/>
        <w:spacing w:after="75" w:line="240" w:lineRule="auto"/>
        <w:ind w:left="150"/>
        <w:rPr>
          <w:rFonts w:eastAsia="Times New Roman" w:cstheme="minorHAnsi"/>
          <w:b/>
          <w:bCs/>
          <w:sz w:val="24"/>
          <w:szCs w:val="24"/>
        </w:rPr>
      </w:pPr>
      <w:ins w:id="409" w:author="david goldhar" w:date="2019-02-26T09:12:00Z">
        <w:r>
          <w:rPr>
            <w:rFonts w:eastAsia="Times New Roman" w:cstheme="minorHAnsi"/>
            <w:b/>
            <w:bCs/>
            <w:sz w:val="24"/>
            <w:szCs w:val="24"/>
          </w:rPr>
          <w:t>t</w:t>
        </w:r>
      </w:ins>
      <w:del w:id="410" w:author="david goldhar" w:date="2019-02-26T09:12:00Z">
        <w:r w:rsidR="00CA30DE" w:rsidRPr="00DA7203" w:rsidDel="000A6DA3">
          <w:rPr>
            <w:rFonts w:eastAsia="Times New Roman" w:cstheme="minorHAnsi"/>
            <w:b/>
            <w:bCs/>
            <w:sz w:val="24"/>
            <w:szCs w:val="24"/>
          </w:rPr>
          <w:delText>T</w:delText>
        </w:r>
      </w:del>
      <w:r w:rsidR="00CA30DE" w:rsidRPr="00DA7203">
        <w:rPr>
          <w:rFonts w:eastAsia="Times New Roman" w:cstheme="minorHAnsi"/>
          <w:b/>
          <w:bCs/>
          <w:sz w:val="24"/>
          <w:szCs w:val="24"/>
        </w:rPr>
        <w:t>he harder it can be for an attacker to compromise your critical assets / data/processes</w:t>
      </w:r>
      <w:del w:id="411" w:author="david goldhar" w:date="2019-02-27T08:30:00Z">
        <w:r w:rsidR="00CA30DE" w:rsidRPr="00DA7203" w:rsidDel="00B76298">
          <w:rPr>
            <w:rFonts w:eastAsia="Times New Roman" w:cstheme="minorHAnsi"/>
            <w:b/>
            <w:bCs/>
            <w:sz w:val="24"/>
            <w:szCs w:val="24"/>
          </w:rPr>
          <w:delText>.</w:delText>
        </w:r>
      </w:del>
    </w:p>
    <w:p w14:paraId="11AF9737" w14:textId="5A5D8E8B" w:rsidR="00CA30DE" w:rsidRDefault="000A6DA3" w:rsidP="009956E1">
      <w:pPr>
        <w:numPr>
          <w:ilvl w:val="0"/>
          <w:numId w:val="3"/>
        </w:numPr>
        <w:shd w:val="clear" w:color="auto" w:fill="FFFFFF"/>
        <w:spacing w:after="75" w:line="240" w:lineRule="auto"/>
        <w:ind w:left="150"/>
        <w:rPr>
          <w:ins w:id="412" w:author="david goldhar" w:date="2019-02-27T08:29:00Z"/>
          <w:rFonts w:eastAsia="Times New Roman" w:cstheme="minorHAnsi"/>
          <w:b/>
          <w:bCs/>
          <w:sz w:val="24"/>
          <w:szCs w:val="24"/>
        </w:rPr>
      </w:pPr>
      <w:ins w:id="413" w:author="david goldhar" w:date="2019-02-26T09:12:00Z">
        <w:r>
          <w:rPr>
            <w:rFonts w:eastAsia="Times New Roman" w:cstheme="minorHAnsi"/>
            <w:b/>
            <w:bCs/>
            <w:sz w:val="24"/>
            <w:szCs w:val="24"/>
          </w:rPr>
          <w:t>t</w:t>
        </w:r>
      </w:ins>
      <w:del w:id="414" w:author="david goldhar" w:date="2019-02-26T09:12:00Z">
        <w:r w:rsidR="00CA30DE" w:rsidRPr="00DA7203" w:rsidDel="000A6DA3">
          <w:rPr>
            <w:rFonts w:eastAsia="Times New Roman" w:cstheme="minorHAnsi"/>
            <w:b/>
            <w:bCs/>
            <w:sz w:val="24"/>
            <w:szCs w:val="24"/>
          </w:rPr>
          <w:delText>T</w:delText>
        </w:r>
      </w:del>
      <w:r w:rsidR="00CA30DE" w:rsidRPr="00DA7203">
        <w:rPr>
          <w:rFonts w:eastAsia="Times New Roman" w:cstheme="minorHAnsi"/>
          <w:b/>
          <w:bCs/>
          <w:sz w:val="24"/>
          <w:szCs w:val="24"/>
        </w:rPr>
        <w:t>he more time it takes to design / manage the network access lists</w:t>
      </w:r>
    </w:p>
    <w:p w14:paraId="52324F6C" w14:textId="50A40B5A" w:rsidR="005276F6" w:rsidRPr="00DA7203" w:rsidRDefault="00B76298" w:rsidP="009956E1">
      <w:pPr>
        <w:numPr>
          <w:ilvl w:val="0"/>
          <w:numId w:val="3"/>
        </w:numPr>
        <w:shd w:val="clear" w:color="auto" w:fill="FFFFFF"/>
        <w:spacing w:after="75" w:line="240" w:lineRule="auto"/>
        <w:ind w:left="150"/>
        <w:rPr>
          <w:rFonts w:eastAsia="Times New Roman" w:cstheme="minorHAnsi"/>
          <w:b/>
          <w:bCs/>
          <w:sz w:val="24"/>
          <w:szCs w:val="24"/>
        </w:rPr>
      </w:pPr>
      <w:ins w:id="415" w:author="david goldhar" w:date="2019-02-27T08:30:00Z">
        <w:r w:rsidRPr="007A0892">
          <w:rPr>
            <w:rFonts w:eastAsia="Times New Roman" w:cstheme="minorHAnsi"/>
            <w:b/>
            <w:bCs/>
            <w:sz w:val="24"/>
            <w:szCs w:val="24"/>
          </w:rPr>
          <w:lastRenderedPageBreak/>
          <w:t>the more difficult it can be to manage and ensure that users, processes and systems are able to access all required assets</w:t>
        </w:r>
      </w:ins>
    </w:p>
    <w:p w14:paraId="1848DED1" w14:textId="3343F1E7" w:rsidR="00CA30DE" w:rsidRPr="00DA7203" w:rsidDel="000A6DA3" w:rsidRDefault="00CA30DE" w:rsidP="00F85D68">
      <w:pPr>
        <w:numPr>
          <w:ilvl w:val="0"/>
          <w:numId w:val="3"/>
        </w:numPr>
        <w:shd w:val="clear" w:color="auto" w:fill="FFFFFF"/>
        <w:spacing w:after="75" w:line="240" w:lineRule="auto"/>
        <w:ind w:left="150"/>
        <w:rPr>
          <w:del w:id="416" w:author="david goldhar" w:date="2019-02-26T09:12:00Z"/>
          <w:rFonts w:eastAsia="Times New Roman" w:cstheme="minorHAnsi"/>
          <w:b/>
          <w:bCs/>
          <w:sz w:val="24"/>
          <w:szCs w:val="24"/>
        </w:rPr>
      </w:pPr>
      <w:del w:id="417" w:author="david goldhar" w:date="2019-02-26T09:12:00Z">
        <w:r w:rsidRPr="000A6DA3" w:rsidDel="000A6DA3">
          <w:rPr>
            <w:rFonts w:eastAsia="Times New Roman" w:cstheme="minorHAnsi"/>
            <w:b/>
            <w:bCs/>
            <w:sz w:val="24"/>
            <w:szCs w:val="24"/>
          </w:rPr>
          <w:delText>T</w:delText>
        </w:r>
      </w:del>
      <w:del w:id="418" w:author="david goldhar" w:date="2019-02-27T08:30:00Z">
        <w:r w:rsidRPr="000A6DA3" w:rsidDel="00B76298">
          <w:rPr>
            <w:rFonts w:eastAsia="Times New Roman" w:cstheme="minorHAnsi"/>
            <w:b/>
            <w:bCs/>
            <w:sz w:val="24"/>
            <w:szCs w:val="24"/>
          </w:rPr>
          <w:delText>he more difficult it can be to manage and ensure users, processes and systems are able to access all required assets</w:delText>
        </w:r>
      </w:del>
      <w:del w:id="419" w:author="david goldhar" w:date="2019-02-26T09:12:00Z">
        <w:r w:rsidRPr="000A6DA3" w:rsidDel="000A6DA3">
          <w:rPr>
            <w:rFonts w:eastAsia="Times New Roman" w:cstheme="minorHAnsi"/>
            <w:b/>
            <w:bCs/>
            <w:sz w:val="24"/>
            <w:szCs w:val="24"/>
          </w:rPr>
          <w:delText>.</w:delText>
        </w:r>
      </w:del>
    </w:p>
    <w:p w14:paraId="3E98B67E" w14:textId="3BF91511" w:rsidR="00CA30DE" w:rsidRPr="000A6DA3" w:rsidDel="000A6DA3" w:rsidRDefault="00CA30DE">
      <w:pPr>
        <w:numPr>
          <w:ilvl w:val="0"/>
          <w:numId w:val="3"/>
        </w:numPr>
        <w:shd w:val="clear" w:color="auto" w:fill="FFFFFF"/>
        <w:spacing w:after="75" w:line="240" w:lineRule="auto"/>
        <w:ind w:left="150"/>
        <w:rPr>
          <w:del w:id="420" w:author="david goldhar" w:date="2019-02-26T09:12:00Z"/>
          <w:rFonts w:cstheme="minorHAnsi"/>
        </w:rPr>
        <w:pPrChange w:id="421" w:author="david goldhar" w:date="2019-02-26T09:12:00Z">
          <w:pPr/>
        </w:pPrChange>
      </w:pPr>
    </w:p>
    <w:p w14:paraId="039DCCF4" w14:textId="78820F42" w:rsidR="00CA30DE" w:rsidRPr="009A3793" w:rsidDel="00B76298" w:rsidRDefault="00CA30DE" w:rsidP="00CA30DE">
      <w:pPr>
        <w:rPr>
          <w:del w:id="422" w:author="david goldhar" w:date="2019-02-27T08:30:00Z"/>
          <w:rtl/>
        </w:rPr>
      </w:pPr>
    </w:p>
    <w:p w14:paraId="57CC6390" w14:textId="03C114B2" w:rsidR="00CA30DE" w:rsidRDefault="00CA30DE" w:rsidP="00CA30DE">
      <w:pPr>
        <w:rPr>
          <w:rFonts w:cstheme="minorHAnsi"/>
        </w:rPr>
      </w:pPr>
      <w:del w:id="423" w:author="david goldhar" w:date="2019-02-28T16:03:00Z">
        <w:r w:rsidDel="00BA3E95">
          <w:rPr>
            <w:rFonts w:cstheme="minorHAnsi"/>
          </w:rPr>
          <w:br w:type="page"/>
        </w:r>
      </w:del>
    </w:p>
    <w:p w14:paraId="57146A9F" w14:textId="415DCEA8" w:rsidR="00CA30DE" w:rsidRPr="00C73117" w:rsidRDefault="0021075A">
      <w:pPr>
        <w:pStyle w:val="Heading1"/>
        <w:pPrChange w:id="424" w:author="david goldhar" w:date="2019-02-26T09:12:00Z">
          <w:pPr/>
        </w:pPrChange>
      </w:pPr>
      <w:del w:id="425" w:author="david goldhar" w:date="2019-02-26T09:13:00Z">
        <w:r w:rsidDel="000A6DA3">
          <w:lastRenderedPageBreak/>
          <w:delText>3</w:delText>
        </w:r>
        <w:r w:rsidR="00CA30DE" w:rsidRPr="00C73117" w:rsidDel="000A6DA3">
          <w:delText xml:space="preserve">. </w:delText>
        </w:r>
      </w:del>
      <w:bookmarkStart w:id="426" w:name="_Toc2262377"/>
      <w:r w:rsidR="00CA30DE" w:rsidRPr="00C73117">
        <w:t>Segmentation Strategy</w:t>
      </w:r>
      <w:bookmarkEnd w:id="426"/>
    </w:p>
    <w:p w14:paraId="454B3166" w14:textId="6B7C1894" w:rsidR="00CA30DE" w:rsidRDefault="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hint="cs"/>
        </w:rPr>
        <w:t>A</w:t>
      </w:r>
      <w:r>
        <w:rPr>
          <w:rFonts w:asciiTheme="minorHAnsi" w:hAnsiTheme="minorHAnsi" w:cstheme="minorHAnsi"/>
        </w:rPr>
        <w:t xml:space="preserve">s mentioned, a balanced segmentation </w:t>
      </w:r>
      <w:r w:rsidRPr="00C0533B">
        <w:rPr>
          <w:rFonts w:asciiTheme="minorHAnsi" w:hAnsiTheme="minorHAnsi" w:cstheme="minorHAnsi"/>
        </w:rPr>
        <w:t xml:space="preserve">strategy in </w:t>
      </w:r>
      <w:r>
        <w:rPr>
          <w:rFonts w:asciiTheme="minorHAnsi" w:hAnsiTheme="minorHAnsi" w:cstheme="minorHAnsi"/>
        </w:rPr>
        <w:t>manufacturing plants</w:t>
      </w:r>
      <w:r w:rsidRPr="00C0533B">
        <w:rPr>
          <w:rFonts w:asciiTheme="minorHAnsi" w:hAnsiTheme="minorHAnsi" w:cstheme="minorHAnsi"/>
        </w:rPr>
        <w:t xml:space="preserve"> is </w:t>
      </w:r>
      <w:r>
        <w:rPr>
          <w:rFonts w:asciiTheme="minorHAnsi" w:hAnsiTheme="minorHAnsi" w:cstheme="minorHAnsi"/>
        </w:rPr>
        <w:t xml:space="preserve">essential and </w:t>
      </w:r>
      <w:r w:rsidRPr="00C0533B">
        <w:rPr>
          <w:rFonts w:asciiTheme="minorHAnsi" w:hAnsiTheme="minorHAnsi" w:cstheme="minorHAnsi"/>
        </w:rPr>
        <w:t>fundamental to ensur</w:t>
      </w:r>
      <w:r>
        <w:rPr>
          <w:rFonts w:asciiTheme="minorHAnsi" w:hAnsiTheme="minorHAnsi" w:cstheme="minorHAnsi"/>
        </w:rPr>
        <w:t>e</w:t>
      </w:r>
      <w:r w:rsidRPr="00C0533B">
        <w:rPr>
          <w:rFonts w:asciiTheme="minorHAnsi" w:hAnsiTheme="minorHAnsi" w:cstheme="minorHAnsi"/>
        </w:rPr>
        <w:t xml:space="preserve"> </w:t>
      </w:r>
      <w:r>
        <w:rPr>
          <w:rFonts w:asciiTheme="minorHAnsi" w:hAnsiTheme="minorHAnsi" w:cstheme="minorHAnsi"/>
        </w:rPr>
        <w:t>efficient risk management</w:t>
      </w:r>
      <w:r w:rsidRPr="00C0533B">
        <w:rPr>
          <w:rFonts w:asciiTheme="minorHAnsi" w:hAnsiTheme="minorHAnsi" w:cstheme="minorHAnsi"/>
        </w:rPr>
        <w:t xml:space="preserve">. When designing segmentation, most network architects or engineers focus on the larger network zones: DMZ, Datacenter, </w:t>
      </w:r>
      <w:r>
        <w:rPr>
          <w:rFonts w:asciiTheme="minorHAnsi" w:hAnsiTheme="minorHAnsi" w:cstheme="minorHAnsi"/>
        </w:rPr>
        <w:t>users</w:t>
      </w:r>
      <w:del w:id="427" w:author="david goldhar" w:date="2019-02-26T09:13:00Z">
        <w:r w:rsidDel="005018C4">
          <w:rPr>
            <w:rFonts w:asciiTheme="minorHAnsi" w:hAnsiTheme="minorHAnsi" w:cstheme="minorHAnsi"/>
          </w:rPr>
          <w:delText>’</w:delText>
        </w:r>
      </w:del>
      <w:r>
        <w:rPr>
          <w:rFonts w:asciiTheme="minorHAnsi" w:hAnsiTheme="minorHAnsi" w:cstheme="minorHAnsi"/>
        </w:rPr>
        <w:t xml:space="preserve"> LANs</w:t>
      </w:r>
      <w:ins w:id="428" w:author="david goldhar" w:date="2019-02-26T09:13:00Z">
        <w:r w:rsidR="005018C4">
          <w:rPr>
            <w:rFonts w:asciiTheme="minorHAnsi" w:hAnsiTheme="minorHAnsi" w:cstheme="minorHAnsi"/>
          </w:rPr>
          <w:t>,</w:t>
        </w:r>
      </w:ins>
      <w:r w:rsidRPr="00C0533B">
        <w:rPr>
          <w:rFonts w:asciiTheme="minorHAnsi" w:hAnsiTheme="minorHAnsi" w:cstheme="minorHAnsi"/>
        </w:rPr>
        <w:t xml:space="preserve"> and so on. While this is </w:t>
      </w:r>
      <w:r>
        <w:rPr>
          <w:rFonts w:asciiTheme="minorHAnsi" w:hAnsiTheme="minorHAnsi" w:cstheme="minorHAnsi"/>
        </w:rPr>
        <w:t xml:space="preserve">an important </w:t>
      </w:r>
      <w:r w:rsidRPr="00C0533B">
        <w:rPr>
          <w:rFonts w:asciiTheme="minorHAnsi" w:hAnsiTheme="minorHAnsi" w:cstheme="minorHAnsi"/>
        </w:rPr>
        <w:t xml:space="preserve">first step, it is not nearly enough to tackle today’s </w:t>
      </w:r>
      <w:r>
        <w:rPr>
          <w:rFonts w:asciiTheme="minorHAnsi" w:hAnsiTheme="minorHAnsi" w:cstheme="minorHAnsi"/>
        </w:rPr>
        <w:t xml:space="preserve">ever-growing </w:t>
      </w:r>
      <w:r w:rsidRPr="00C0533B">
        <w:rPr>
          <w:rFonts w:asciiTheme="minorHAnsi" w:hAnsiTheme="minorHAnsi" w:cstheme="minorHAnsi"/>
        </w:rPr>
        <w:t>security threat</w:t>
      </w:r>
      <w:r>
        <w:rPr>
          <w:rFonts w:asciiTheme="minorHAnsi" w:hAnsiTheme="minorHAnsi" w:cstheme="minorHAnsi"/>
        </w:rPr>
        <w:t xml:space="preserve">s. </w:t>
      </w:r>
      <w:r w:rsidRPr="009D7F8D">
        <w:rPr>
          <w:rFonts w:asciiTheme="minorHAnsi" w:hAnsiTheme="minorHAnsi" w:cstheme="minorHAnsi"/>
        </w:rPr>
        <w:t>Most opportunistic attacks take advantage of the fact that there is limited</w:t>
      </w:r>
      <w:r>
        <w:rPr>
          <w:rFonts w:asciiTheme="minorHAnsi" w:hAnsiTheme="minorHAnsi" w:cstheme="minorHAnsi"/>
        </w:rPr>
        <w:t xml:space="preserve"> or no </w:t>
      </w:r>
      <w:r w:rsidRPr="009D7F8D">
        <w:rPr>
          <w:rFonts w:asciiTheme="minorHAnsi" w:hAnsiTheme="minorHAnsi" w:cstheme="minorHAnsi"/>
        </w:rPr>
        <w:t>seg</w:t>
      </w:r>
      <w:r>
        <w:rPr>
          <w:rFonts w:asciiTheme="minorHAnsi" w:hAnsiTheme="minorHAnsi" w:cstheme="minorHAnsi"/>
        </w:rPr>
        <w:t>mentation inside production floors</w:t>
      </w:r>
      <w:r>
        <w:rPr>
          <w:rStyle w:val="FootnoteReference"/>
          <w:rFonts w:asciiTheme="minorHAnsi" w:hAnsiTheme="minorHAnsi" w:cstheme="minorHAnsi"/>
        </w:rPr>
        <w:footnoteReference w:id="2"/>
      </w:r>
      <w:r w:rsidRPr="009D7F8D">
        <w:rPr>
          <w:rFonts w:asciiTheme="minorHAnsi" w:hAnsiTheme="minorHAnsi" w:cstheme="minorHAnsi"/>
        </w:rPr>
        <w:t xml:space="preserve">, allowing them to roam around the network </w:t>
      </w:r>
      <w:r>
        <w:rPr>
          <w:rFonts w:asciiTheme="minorHAnsi" w:hAnsiTheme="minorHAnsi" w:cstheme="minorHAnsi"/>
        </w:rPr>
        <w:t>without hindrance</w:t>
      </w:r>
      <w:ins w:id="429" w:author="david goldhar" w:date="2019-02-26T09:14:00Z">
        <w:r w:rsidR="000F317A">
          <w:rPr>
            <w:rFonts w:asciiTheme="minorHAnsi" w:hAnsiTheme="minorHAnsi" w:cstheme="minorHAnsi"/>
          </w:rPr>
          <w:t xml:space="preserve">, and to </w:t>
        </w:r>
      </w:ins>
      <w:del w:id="430" w:author="david goldhar" w:date="2019-02-26T09:14:00Z">
        <w:r w:rsidDel="000F317A">
          <w:rPr>
            <w:rFonts w:asciiTheme="minorHAnsi" w:hAnsiTheme="minorHAnsi" w:cstheme="minorHAnsi"/>
          </w:rPr>
          <w:delText xml:space="preserve"> </w:delText>
        </w:r>
      </w:del>
      <w:r>
        <w:rPr>
          <w:rFonts w:asciiTheme="minorHAnsi" w:hAnsiTheme="minorHAnsi" w:cstheme="minorHAnsi"/>
        </w:rPr>
        <w:t>spreading damage quickly</w:t>
      </w:r>
      <w:r w:rsidRPr="009D7F8D">
        <w:rPr>
          <w:rFonts w:asciiTheme="minorHAnsi" w:hAnsiTheme="minorHAnsi" w:cstheme="minorHAnsi"/>
        </w:rPr>
        <w:t>.</w:t>
      </w:r>
      <w:r>
        <w:rPr>
          <w:rFonts w:asciiTheme="minorHAnsi" w:hAnsiTheme="minorHAnsi" w:cstheme="minorHAnsi"/>
        </w:rPr>
        <w:t xml:space="preserve"> A complete </w:t>
      </w:r>
      <w:ins w:id="431" w:author="david goldhar" w:date="2019-02-26T09:18:00Z">
        <w:r w:rsidR="00BA7E09">
          <w:rPr>
            <w:rFonts w:asciiTheme="minorHAnsi" w:hAnsiTheme="minorHAnsi" w:cstheme="minorHAnsi"/>
          </w:rPr>
          <w:t xml:space="preserve">list of </w:t>
        </w:r>
      </w:ins>
      <w:proofErr w:type="gramStart"/>
      <w:r>
        <w:rPr>
          <w:rFonts w:asciiTheme="minorHAnsi" w:hAnsiTheme="minorHAnsi" w:cstheme="minorHAnsi"/>
        </w:rPr>
        <w:t>network</w:t>
      </w:r>
      <w:proofErr w:type="gramEnd"/>
      <w:del w:id="432" w:author="david goldhar" w:date="2019-02-26T09:18:00Z">
        <w:r w:rsidDel="00BA7E09">
          <w:rPr>
            <w:rFonts w:asciiTheme="minorHAnsi" w:hAnsiTheme="minorHAnsi" w:cstheme="minorHAnsi"/>
          </w:rPr>
          <w:delText>’s</w:delText>
        </w:r>
      </w:del>
      <w:r>
        <w:rPr>
          <w:rFonts w:asciiTheme="minorHAnsi" w:hAnsiTheme="minorHAnsi" w:cstheme="minorHAnsi"/>
        </w:rPr>
        <w:t xml:space="preserve"> assets </w:t>
      </w:r>
      <w:del w:id="433" w:author="david goldhar" w:date="2019-02-26T09:18:00Z">
        <w:r w:rsidDel="00BA7E09">
          <w:rPr>
            <w:rFonts w:asciiTheme="minorHAnsi" w:hAnsiTheme="minorHAnsi" w:cstheme="minorHAnsi"/>
          </w:rPr>
          <w:delText xml:space="preserve">list </w:delText>
        </w:r>
      </w:del>
      <w:r>
        <w:rPr>
          <w:rFonts w:asciiTheme="minorHAnsi" w:hAnsiTheme="minorHAnsi" w:cstheme="minorHAnsi"/>
        </w:rPr>
        <w:t xml:space="preserve">and </w:t>
      </w:r>
      <w:ins w:id="434" w:author="david goldhar" w:date="2019-02-26T09:18:00Z">
        <w:r w:rsidR="003A3017">
          <w:rPr>
            <w:rFonts w:asciiTheme="minorHAnsi" w:hAnsiTheme="minorHAnsi" w:cstheme="minorHAnsi"/>
          </w:rPr>
          <w:t xml:space="preserve">an </w:t>
        </w:r>
      </w:ins>
      <w:del w:id="435" w:author="david goldhar" w:date="2019-02-26T09:18:00Z">
        <w:r w:rsidDel="003A3017">
          <w:rPr>
            <w:rFonts w:asciiTheme="minorHAnsi" w:hAnsiTheme="minorHAnsi" w:cstheme="minorHAnsi"/>
          </w:rPr>
          <w:delText xml:space="preserve">processes </w:delText>
        </w:r>
      </w:del>
      <w:r>
        <w:rPr>
          <w:rFonts w:asciiTheme="minorHAnsi" w:hAnsiTheme="minorHAnsi" w:cstheme="minorHAnsi"/>
        </w:rPr>
        <w:t xml:space="preserve">understanding </w:t>
      </w:r>
      <w:ins w:id="436" w:author="david goldhar" w:date="2019-02-26T09:18:00Z">
        <w:r w:rsidR="003A3017">
          <w:rPr>
            <w:rFonts w:asciiTheme="minorHAnsi" w:hAnsiTheme="minorHAnsi" w:cstheme="minorHAnsi"/>
          </w:rPr>
          <w:t xml:space="preserve">of processes </w:t>
        </w:r>
      </w:ins>
      <w:r>
        <w:rPr>
          <w:rFonts w:asciiTheme="minorHAnsi" w:hAnsiTheme="minorHAnsi" w:cstheme="minorHAnsi"/>
        </w:rPr>
        <w:t xml:space="preserve">are </w:t>
      </w:r>
      <w:r w:rsidRPr="00252871">
        <w:rPr>
          <w:rFonts w:asciiTheme="minorHAnsi" w:hAnsiTheme="minorHAnsi" w:cstheme="minorHAnsi"/>
        </w:rPr>
        <w:t>essential</w:t>
      </w:r>
      <w:r>
        <w:rPr>
          <w:rFonts w:asciiTheme="minorHAnsi" w:hAnsiTheme="minorHAnsi" w:cstheme="minorHAnsi"/>
        </w:rPr>
        <w:t xml:space="preserve"> </w:t>
      </w:r>
      <w:ins w:id="437" w:author="david goldhar" w:date="2019-02-26T09:19:00Z">
        <w:r w:rsidR="003A3017">
          <w:rPr>
            <w:rFonts w:asciiTheme="minorHAnsi" w:hAnsiTheme="minorHAnsi" w:cstheme="minorHAnsi"/>
          </w:rPr>
          <w:t xml:space="preserve">in order </w:t>
        </w:r>
      </w:ins>
      <w:r>
        <w:rPr>
          <w:rFonts w:asciiTheme="minorHAnsi" w:hAnsiTheme="minorHAnsi" w:cstheme="minorHAnsi"/>
        </w:rPr>
        <w:t xml:space="preserve">to better design and </w:t>
      </w:r>
      <w:ins w:id="438" w:author="david goldhar" w:date="2019-02-26T09:18:00Z">
        <w:r w:rsidR="003A3017">
          <w:rPr>
            <w:rFonts w:asciiTheme="minorHAnsi" w:hAnsiTheme="minorHAnsi" w:cstheme="minorHAnsi"/>
          </w:rPr>
          <w:t>impl</w:t>
        </w:r>
      </w:ins>
      <w:ins w:id="439" w:author="david goldhar" w:date="2019-02-26T09:19:00Z">
        <w:r w:rsidR="003A3017">
          <w:rPr>
            <w:rFonts w:asciiTheme="minorHAnsi" w:hAnsiTheme="minorHAnsi" w:cstheme="minorHAnsi"/>
          </w:rPr>
          <w:t xml:space="preserve">ement </w:t>
        </w:r>
      </w:ins>
      <w:del w:id="440" w:author="david goldhar" w:date="2019-02-26T09:19:00Z">
        <w:r w:rsidDel="003A3017">
          <w:rPr>
            <w:rFonts w:asciiTheme="minorHAnsi" w:hAnsiTheme="minorHAnsi" w:cstheme="minorHAnsi"/>
          </w:rPr>
          <w:delText>enforce</w:delText>
        </w:r>
      </w:del>
      <w:del w:id="441" w:author="david goldhar" w:date="2019-02-26T09:18:00Z">
        <w:r w:rsidDel="003A3017">
          <w:rPr>
            <w:rFonts w:asciiTheme="minorHAnsi" w:hAnsiTheme="minorHAnsi" w:cstheme="minorHAnsi"/>
          </w:rPr>
          <w:delText>ment</w:delText>
        </w:r>
      </w:del>
      <w:del w:id="442" w:author="david goldhar" w:date="2019-02-26T09:19:00Z">
        <w:r w:rsidDel="003A3017">
          <w:rPr>
            <w:rFonts w:asciiTheme="minorHAnsi" w:hAnsiTheme="minorHAnsi" w:cstheme="minorHAnsi"/>
          </w:rPr>
          <w:delText xml:space="preserve"> of </w:delText>
        </w:r>
      </w:del>
      <w:r>
        <w:rPr>
          <w:rFonts w:asciiTheme="minorHAnsi" w:hAnsiTheme="minorHAnsi" w:cstheme="minorHAnsi"/>
        </w:rPr>
        <w:t xml:space="preserve">a </w:t>
      </w:r>
      <w:del w:id="443" w:author="david goldhar" w:date="2019-02-28T15:54:00Z">
        <w:r w:rsidDel="00C04853">
          <w:rPr>
            <w:rFonts w:asciiTheme="minorHAnsi" w:hAnsiTheme="minorHAnsi" w:cstheme="minorHAnsi"/>
          </w:rPr>
          <w:delText>stringent</w:delText>
        </w:r>
      </w:del>
      <w:ins w:id="444" w:author="david goldhar" w:date="2019-02-28T15:54:00Z">
        <w:r w:rsidR="00C04853">
          <w:rPr>
            <w:rFonts w:asciiTheme="minorHAnsi" w:hAnsiTheme="minorHAnsi" w:cstheme="minorHAnsi"/>
          </w:rPr>
          <w:t>strict</w:t>
        </w:r>
      </w:ins>
      <w:r>
        <w:rPr>
          <w:rFonts w:asciiTheme="minorHAnsi" w:hAnsiTheme="minorHAnsi" w:cstheme="minorHAnsi"/>
        </w:rPr>
        <w:t xml:space="preserve"> inner-zone segmentation that encapsulates processes and assets. </w:t>
      </w:r>
    </w:p>
    <w:p w14:paraId="70B2F583" w14:textId="1CEB7EC0" w:rsidR="00CA30DE" w:rsidRDefault="00CA30DE"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Having a balanced strategy is an important first step, but a strategy</w:t>
      </w:r>
      <w:r w:rsidRPr="00C0533B">
        <w:rPr>
          <w:rFonts w:asciiTheme="minorHAnsi" w:hAnsiTheme="minorHAnsi" w:cstheme="minorHAnsi"/>
        </w:rPr>
        <w:t xml:space="preserve"> is only useful if there is an implementation </w:t>
      </w:r>
      <w:r>
        <w:rPr>
          <w:rFonts w:asciiTheme="minorHAnsi" w:hAnsiTheme="minorHAnsi" w:cstheme="minorHAnsi"/>
        </w:rPr>
        <w:t xml:space="preserve">concept and </w:t>
      </w:r>
      <w:ins w:id="445" w:author="david goldhar" w:date="2019-02-26T09:19:00Z">
        <w:r w:rsidR="00EC1560">
          <w:rPr>
            <w:rFonts w:asciiTheme="minorHAnsi" w:hAnsiTheme="minorHAnsi" w:cstheme="minorHAnsi"/>
          </w:rPr>
          <w:t xml:space="preserve">a </w:t>
        </w:r>
      </w:ins>
      <w:r>
        <w:rPr>
          <w:rFonts w:asciiTheme="minorHAnsi" w:hAnsiTheme="minorHAnsi" w:cstheme="minorHAnsi"/>
        </w:rPr>
        <w:t>detailed program to back it.</w:t>
      </w:r>
      <w:r w:rsidRPr="00C0533B">
        <w:rPr>
          <w:rFonts w:asciiTheme="minorHAnsi" w:hAnsiTheme="minorHAnsi" w:cstheme="minorHAnsi"/>
        </w:rPr>
        <w:t xml:space="preserve"> The </w:t>
      </w:r>
      <w:r>
        <w:rPr>
          <w:rFonts w:asciiTheme="minorHAnsi" w:hAnsiTheme="minorHAnsi" w:cstheme="minorHAnsi"/>
        </w:rPr>
        <w:t xml:space="preserve">implementation concept </w:t>
      </w:r>
      <w:r w:rsidRPr="00C0533B">
        <w:rPr>
          <w:rFonts w:asciiTheme="minorHAnsi" w:hAnsiTheme="minorHAnsi" w:cstheme="minorHAnsi"/>
        </w:rPr>
        <w:t>should be comprehensive enough to provide all the tools that an enterprise</w:t>
      </w:r>
      <w:r>
        <w:rPr>
          <w:rFonts w:asciiTheme="minorHAnsi" w:hAnsiTheme="minorHAnsi" w:cstheme="minorHAnsi"/>
        </w:rPr>
        <w:t xml:space="preserve">/organization requires </w:t>
      </w:r>
      <w:r w:rsidRPr="00C0533B">
        <w:rPr>
          <w:rFonts w:asciiTheme="minorHAnsi" w:hAnsiTheme="minorHAnsi" w:cstheme="minorHAnsi"/>
        </w:rPr>
        <w:t xml:space="preserve">to protect its </w:t>
      </w:r>
      <w:r>
        <w:rPr>
          <w:rFonts w:asciiTheme="minorHAnsi" w:hAnsiTheme="minorHAnsi" w:cstheme="minorHAnsi"/>
        </w:rPr>
        <w:t>critical assets and processes</w:t>
      </w:r>
      <w:r w:rsidRPr="00C0533B">
        <w:rPr>
          <w:rFonts w:asciiTheme="minorHAnsi" w:hAnsiTheme="minorHAnsi" w:cstheme="minorHAnsi"/>
        </w:rPr>
        <w:t xml:space="preserve">. This </w:t>
      </w:r>
      <w:r>
        <w:rPr>
          <w:rFonts w:asciiTheme="minorHAnsi" w:hAnsiTheme="minorHAnsi" w:cstheme="minorHAnsi"/>
        </w:rPr>
        <w:t>section</w:t>
      </w:r>
      <w:r w:rsidRPr="00C0533B">
        <w:rPr>
          <w:rFonts w:asciiTheme="minorHAnsi" w:hAnsiTheme="minorHAnsi" w:cstheme="minorHAnsi"/>
        </w:rPr>
        <w:t xml:space="preserve"> illustrates a segmentation strategy lifecycle that begins by identifying existing resources and onboarding any new asset</w:t>
      </w:r>
      <w:r>
        <w:rPr>
          <w:rFonts w:asciiTheme="minorHAnsi" w:hAnsiTheme="minorHAnsi" w:cstheme="minorHAnsi"/>
        </w:rPr>
        <w:t>, process</w:t>
      </w:r>
      <w:r w:rsidRPr="00C0533B">
        <w:rPr>
          <w:rFonts w:asciiTheme="minorHAnsi" w:hAnsiTheme="minorHAnsi" w:cstheme="minorHAnsi"/>
        </w:rPr>
        <w:t xml:space="preserve"> or resource. Each of the steps are discussed in </w:t>
      </w:r>
      <w:r>
        <w:rPr>
          <w:rFonts w:asciiTheme="minorHAnsi" w:hAnsiTheme="minorHAnsi" w:cstheme="minorHAnsi"/>
        </w:rPr>
        <w:t xml:space="preserve">detail </w:t>
      </w:r>
      <w:r w:rsidRPr="00C0533B">
        <w:rPr>
          <w:rFonts w:asciiTheme="minorHAnsi" w:hAnsiTheme="minorHAnsi" w:cstheme="minorHAnsi"/>
        </w:rPr>
        <w:t>in the following sub-sections.</w:t>
      </w:r>
      <w:r>
        <w:rPr>
          <w:rFonts w:asciiTheme="minorHAnsi" w:hAnsiTheme="minorHAnsi" w:cstheme="minorHAnsi"/>
        </w:rPr>
        <w:t xml:space="preserve"> This process needs to </w:t>
      </w:r>
      <w:ins w:id="446" w:author="david goldhar" w:date="2019-02-26T09:20:00Z">
        <w:r w:rsidR="00EC1560">
          <w:rPr>
            <w:rFonts w:asciiTheme="minorHAnsi" w:hAnsiTheme="minorHAnsi" w:cstheme="minorHAnsi"/>
          </w:rPr>
          <w:t xml:space="preserve">be repeated </w:t>
        </w:r>
      </w:ins>
      <w:del w:id="447" w:author="david goldhar" w:date="2019-02-26T09:20:00Z">
        <w:r w:rsidDel="00EC1560">
          <w:rPr>
            <w:rFonts w:asciiTheme="minorHAnsi" w:hAnsiTheme="minorHAnsi" w:cstheme="minorHAnsi"/>
          </w:rPr>
          <w:delText xml:space="preserve">reiterate and </w:delText>
        </w:r>
      </w:del>
      <w:ins w:id="448" w:author="david goldhar" w:date="2019-02-26T09:20:00Z">
        <w:r w:rsidR="00EC1560">
          <w:rPr>
            <w:rFonts w:asciiTheme="minorHAnsi" w:hAnsiTheme="minorHAnsi" w:cstheme="minorHAnsi"/>
          </w:rPr>
          <w:t>and re-</w:t>
        </w:r>
      </w:ins>
      <w:r>
        <w:rPr>
          <w:rFonts w:asciiTheme="minorHAnsi" w:hAnsiTheme="minorHAnsi" w:cstheme="minorHAnsi"/>
        </w:rPr>
        <w:t>assessed once a year</w:t>
      </w:r>
      <w:ins w:id="449" w:author="david goldhar" w:date="2019-02-26T09:20:00Z">
        <w:r w:rsidR="00EC1560">
          <w:rPr>
            <w:rFonts w:asciiTheme="minorHAnsi" w:hAnsiTheme="minorHAnsi" w:cstheme="minorHAnsi"/>
          </w:rPr>
          <w:t>,</w:t>
        </w:r>
      </w:ins>
      <w:r>
        <w:rPr>
          <w:rFonts w:asciiTheme="minorHAnsi" w:hAnsiTheme="minorHAnsi" w:cstheme="minorHAnsi"/>
        </w:rPr>
        <w:t xml:space="preserve"> or when</w:t>
      </w:r>
      <w:ins w:id="450" w:author="david goldhar" w:date="2019-02-26T09:20:00Z">
        <w:r w:rsidR="00EC1560">
          <w:rPr>
            <w:rFonts w:asciiTheme="minorHAnsi" w:hAnsiTheme="minorHAnsi" w:cstheme="minorHAnsi"/>
          </w:rPr>
          <w:t>ever</w:t>
        </w:r>
      </w:ins>
      <w:r>
        <w:rPr>
          <w:rFonts w:asciiTheme="minorHAnsi" w:hAnsiTheme="minorHAnsi" w:cstheme="minorHAnsi"/>
        </w:rPr>
        <w:t xml:space="preserve"> a change is introduced to the production floor</w:t>
      </w:r>
      <w:ins w:id="451" w:author="david goldhar" w:date="2019-02-26T09:20:00Z">
        <w:r w:rsidR="00EC1560">
          <w:rPr>
            <w:rFonts w:asciiTheme="minorHAnsi" w:hAnsiTheme="minorHAnsi" w:cstheme="minorHAnsi"/>
          </w:rPr>
          <w:t>,</w:t>
        </w:r>
      </w:ins>
      <w:r>
        <w:rPr>
          <w:rFonts w:asciiTheme="minorHAnsi" w:hAnsiTheme="minorHAnsi" w:cstheme="minorHAnsi"/>
        </w:rPr>
        <w:t xml:space="preserve"> or a new threat that changes the strategy is identified globally.</w:t>
      </w:r>
    </w:p>
    <w:p w14:paraId="71406233" w14:textId="4625A0BA" w:rsidR="00EF4787" w:rsidRDefault="00EF4787" w:rsidP="00CA30DE">
      <w:pPr>
        <w:pStyle w:val="NormalWeb"/>
        <w:spacing w:before="0" w:beforeAutospacing="0" w:after="240" w:afterAutospacing="0" w:line="398" w:lineRule="atLeast"/>
        <w:rPr>
          <w:ins w:id="452" w:author="david goldhar" w:date="2019-02-27T08:31:00Z"/>
          <w:rFonts w:asciiTheme="minorHAnsi" w:hAnsiTheme="minorHAnsi" w:cstheme="minorHAnsi"/>
        </w:rPr>
      </w:pPr>
      <w:r>
        <w:rPr>
          <w:rFonts w:asciiTheme="minorHAnsi" w:hAnsiTheme="minorHAnsi" w:cstheme="minorHAnsi"/>
        </w:rPr>
        <w:t xml:space="preserve">Design and </w:t>
      </w:r>
      <w:commentRangeStart w:id="453"/>
      <w:r>
        <w:rPr>
          <w:rFonts w:asciiTheme="minorHAnsi" w:hAnsiTheme="minorHAnsi" w:cstheme="minorHAnsi"/>
        </w:rPr>
        <w:t xml:space="preserve">implantation </w:t>
      </w:r>
      <w:commentRangeEnd w:id="453"/>
      <w:r w:rsidR="00DE5032">
        <w:rPr>
          <w:rStyle w:val="CommentReference"/>
          <w:rFonts w:asciiTheme="minorHAnsi" w:eastAsiaTheme="minorHAnsi" w:hAnsiTheme="minorHAnsi" w:cstheme="minorBidi"/>
        </w:rPr>
        <w:commentReference w:id="453"/>
      </w:r>
      <w:r>
        <w:rPr>
          <w:rFonts w:asciiTheme="minorHAnsi" w:hAnsiTheme="minorHAnsi" w:cstheme="minorHAnsi"/>
        </w:rPr>
        <w:t>of a good segmentation strategy is a long and continuous process</w:t>
      </w:r>
      <w:ins w:id="454" w:author="david goldhar" w:date="2019-02-27T08:31:00Z">
        <w:r w:rsidR="00DE5032">
          <w:rPr>
            <w:rFonts w:asciiTheme="minorHAnsi" w:hAnsiTheme="minorHAnsi" w:cstheme="minorHAnsi"/>
          </w:rPr>
          <w:t>;</w:t>
        </w:r>
      </w:ins>
      <w:del w:id="455" w:author="david goldhar" w:date="2019-02-27T08:31:00Z">
        <w:r w:rsidDel="00DE5032">
          <w:rPr>
            <w:rFonts w:asciiTheme="minorHAnsi" w:hAnsiTheme="minorHAnsi" w:cstheme="minorHAnsi"/>
          </w:rPr>
          <w:delText>,</w:delText>
        </w:r>
      </w:del>
      <w:r>
        <w:rPr>
          <w:rFonts w:asciiTheme="minorHAnsi" w:hAnsiTheme="minorHAnsi" w:cstheme="minorHAnsi"/>
        </w:rPr>
        <w:t xml:space="preserve"> modifying an existing OT network</w:t>
      </w:r>
      <w:del w:id="456" w:author="david goldhar" w:date="2019-02-27T08:31:00Z">
        <w:r w:rsidDel="00DE5032">
          <w:rPr>
            <w:rFonts w:asciiTheme="minorHAnsi" w:hAnsiTheme="minorHAnsi" w:cstheme="minorHAnsi"/>
          </w:rPr>
          <w:delText>s</w:delText>
        </w:r>
      </w:del>
      <w:r>
        <w:rPr>
          <w:rFonts w:asciiTheme="minorHAnsi" w:hAnsiTheme="minorHAnsi" w:cstheme="minorHAnsi"/>
        </w:rPr>
        <w:t xml:space="preserve"> takes time</w:t>
      </w:r>
      <w:ins w:id="457" w:author="david goldhar" w:date="2019-02-27T08:31:00Z">
        <w:r w:rsidR="00DE5032">
          <w:rPr>
            <w:rFonts w:asciiTheme="minorHAnsi" w:hAnsiTheme="minorHAnsi" w:cstheme="minorHAnsi"/>
          </w:rPr>
          <w:t>,</w:t>
        </w:r>
      </w:ins>
      <w:r>
        <w:rPr>
          <w:rFonts w:asciiTheme="minorHAnsi" w:hAnsiTheme="minorHAnsi" w:cstheme="minorHAnsi"/>
        </w:rPr>
        <w:t xml:space="preserve"> and should be done in small steps to </w:t>
      </w:r>
      <w:ins w:id="458" w:author="david goldhar" w:date="2019-02-27T08:31:00Z">
        <w:r w:rsidR="00DE5032">
          <w:rPr>
            <w:rFonts w:asciiTheme="minorHAnsi" w:hAnsiTheme="minorHAnsi" w:cstheme="minorHAnsi"/>
          </w:rPr>
          <w:t>e</w:t>
        </w:r>
      </w:ins>
      <w:del w:id="459" w:author="david goldhar" w:date="2019-02-27T08:31:00Z">
        <w:r w:rsidDel="00DE5032">
          <w:rPr>
            <w:rFonts w:asciiTheme="minorHAnsi" w:hAnsiTheme="minorHAnsi" w:cstheme="minorHAnsi"/>
          </w:rPr>
          <w:delText>i</w:delText>
        </w:r>
      </w:del>
      <w:r>
        <w:rPr>
          <w:rFonts w:asciiTheme="minorHAnsi" w:hAnsiTheme="minorHAnsi" w:cstheme="minorHAnsi"/>
        </w:rPr>
        <w:t xml:space="preserve">nsure </w:t>
      </w:r>
      <w:r w:rsidR="00A92959">
        <w:rPr>
          <w:rFonts w:asciiTheme="minorHAnsi" w:hAnsiTheme="minorHAnsi" w:cstheme="minorHAnsi"/>
        </w:rPr>
        <w:t xml:space="preserve">operational safety is </w:t>
      </w:r>
      <w:del w:id="460" w:author="david goldhar" w:date="2019-02-27T08:31:00Z">
        <w:r w:rsidR="00A92959" w:rsidDel="00DE5032">
          <w:rPr>
            <w:rFonts w:asciiTheme="minorHAnsi" w:hAnsiTheme="minorHAnsi" w:cstheme="minorHAnsi"/>
          </w:rPr>
          <w:delText xml:space="preserve">kept </w:delText>
        </w:r>
      </w:del>
      <w:ins w:id="461" w:author="david goldhar" w:date="2019-02-27T08:31:00Z">
        <w:r w:rsidR="00DE5032">
          <w:rPr>
            <w:rFonts w:asciiTheme="minorHAnsi" w:hAnsiTheme="minorHAnsi" w:cstheme="minorHAnsi"/>
          </w:rPr>
          <w:t xml:space="preserve">maintained </w:t>
        </w:r>
      </w:ins>
      <w:r w:rsidR="00A92959">
        <w:rPr>
          <w:rFonts w:asciiTheme="minorHAnsi" w:hAnsiTheme="minorHAnsi" w:cstheme="minorHAnsi"/>
        </w:rPr>
        <w:t>at all times.</w:t>
      </w:r>
    </w:p>
    <w:p w14:paraId="2C93CEEC" w14:textId="7B492C19" w:rsidR="00DE5032" w:rsidRPr="00DE5032" w:rsidRDefault="00DE5032" w:rsidP="00CA30DE">
      <w:pPr>
        <w:pStyle w:val="NormalWeb"/>
        <w:spacing w:before="0" w:beforeAutospacing="0" w:after="240" w:afterAutospacing="0" w:line="398" w:lineRule="atLeast"/>
        <w:rPr>
          <w:rFonts w:asciiTheme="minorHAnsi" w:hAnsiTheme="minorHAnsi" w:cstheme="minorHAnsi"/>
        </w:rPr>
      </w:pPr>
      <w:ins w:id="462" w:author="david goldhar" w:date="2019-02-27T08:31:00Z">
        <w:r>
          <w:rPr>
            <w:rFonts w:asciiTheme="minorHAnsi" w:hAnsiTheme="minorHAnsi" w:cstheme="minorHAnsi"/>
          </w:rPr>
          <w:t xml:space="preserve">The figure below shows the </w:t>
        </w:r>
      </w:ins>
      <w:ins w:id="463" w:author="david goldhar" w:date="2019-02-27T08:32:00Z">
        <w:r>
          <w:rPr>
            <w:rFonts w:asciiTheme="minorHAnsi" w:hAnsiTheme="minorHAnsi" w:cstheme="minorHAnsi"/>
          </w:rPr>
          <w:t>different phases in planning and implementing a Segmentation Strategy.</w:t>
        </w:r>
      </w:ins>
    </w:p>
    <w:p w14:paraId="1C818C2B" w14:textId="46D7214F" w:rsidR="00CA30DE" w:rsidDel="00DE5032" w:rsidRDefault="00CA30DE" w:rsidP="00CA30DE">
      <w:pPr>
        <w:pStyle w:val="NormalWeb"/>
        <w:spacing w:before="0" w:beforeAutospacing="0" w:after="240" w:afterAutospacing="0" w:line="398" w:lineRule="atLeast"/>
        <w:rPr>
          <w:del w:id="464" w:author="david goldhar" w:date="2019-02-27T08:31:00Z"/>
          <w:rFonts w:cstheme="minorHAnsi"/>
        </w:rPr>
      </w:pPr>
    </w:p>
    <w:p w14:paraId="30EAFE8D" w14:textId="77777777" w:rsidR="00CA30DE" w:rsidRPr="00C0533B" w:rsidRDefault="00CA30DE" w:rsidP="00CA30DE">
      <w:pPr>
        <w:pStyle w:val="NormalWeb"/>
        <w:spacing w:before="0" w:beforeAutospacing="0" w:after="240" w:afterAutospacing="0" w:line="398" w:lineRule="atLeast"/>
        <w:rPr>
          <w:rFonts w:cstheme="minorHAnsi"/>
        </w:rPr>
      </w:pPr>
      <w:r>
        <w:rPr>
          <w:rFonts w:cstheme="minorHAnsi"/>
          <w:noProof/>
        </w:rPr>
        <w:drawing>
          <wp:inline distT="0" distB="0" distL="0" distR="0" wp14:anchorId="734F855B" wp14:editId="4CBBF203">
            <wp:extent cx="5486400" cy="3200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2343227" w14:textId="2C91FC7B"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 xml:space="preserve">Figure </w:t>
      </w:r>
      <w:r>
        <w:rPr>
          <w:rFonts w:asciiTheme="minorHAnsi" w:hAnsiTheme="minorHAnsi" w:cstheme="minorHAnsi"/>
          <w:b/>
          <w:bCs/>
        </w:rPr>
        <w:t>1</w:t>
      </w:r>
      <w:r w:rsidRPr="00C0533B">
        <w:rPr>
          <w:rFonts w:asciiTheme="minorHAnsi" w:hAnsiTheme="minorHAnsi" w:cstheme="minorHAnsi"/>
          <w:b/>
          <w:bCs/>
        </w:rPr>
        <w:t xml:space="preserve">: Segmentation Strategy </w:t>
      </w:r>
      <w:proofErr w:type="gramStart"/>
      <w:r w:rsidRPr="00C0533B">
        <w:rPr>
          <w:rFonts w:asciiTheme="minorHAnsi" w:hAnsiTheme="minorHAnsi" w:cstheme="minorHAnsi"/>
          <w:b/>
          <w:bCs/>
        </w:rPr>
        <w:t>Steps</w:t>
      </w:r>
      <w:r w:rsidR="00A61CA7">
        <w:rPr>
          <w:rFonts w:asciiTheme="minorHAnsi" w:hAnsiTheme="minorHAnsi" w:cstheme="minorHAnsi"/>
          <w:b/>
          <w:bCs/>
        </w:rPr>
        <w:t xml:space="preserve">  </w:t>
      </w:r>
      <w:r w:rsidR="00A61CA7" w:rsidRPr="00A61CA7">
        <w:rPr>
          <w:rFonts w:asciiTheme="minorHAnsi" w:hAnsiTheme="minorHAnsi" w:cstheme="minorHAnsi"/>
          <w:b/>
          <w:bCs/>
          <w:highlight w:val="yellow"/>
        </w:rPr>
        <w:t>REPLACE</w:t>
      </w:r>
      <w:proofErr w:type="gramEnd"/>
      <w:r w:rsidR="00A61CA7" w:rsidRPr="00A61CA7">
        <w:rPr>
          <w:rFonts w:asciiTheme="minorHAnsi" w:hAnsiTheme="minorHAnsi" w:cstheme="minorHAnsi"/>
          <w:b/>
          <w:bCs/>
          <w:highlight w:val="yellow"/>
        </w:rPr>
        <w:t xml:space="preserve"> GRAPH WITH  SEGEMENTATION PHASES</w:t>
      </w:r>
    </w:p>
    <w:p w14:paraId="6774CE38" w14:textId="526F1488" w:rsidR="00CA30DE" w:rsidRPr="00C0533B" w:rsidRDefault="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Identification:</w:t>
      </w:r>
      <w:r w:rsidRPr="00C0533B">
        <w:rPr>
          <w:rFonts w:asciiTheme="minorHAnsi" w:hAnsiTheme="minorHAnsi" w:cstheme="minorHAnsi"/>
        </w:rPr>
        <w:t> </w:t>
      </w:r>
      <w:r>
        <w:rPr>
          <w:rFonts w:asciiTheme="minorHAnsi" w:hAnsiTheme="minorHAnsi" w:cstheme="minorHAnsi"/>
        </w:rPr>
        <w:t>Segmentation</w:t>
      </w:r>
      <w:r w:rsidRPr="00C0533B">
        <w:rPr>
          <w:rFonts w:asciiTheme="minorHAnsi" w:hAnsiTheme="minorHAnsi" w:cstheme="minorHAnsi"/>
        </w:rPr>
        <w:t xml:space="preserve"> should be based on the </w:t>
      </w:r>
      <w:r>
        <w:rPr>
          <w:rFonts w:asciiTheme="minorHAnsi" w:hAnsiTheme="minorHAnsi" w:cstheme="minorHAnsi"/>
        </w:rPr>
        <w:t>importance/impact</w:t>
      </w:r>
      <w:r w:rsidRPr="00C0533B">
        <w:rPr>
          <w:rFonts w:asciiTheme="minorHAnsi" w:hAnsiTheme="minorHAnsi" w:cstheme="minorHAnsi"/>
        </w:rPr>
        <w:t xml:space="preserve"> of a critical </w:t>
      </w:r>
      <w:r>
        <w:rPr>
          <w:rFonts w:asciiTheme="minorHAnsi" w:hAnsiTheme="minorHAnsi" w:cstheme="minorHAnsi"/>
        </w:rPr>
        <w:t>production</w:t>
      </w:r>
      <w:r w:rsidRPr="00C0533B">
        <w:rPr>
          <w:rFonts w:asciiTheme="minorHAnsi" w:hAnsiTheme="minorHAnsi" w:cstheme="minorHAnsi"/>
        </w:rPr>
        <w:t xml:space="preserve"> </w:t>
      </w:r>
      <w:r>
        <w:rPr>
          <w:rFonts w:asciiTheme="minorHAnsi" w:hAnsiTheme="minorHAnsi" w:cstheme="minorHAnsi"/>
        </w:rPr>
        <w:t xml:space="preserve">process, </w:t>
      </w:r>
      <w:r w:rsidRPr="00C0533B">
        <w:rPr>
          <w:rFonts w:asciiTheme="minorHAnsi" w:hAnsiTheme="minorHAnsi" w:cstheme="minorHAnsi"/>
        </w:rPr>
        <w:t>asset</w:t>
      </w:r>
      <w:r>
        <w:rPr>
          <w:rFonts w:asciiTheme="minorHAnsi" w:hAnsiTheme="minorHAnsi" w:cstheme="minorHAnsi"/>
        </w:rPr>
        <w:t xml:space="preserve"> </w:t>
      </w:r>
      <w:r w:rsidRPr="00C0533B">
        <w:rPr>
          <w:rFonts w:asciiTheme="minorHAnsi" w:hAnsiTheme="minorHAnsi" w:cstheme="minorHAnsi"/>
        </w:rPr>
        <w:t>or resource, not simply on network boundaries</w:t>
      </w:r>
      <w:r>
        <w:rPr>
          <w:rFonts w:asciiTheme="minorHAnsi" w:hAnsiTheme="minorHAnsi" w:cstheme="minorHAnsi"/>
        </w:rPr>
        <w:t xml:space="preserve"> or zones</w:t>
      </w:r>
      <w:r w:rsidRPr="00C0533B">
        <w:rPr>
          <w:rFonts w:asciiTheme="minorHAnsi" w:hAnsiTheme="minorHAnsi" w:cstheme="minorHAnsi"/>
        </w:rPr>
        <w:t xml:space="preserve">. The first </w:t>
      </w:r>
      <w:r>
        <w:rPr>
          <w:rFonts w:asciiTheme="minorHAnsi" w:hAnsiTheme="minorHAnsi" w:cstheme="minorHAnsi"/>
        </w:rPr>
        <w:t>step</w:t>
      </w:r>
      <w:r w:rsidRPr="00C0533B">
        <w:rPr>
          <w:rFonts w:asciiTheme="minorHAnsi" w:hAnsiTheme="minorHAnsi" w:cstheme="minorHAnsi"/>
        </w:rPr>
        <w:t xml:space="preserve"> of an attacker</w:t>
      </w:r>
      <w:r>
        <w:rPr>
          <w:rFonts w:asciiTheme="minorHAnsi" w:hAnsiTheme="minorHAnsi" w:cstheme="minorHAnsi"/>
        </w:rPr>
        <w:t>/malware</w:t>
      </w:r>
      <w:r w:rsidRPr="00C0533B">
        <w:rPr>
          <w:rFonts w:asciiTheme="minorHAnsi" w:hAnsiTheme="minorHAnsi" w:cstheme="minorHAnsi"/>
        </w:rPr>
        <w:t xml:space="preserve"> is reconnaissance</w:t>
      </w:r>
      <w:r>
        <w:rPr>
          <w:rFonts w:asciiTheme="minorHAnsi" w:hAnsiTheme="minorHAnsi" w:cstheme="minorHAnsi"/>
        </w:rPr>
        <w:t xml:space="preserve"> that maps the network and assets and</w:t>
      </w:r>
      <w:ins w:id="465" w:author="david goldhar" w:date="2019-02-27T08:32:00Z">
        <w:r w:rsidR="00DE5032">
          <w:rPr>
            <w:rFonts w:asciiTheme="minorHAnsi" w:hAnsiTheme="minorHAnsi" w:cstheme="minorHAnsi"/>
          </w:rPr>
          <w:t>,</w:t>
        </w:r>
      </w:ins>
      <w:r>
        <w:rPr>
          <w:rFonts w:asciiTheme="minorHAnsi" w:hAnsiTheme="minorHAnsi" w:cstheme="minorHAnsi"/>
        </w:rPr>
        <w:t xml:space="preserve"> in </w:t>
      </w:r>
      <w:ins w:id="466" w:author="david goldhar" w:date="2019-02-27T08:33:00Z">
        <w:r w:rsidR="00DE5032">
          <w:rPr>
            <w:rFonts w:asciiTheme="minorHAnsi" w:hAnsiTheme="minorHAnsi" w:cstheme="minorHAnsi"/>
          </w:rPr>
          <w:t xml:space="preserve">more </w:t>
        </w:r>
      </w:ins>
      <w:r>
        <w:rPr>
          <w:rFonts w:asciiTheme="minorHAnsi" w:hAnsiTheme="minorHAnsi" w:cstheme="minorHAnsi"/>
        </w:rPr>
        <w:t>advanced attacks</w:t>
      </w:r>
      <w:ins w:id="467" w:author="david goldhar" w:date="2019-02-27T08:32:00Z">
        <w:r w:rsidR="00DE5032">
          <w:rPr>
            <w:rFonts w:asciiTheme="minorHAnsi" w:hAnsiTheme="minorHAnsi" w:cstheme="minorHAnsi"/>
          </w:rPr>
          <w:t>,</w:t>
        </w:r>
      </w:ins>
      <w:r>
        <w:rPr>
          <w:rFonts w:asciiTheme="minorHAnsi" w:hAnsiTheme="minorHAnsi" w:cstheme="minorHAnsi"/>
        </w:rPr>
        <w:t xml:space="preserve"> the processes</w:t>
      </w:r>
      <w:r w:rsidRPr="00C0533B">
        <w:rPr>
          <w:rFonts w:asciiTheme="minorHAnsi" w:hAnsiTheme="minorHAnsi" w:cstheme="minorHAnsi"/>
        </w:rPr>
        <w:t xml:space="preserve">. </w:t>
      </w:r>
      <w:del w:id="468" w:author="david goldhar" w:date="2019-02-27T08:33:00Z">
        <w:r w:rsidRPr="00C0533B" w:rsidDel="00DE5032">
          <w:rPr>
            <w:rFonts w:asciiTheme="minorHAnsi" w:hAnsiTheme="minorHAnsi" w:cstheme="minorHAnsi"/>
          </w:rPr>
          <w:delText xml:space="preserve">That </w:delText>
        </w:r>
      </w:del>
      <w:ins w:id="469" w:author="david goldhar" w:date="2019-02-27T08:33:00Z">
        <w:r w:rsidR="00DE5032">
          <w:rPr>
            <w:rFonts w:asciiTheme="minorHAnsi" w:hAnsiTheme="minorHAnsi" w:cstheme="minorHAnsi"/>
          </w:rPr>
          <w:t xml:space="preserve">This </w:t>
        </w:r>
      </w:ins>
      <w:r w:rsidRPr="00C0533B">
        <w:rPr>
          <w:rFonts w:asciiTheme="minorHAnsi" w:hAnsiTheme="minorHAnsi" w:cstheme="minorHAnsi"/>
        </w:rPr>
        <w:t>is essentially what the first step of the segmentation strategy should be: identifying resources (both data and assets)</w:t>
      </w:r>
      <w:ins w:id="470" w:author="david goldhar" w:date="2019-02-27T08:33:00Z">
        <w:r w:rsidR="00DE5032">
          <w:rPr>
            <w:rFonts w:asciiTheme="minorHAnsi" w:hAnsiTheme="minorHAnsi" w:cstheme="minorHAnsi"/>
          </w:rPr>
          <w:t>,</w:t>
        </w:r>
      </w:ins>
      <w:r>
        <w:rPr>
          <w:rFonts w:asciiTheme="minorHAnsi" w:hAnsiTheme="minorHAnsi" w:cstheme="minorHAnsi"/>
        </w:rPr>
        <w:t xml:space="preserve"> and the </w:t>
      </w:r>
      <w:del w:id="471" w:author="david goldhar" w:date="2019-02-27T08:33:00Z">
        <w:r w:rsidDel="00DE5032">
          <w:rPr>
            <w:rFonts w:asciiTheme="minorHAnsi" w:hAnsiTheme="minorHAnsi" w:cstheme="minorHAnsi"/>
          </w:rPr>
          <w:delText xml:space="preserve">attacker’s </w:delText>
        </w:r>
      </w:del>
      <w:r>
        <w:rPr>
          <w:rFonts w:asciiTheme="minorHAnsi" w:hAnsiTheme="minorHAnsi" w:cstheme="minorHAnsi"/>
        </w:rPr>
        <w:t xml:space="preserve">challenges </w:t>
      </w:r>
      <w:ins w:id="472" w:author="david goldhar" w:date="2019-02-27T08:33:00Z">
        <w:r w:rsidR="00DE5032">
          <w:rPr>
            <w:rFonts w:asciiTheme="minorHAnsi" w:hAnsiTheme="minorHAnsi" w:cstheme="minorHAnsi"/>
          </w:rPr>
          <w:t>for attackers to exploit them</w:t>
        </w:r>
      </w:ins>
      <w:del w:id="473" w:author="david goldhar" w:date="2019-02-27T08:33:00Z">
        <w:r w:rsidDel="00DE5032">
          <w:rPr>
            <w:rFonts w:asciiTheme="minorHAnsi" w:hAnsiTheme="minorHAnsi" w:cstheme="minorHAnsi"/>
          </w:rPr>
          <w:delText>in their exploitation</w:delText>
        </w:r>
      </w:del>
      <w:r>
        <w:rPr>
          <w:rFonts w:asciiTheme="minorHAnsi" w:hAnsiTheme="minorHAnsi" w:cstheme="minorHAnsi"/>
        </w:rPr>
        <w:t xml:space="preserve">. This step </w:t>
      </w:r>
      <w:del w:id="474" w:author="david goldhar" w:date="2019-02-27T08:33:00Z">
        <w:r w:rsidDel="00DE5032">
          <w:rPr>
            <w:rFonts w:asciiTheme="minorHAnsi" w:hAnsiTheme="minorHAnsi" w:cstheme="minorHAnsi"/>
          </w:rPr>
          <w:delText xml:space="preserve">in </w:delText>
        </w:r>
      </w:del>
      <w:ins w:id="475" w:author="david goldhar" w:date="2019-02-27T08:33:00Z">
        <w:r w:rsidR="00DE5032">
          <w:rPr>
            <w:rFonts w:asciiTheme="minorHAnsi" w:hAnsiTheme="minorHAnsi" w:cstheme="minorHAnsi"/>
          </w:rPr>
          <w:t xml:space="preserve">is </w:t>
        </w:r>
      </w:ins>
      <w:r>
        <w:rPr>
          <w:rFonts w:asciiTheme="minorHAnsi" w:hAnsiTheme="minorHAnsi" w:cstheme="minorHAnsi"/>
        </w:rPr>
        <w:t xml:space="preserve">necessary </w:t>
      </w:r>
      <w:ins w:id="476" w:author="david goldhar" w:date="2019-02-27T08:33:00Z">
        <w:r w:rsidR="00DE5032">
          <w:rPr>
            <w:rFonts w:asciiTheme="minorHAnsi" w:hAnsiTheme="minorHAnsi" w:cstheme="minorHAnsi"/>
          </w:rPr>
          <w:t>in order</w:t>
        </w:r>
      </w:ins>
      <w:ins w:id="477" w:author="david goldhar" w:date="2019-02-27T08:34:00Z">
        <w:r w:rsidR="00DE5032">
          <w:rPr>
            <w:rFonts w:asciiTheme="minorHAnsi" w:hAnsiTheme="minorHAnsi" w:cstheme="minorHAnsi"/>
          </w:rPr>
          <w:t xml:space="preserve"> </w:t>
        </w:r>
      </w:ins>
      <w:r>
        <w:rPr>
          <w:rFonts w:asciiTheme="minorHAnsi" w:hAnsiTheme="minorHAnsi" w:cstheme="minorHAnsi"/>
        </w:rPr>
        <w:t>to perform risk prioritization</w:t>
      </w:r>
      <w:r w:rsidRPr="00C0533B">
        <w:rPr>
          <w:rFonts w:asciiTheme="minorHAnsi" w:hAnsiTheme="minorHAnsi" w:cstheme="minorHAnsi"/>
        </w:rPr>
        <w:t>.</w:t>
      </w:r>
    </w:p>
    <w:p w14:paraId="07182233" w14:textId="0C3895C6" w:rsidR="00CA30DE" w:rsidRPr="00B40F8F"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To protect (or compromise) a network, it is important to gather intelligence about the various weaknesses that may exist</w:t>
      </w:r>
      <w:ins w:id="478" w:author="david goldhar" w:date="2019-02-27T08:34:00Z">
        <w:r w:rsidR="00DE5032">
          <w:rPr>
            <w:rFonts w:asciiTheme="minorHAnsi" w:hAnsiTheme="minorHAnsi" w:cstheme="minorHAnsi"/>
          </w:rPr>
          <w:t xml:space="preserve"> in it</w:t>
        </w:r>
      </w:ins>
      <w:r w:rsidRPr="00C0533B">
        <w:rPr>
          <w:rFonts w:asciiTheme="minorHAnsi" w:hAnsiTheme="minorHAnsi" w:cstheme="minorHAnsi"/>
        </w:rPr>
        <w:t xml:space="preserve">. </w:t>
      </w:r>
      <w:r>
        <w:rPr>
          <w:rFonts w:asciiTheme="minorHAnsi" w:hAnsiTheme="minorHAnsi" w:cstheme="minorHAnsi"/>
        </w:rPr>
        <w:t>T</w:t>
      </w:r>
      <w:r w:rsidRPr="00C0533B">
        <w:rPr>
          <w:rFonts w:asciiTheme="minorHAnsi" w:hAnsiTheme="minorHAnsi" w:cstheme="minorHAnsi"/>
        </w:rPr>
        <w:t>hese weaknesses are exploited by attackers to encroach on other resources</w:t>
      </w:r>
      <w:ins w:id="479" w:author="david goldhar" w:date="2019-02-27T08:34:00Z">
        <w:r w:rsidR="00DE5032">
          <w:rPr>
            <w:rFonts w:asciiTheme="minorHAnsi" w:hAnsiTheme="minorHAnsi" w:cstheme="minorHAnsi"/>
          </w:rPr>
          <w:t>,</w:t>
        </w:r>
      </w:ins>
      <w:r w:rsidRPr="00C0533B">
        <w:rPr>
          <w:rFonts w:asciiTheme="minorHAnsi" w:hAnsiTheme="minorHAnsi" w:cstheme="minorHAnsi"/>
        </w:rPr>
        <w:t xml:space="preserve"> to the point where the attackers have privileged access to all critical resources. This makes any type of resource, even one that is considered to have low value, extremely valuable if it is used as the entry </w:t>
      </w:r>
      <w:r>
        <w:rPr>
          <w:rFonts w:asciiTheme="minorHAnsi" w:hAnsiTheme="minorHAnsi" w:cstheme="minorHAnsi"/>
        </w:rPr>
        <w:t xml:space="preserve">or next-stage </w:t>
      </w:r>
      <w:r w:rsidRPr="00C0533B">
        <w:rPr>
          <w:rFonts w:asciiTheme="minorHAnsi" w:hAnsiTheme="minorHAnsi" w:cstheme="minorHAnsi"/>
        </w:rPr>
        <w:t>point into the network</w:t>
      </w:r>
      <w:ins w:id="480" w:author="david goldhar" w:date="2019-02-27T08:34:00Z">
        <w:r w:rsidR="00DE5032">
          <w:rPr>
            <w:rFonts w:asciiTheme="minorHAnsi" w:hAnsiTheme="minorHAnsi" w:cstheme="minorHAnsi"/>
          </w:rPr>
          <w:t>,</w:t>
        </w:r>
      </w:ins>
      <w:r w:rsidRPr="00C0533B">
        <w:rPr>
          <w:rFonts w:asciiTheme="minorHAnsi" w:hAnsiTheme="minorHAnsi" w:cstheme="minorHAnsi"/>
        </w:rPr>
        <w:t xml:space="preserve"> and leads to a more </w:t>
      </w:r>
      <w:r w:rsidRPr="00B40F8F">
        <w:rPr>
          <w:rFonts w:asciiTheme="minorHAnsi" w:hAnsiTheme="minorHAnsi" w:cstheme="minorHAnsi"/>
        </w:rPr>
        <w:t>valuable target. The questions to ask are:</w:t>
      </w:r>
    </w:p>
    <w:p w14:paraId="43E4A890" w14:textId="77777777" w:rsidR="00CA30DE" w:rsidRPr="00B40F8F" w:rsidRDefault="00CA30DE" w:rsidP="009956E1">
      <w:pPr>
        <w:numPr>
          <w:ilvl w:val="0"/>
          <w:numId w:val="4"/>
        </w:numPr>
        <w:spacing w:after="75" w:line="336" w:lineRule="atLeast"/>
        <w:ind w:left="450"/>
        <w:rPr>
          <w:rFonts w:cstheme="minorHAnsi"/>
          <w:sz w:val="24"/>
          <w:szCs w:val="24"/>
        </w:rPr>
      </w:pPr>
      <w:r w:rsidRPr="00B40F8F">
        <w:rPr>
          <w:rFonts w:cstheme="minorHAnsi"/>
          <w:sz w:val="24"/>
          <w:szCs w:val="24"/>
        </w:rPr>
        <w:t>What is the impact of a compromised resource?</w:t>
      </w:r>
    </w:p>
    <w:p w14:paraId="36237255" w14:textId="77777777" w:rsidR="00CA30DE" w:rsidRPr="00B40F8F" w:rsidRDefault="00CA30DE" w:rsidP="009956E1">
      <w:pPr>
        <w:numPr>
          <w:ilvl w:val="0"/>
          <w:numId w:val="4"/>
        </w:numPr>
        <w:spacing w:after="75" w:line="336" w:lineRule="atLeast"/>
        <w:ind w:left="450"/>
        <w:rPr>
          <w:rFonts w:cstheme="minorHAnsi"/>
          <w:sz w:val="24"/>
          <w:szCs w:val="24"/>
        </w:rPr>
      </w:pPr>
      <w:r w:rsidRPr="00B40F8F">
        <w:rPr>
          <w:rFonts w:cstheme="minorHAnsi"/>
          <w:sz w:val="24"/>
          <w:szCs w:val="24"/>
        </w:rPr>
        <w:t>What is the likelihood of a resource being compromised?</w:t>
      </w:r>
    </w:p>
    <w:p w14:paraId="08E5EE70" w14:textId="3AB27FE9" w:rsidR="00CA30DE" w:rsidRDefault="00CA30DE" w:rsidP="00CA30DE">
      <w:pPr>
        <w:spacing w:after="75" w:line="336" w:lineRule="atLeast"/>
        <w:ind w:left="90"/>
        <w:rPr>
          <w:rFonts w:cstheme="minorHAnsi"/>
          <w:sz w:val="24"/>
          <w:szCs w:val="24"/>
        </w:rPr>
      </w:pPr>
    </w:p>
    <w:p w14:paraId="6CE1E5AF" w14:textId="313554D3" w:rsidR="003942A3" w:rsidRDefault="003942A3" w:rsidP="00CA30DE">
      <w:pPr>
        <w:spacing w:after="75" w:line="336" w:lineRule="atLeast"/>
        <w:ind w:left="90"/>
        <w:rPr>
          <w:rFonts w:cstheme="minorHAnsi"/>
          <w:sz w:val="24"/>
          <w:szCs w:val="24"/>
        </w:rPr>
      </w:pPr>
    </w:p>
    <w:p w14:paraId="6603EC01" w14:textId="77777777" w:rsidR="003942A3" w:rsidRDefault="003942A3" w:rsidP="00CA30DE">
      <w:pPr>
        <w:spacing w:after="75" w:line="336" w:lineRule="atLeast"/>
        <w:ind w:left="90"/>
        <w:rPr>
          <w:rFonts w:cstheme="minorHAnsi"/>
          <w:sz w:val="24"/>
          <w:szCs w:val="24"/>
        </w:rPr>
      </w:pPr>
    </w:p>
    <w:p w14:paraId="77F90411" w14:textId="77777777" w:rsidR="00CA30DE" w:rsidRPr="00C0533B" w:rsidRDefault="00CA30DE" w:rsidP="00CA30DE">
      <w:pPr>
        <w:spacing w:after="75" w:line="336" w:lineRule="atLeast"/>
        <w:ind w:left="90"/>
        <w:rPr>
          <w:rFonts w:cstheme="minorHAnsi"/>
          <w:sz w:val="24"/>
          <w:szCs w:val="24"/>
        </w:rPr>
      </w:pPr>
    </w:p>
    <w:p w14:paraId="271E0806" w14:textId="77777777"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lastRenderedPageBreak/>
        <w:t>These assets, or objects, are primarily digital in nature and can include, but are not limited to:</w:t>
      </w:r>
    </w:p>
    <w:p w14:paraId="46268DCB"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Hardware: </w:t>
      </w:r>
      <w:r w:rsidRPr="00C0533B">
        <w:rPr>
          <w:rFonts w:cstheme="minorHAnsi"/>
          <w:sz w:val="24"/>
          <w:szCs w:val="24"/>
        </w:rPr>
        <w:t xml:space="preserve">servers, network devices, workstations, </w:t>
      </w:r>
      <w:r>
        <w:rPr>
          <w:rFonts w:cstheme="minorHAnsi"/>
          <w:sz w:val="24"/>
          <w:szCs w:val="24"/>
        </w:rPr>
        <w:t>controllers</w:t>
      </w:r>
      <w:r w:rsidRPr="00C0533B">
        <w:rPr>
          <w:rFonts w:cstheme="minorHAnsi"/>
          <w:sz w:val="24"/>
          <w:szCs w:val="24"/>
        </w:rPr>
        <w:t>, physical security components, connected peripherals and accessories such as printers, scanners, IP phones, voice and video collaboration tools</w:t>
      </w:r>
    </w:p>
    <w:p w14:paraId="501A86C0" w14:textId="77777777"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Software:</w:t>
      </w:r>
      <w:r w:rsidRPr="00C0533B">
        <w:rPr>
          <w:rFonts w:cstheme="minorHAnsi"/>
          <w:sz w:val="24"/>
          <w:szCs w:val="24"/>
        </w:rPr>
        <w:t> operating systems, server and client applications, firmware</w:t>
      </w:r>
    </w:p>
    <w:p w14:paraId="24B06412" w14:textId="14B8C026" w:rsidR="00CA30DE" w:rsidRPr="00C0533B" w:rsidRDefault="00CA30DE" w:rsidP="009956E1">
      <w:pPr>
        <w:numPr>
          <w:ilvl w:val="0"/>
          <w:numId w:val="5"/>
        </w:numPr>
        <w:spacing w:after="75" w:line="336" w:lineRule="atLeast"/>
        <w:ind w:left="450"/>
        <w:rPr>
          <w:rFonts w:cstheme="minorHAnsi"/>
          <w:sz w:val="24"/>
          <w:szCs w:val="24"/>
        </w:rPr>
      </w:pPr>
      <w:r w:rsidRPr="00C0533B">
        <w:rPr>
          <w:rFonts w:cstheme="minorHAnsi"/>
          <w:b/>
          <w:bCs/>
          <w:sz w:val="24"/>
          <w:szCs w:val="24"/>
        </w:rPr>
        <w:t>Documentation:</w:t>
      </w:r>
      <w:r w:rsidRPr="00C0533B">
        <w:rPr>
          <w:rFonts w:cstheme="minorHAnsi"/>
          <w:sz w:val="24"/>
          <w:szCs w:val="24"/>
        </w:rPr>
        <w:t> network diagrams, asset information, product designs, employee information</w:t>
      </w:r>
      <w:r>
        <w:rPr>
          <w:rFonts w:cstheme="minorHAnsi"/>
          <w:sz w:val="24"/>
          <w:szCs w:val="24"/>
        </w:rPr>
        <w:t>, passwords and privileges</w:t>
      </w:r>
      <w:del w:id="481" w:author="david goldhar" w:date="2019-02-27T08:36:00Z">
        <w:r w:rsidDel="005935A4">
          <w:rPr>
            <w:rFonts w:cstheme="minorHAnsi"/>
            <w:sz w:val="24"/>
            <w:szCs w:val="24"/>
          </w:rPr>
          <w:delText>.</w:delText>
        </w:r>
      </w:del>
    </w:p>
    <w:p w14:paraId="1DFBC4BB" w14:textId="7EBEE816"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t xml:space="preserve">The value of an asset is not based on the </w:t>
      </w:r>
      <w:r>
        <w:rPr>
          <w:rFonts w:asciiTheme="minorHAnsi" w:hAnsiTheme="minorHAnsi" w:cstheme="minorHAnsi"/>
        </w:rPr>
        <w:t>business impact it has</w:t>
      </w:r>
      <w:ins w:id="482" w:author="david goldhar" w:date="2019-02-27T08:36:00Z">
        <w:r w:rsidR="005935A4">
          <w:rPr>
            <w:rFonts w:asciiTheme="minorHAnsi" w:hAnsiTheme="minorHAnsi" w:cstheme="minorHAnsi"/>
          </w:rPr>
          <w:t>,</w:t>
        </w:r>
      </w:ins>
      <w:r>
        <w:rPr>
          <w:rFonts w:asciiTheme="minorHAnsi" w:hAnsiTheme="minorHAnsi" w:cstheme="minorHAnsi"/>
        </w:rPr>
        <w:t xml:space="preserve"> or may cause if compromised</w:t>
      </w:r>
      <w:r w:rsidRPr="00C0533B">
        <w:rPr>
          <w:rFonts w:asciiTheme="minorHAnsi" w:hAnsiTheme="minorHAnsi" w:cstheme="minorHAnsi"/>
        </w:rPr>
        <w:t xml:space="preserve">. If </w:t>
      </w:r>
      <w:r>
        <w:rPr>
          <w:rFonts w:asciiTheme="minorHAnsi" w:hAnsiTheme="minorHAnsi" w:cstheme="minorHAnsi"/>
        </w:rPr>
        <w:t xml:space="preserve">an unauthorized change happens in </w:t>
      </w:r>
      <w:ins w:id="483" w:author="david goldhar" w:date="2019-02-27T08:36:00Z">
        <w:r w:rsidR="005935A4">
          <w:rPr>
            <w:rFonts w:asciiTheme="minorHAnsi" w:hAnsiTheme="minorHAnsi" w:cstheme="minorHAnsi"/>
          </w:rPr>
          <w:t xml:space="preserve">a </w:t>
        </w:r>
      </w:ins>
      <w:r>
        <w:rPr>
          <w:rFonts w:asciiTheme="minorHAnsi" w:hAnsiTheme="minorHAnsi" w:cstheme="minorHAnsi"/>
        </w:rPr>
        <w:t>PLC configuration</w:t>
      </w:r>
      <w:ins w:id="484" w:author="david goldhar" w:date="2019-02-27T08:36:00Z">
        <w:r w:rsidR="005935A4">
          <w:rPr>
            <w:rFonts w:asciiTheme="minorHAnsi" w:hAnsiTheme="minorHAnsi" w:cstheme="minorHAnsi"/>
          </w:rPr>
          <w:t>,</w:t>
        </w:r>
      </w:ins>
      <w:r>
        <w:rPr>
          <w:rFonts w:asciiTheme="minorHAnsi" w:hAnsiTheme="minorHAnsi" w:cstheme="minorHAnsi"/>
        </w:rPr>
        <w:t xml:space="preserve"> leading to potential</w:t>
      </w:r>
      <w:ins w:id="485" w:author="david goldhar" w:date="2019-02-27T08:36:00Z">
        <w:r w:rsidR="005935A4">
          <w:rPr>
            <w:rFonts w:asciiTheme="minorHAnsi" w:hAnsiTheme="minorHAnsi" w:cstheme="minorHAnsi"/>
          </w:rPr>
          <w:t>l</w:t>
        </w:r>
      </w:ins>
      <w:ins w:id="486" w:author="david goldhar" w:date="2019-02-27T08:37:00Z">
        <w:r w:rsidR="005935A4">
          <w:rPr>
            <w:rFonts w:asciiTheme="minorHAnsi" w:hAnsiTheme="minorHAnsi" w:cstheme="minorHAnsi"/>
          </w:rPr>
          <w:t>y</w:t>
        </w:r>
      </w:ins>
      <w:r>
        <w:rPr>
          <w:rFonts w:asciiTheme="minorHAnsi" w:hAnsiTheme="minorHAnsi" w:cstheme="minorHAnsi"/>
        </w:rPr>
        <w:t xml:space="preserve"> defect</w:t>
      </w:r>
      <w:ins w:id="487" w:author="david goldhar" w:date="2019-02-27T08:37:00Z">
        <w:r w:rsidR="005935A4">
          <w:rPr>
            <w:rFonts w:asciiTheme="minorHAnsi" w:hAnsiTheme="minorHAnsi" w:cstheme="minorHAnsi"/>
          </w:rPr>
          <w:t>ive</w:t>
        </w:r>
      </w:ins>
      <w:r>
        <w:rPr>
          <w:rFonts w:asciiTheme="minorHAnsi" w:hAnsiTheme="minorHAnsi" w:cstheme="minorHAnsi"/>
        </w:rPr>
        <w:t xml:space="preserve"> auto parts,</w:t>
      </w:r>
      <w:r w:rsidRPr="00C0533B">
        <w:rPr>
          <w:rFonts w:asciiTheme="minorHAnsi" w:hAnsiTheme="minorHAnsi" w:cstheme="minorHAnsi"/>
        </w:rPr>
        <w:t xml:space="preserve"> the total value of the loss is not merely the cost of replacing a $500 </w:t>
      </w:r>
      <w:r>
        <w:rPr>
          <w:rFonts w:asciiTheme="minorHAnsi" w:hAnsiTheme="minorHAnsi" w:cstheme="minorHAnsi"/>
        </w:rPr>
        <w:t xml:space="preserve">controller or </w:t>
      </w:r>
      <w:del w:id="488" w:author="david goldhar" w:date="2019-02-27T08:37:00Z">
        <w:r w:rsidDel="005935A4">
          <w:rPr>
            <w:rFonts w:asciiTheme="minorHAnsi" w:hAnsiTheme="minorHAnsi" w:cstheme="minorHAnsi"/>
          </w:rPr>
          <w:delText xml:space="preserve">just </w:delText>
        </w:r>
      </w:del>
      <w:r>
        <w:rPr>
          <w:rFonts w:asciiTheme="minorHAnsi" w:hAnsiTheme="minorHAnsi" w:cstheme="minorHAnsi"/>
        </w:rPr>
        <w:t>reprogramming it</w:t>
      </w:r>
      <w:r w:rsidRPr="00C0533B">
        <w:rPr>
          <w:rFonts w:asciiTheme="minorHAnsi" w:hAnsiTheme="minorHAnsi" w:cstheme="minorHAnsi"/>
        </w:rPr>
        <w:t>. </w:t>
      </w:r>
    </w:p>
    <w:p w14:paraId="5EB70AA1" w14:textId="7CDA90AB"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Classification:</w:t>
      </w:r>
      <w:r w:rsidRPr="00C0533B">
        <w:rPr>
          <w:rFonts w:asciiTheme="minorHAnsi" w:hAnsiTheme="minorHAnsi" w:cstheme="minorHAnsi"/>
        </w:rPr>
        <w:t xml:space="preserve"> The result of this </w:t>
      </w:r>
      <w:r>
        <w:rPr>
          <w:rFonts w:asciiTheme="minorHAnsi" w:hAnsiTheme="minorHAnsi" w:cstheme="minorHAnsi"/>
        </w:rPr>
        <w:t>stage i</w:t>
      </w:r>
      <w:r w:rsidRPr="00C0533B">
        <w:rPr>
          <w:rFonts w:asciiTheme="minorHAnsi" w:hAnsiTheme="minorHAnsi" w:cstheme="minorHAnsi"/>
        </w:rPr>
        <w:t>s a comprehensive view of the resources on the network</w:t>
      </w:r>
      <w:ins w:id="489" w:author="david goldhar" w:date="2019-02-27T08:37:00Z">
        <w:r w:rsidR="005935A4">
          <w:rPr>
            <w:rFonts w:asciiTheme="minorHAnsi" w:hAnsiTheme="minorHAnsi" w:cstheme="minorHAnsi"/>
          </w:rPr>
          <w:t>,</w:t>
        </w:r>
      </w:ins>
      <w:r w:rsidRPr="00C0533B">
        <w:rPr>
          <w:rFonts w:asciiTheme="minorHAnsi" w:hAnsiTheme="minorHAnsi" w:cstheme="minorHAnsi"/>
        </w:rPr>
        <w:t xml:space="preserve"> along with their risk classification and rating. </w:t>
      </w:r>
      <w:r w:rsidRPr="00600647">
        <w:rPr>
          <w:rFonts w:asciiTheme="minorHAnsi" w:hAnsiTheme="minorHAnsi" w:cstheme="minorHAnsi"/>
          <w:b/>
          <w:bCs/>
          <w:i/>
          <w:iCs/>
        </w:rPr>
        <w:t>Organizations should understand how various resources relate to each other, and not treat them individually</w:t>
      </w:r>
      <w:r w:rsidRPr="00C0533B">
        <w:rPr>
          <w:rFonts w:asciiTheme="minorHAnsi" w:hAnsiTheme="minorHAnsi" w:cstheme="minorHAnsi"/>
        </w:rPr>
        <w:t xml:space="preserve">. A low-value target may ultimately provide access to a very high-value target, so the entire chain should be protected with </w:t>
      </w:r>
      <w:r>
        <w:rPr>
          <w:rFonts w:asciiTheme="minorHAnsi" w:hAnsiTheme="minorHAnsi" w:cstheme="minorHAnsi"/>
        </w:rPr>
        <w:t xml:space="preserve">adequate </w:t>
      </w:r>
      <w:r w:rsidRPr="00C0533B">
        <w:rPr>
          <w:rFonts w:asciiTheme="minorHAnsi" w:hAnsiTheme="minorHAnsi" w:cstheme="minorHAnsi"/>
        </w:rPr>
        <w:t xml:space="preserve">controls. Depending on the size of the organization, this could be one of the most </w:t>
      </w:r>
      <w:r>
        <w:rPr>
          <w:rFonts w:asciiTheme="minorHAnsi" w:hAnsiTheme="minorHAnsi" w:cstheme="minorHAnsi"/>
        </w:rPr>
        <w:t>resource</w:t>
      </w:r>
      <w:r w:rsidRPr="00C0533B">
        <w:rPr>
          <w:rFonts w:asciiTheme="minorHAnsi" w:hAnsiTheme="minorHAnsi" w:cstheme="minorHAnsi"/>
        </w:rPr>
        <w:t>-consuming steps. Various methodologies and/or frameworks can be followed to perform a thorough assessment of the resources that exist in the network.</w:t>
      </w:r>
    </w:p>
    <w:p w14:paraId="2F1FB461" w14:textId="58D87618"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Pr>
          <w:rFonts w:asciiTheme="minorHAnsi" w:hAnsiTheme="minorHAnsi" w:cstheme="minorHAnsi"/>
        </w:rPr>
        <w:t>One</w:t>
      </w:r>
      <w:r w:rsidRPr="00C0533B">
        <w:rPr>
          <w:rFonts w:asciiTheme="minorHAnsi" w:hAnsiTheme="minorHAnsi" w:cstheme="minorHAnsi"/>
        </w:rPr>
        <w:t xml:space="preserve"> should now be able to move on to the next steps of creating a segmentation policy that </w:t>
      </w:r>
      <w:r>
        <w:rPr>
          <w:rFonts w:asciiTheme="minorHAnsi" w:hAnsiTheme="minorHAnsi" w:cstheme="minorHAnsi"/>
        </w:rPr>
        <w:t xml:space="preserve">utilizes </w:t>
      </w:r>
      <w:r w:rsidRPr="00C0533B">
        <w:rPr>
          <w:rFonts w:asciiTheme="minorHAnsi" w:hAnsiTheme="minorHAnsi" w:cstheme="minorHAnsi"/>
        </w:rPr>
        <w:t xml:space="preserve">the value of each asset to determine how it should be protected. For example, if user workstations are treated as </w:t>
      </w:r>
      <w:del w:id="490" w:author="david goldhar" w:date="2019-02-27T08:38:00Z">
        <w:r w:rsidRPr="00C0533B" w:rsidDel="005935A4">
          <w:rPr>
            <w:rFonts w:asciiTheme="minorHAnsi" w:hAnsiTheme="minorHAnsi" w:cstheme="minorHAnsi"/>
          </w:rPr>
          <w:delText xml:space="preserve">a </w:delText>
        </w:r>
      </w:del>
      <w:r w:rsidRPr="00C0533B">
        <w:rPr>
          <w:rFonts w:asciiTheme="minorHAnsi" w:hAnsiTheme="minorHAnsi" w:cstheme="minorHAnsi"/>
        </w:rPr>
        <w:t>low-value target</w:t>
      </w:r>
      <w:ins w:id="491" w:author="david goldhar" w:date="2019-02-27T08:38:00Z">
        <w:r w:rsidR="005935A4">
          <w:rPr>
            <w:rFonts w:asciiTheme="minorHAnsi" w:hAnsiTheme="minorHAnsi" w:cstheme="minorHAnsi"/>
          </w:rPr>
          <w:t>s,</w:t>
        </w:r>
      </w:ins>
      <w:r w:rsidRPr="00C0533B">
        <w:rPr>
          <w:rFonts w:asciiTheme="minorHAnsi" w:hAnsiTheme="minorHAnsi" w:cstheme="minorHAnsi"/>
        </w:rPr>
        <w:t xml:space="preserve"> but are used to compromise a system that is of high value, such as an </w:t>
      </w:r>
      <w:r>
        <w:rPr>
          <w:rFonts w:asciiTheme="minorHAnsi" w:hAnsiTheme="minorHAnsi" w:cstheme="minorHAnsi"/>
        </w:rPr>
        <w:t>engineering station</w:t>
      </w:r>
      <w:r w:rsidRPr="00C0533B">
        <w:rPr>
          <w:rFonts w:asciiTheme="minorHAnsi" w:hAnsiTheme="minorHAnsi" w:cstheme="minorHAnsi"/>
        </w:rPr>
        <w:t xml:space="preserve">, the workstations should also be segmented </w:t>
      </w:r>
      <w:del w:id="492" w:author="david goldhar" w:date="2019-02-27T08:38:00Z">
        <w:r w:rsidRPr="00C0533B" w:rsidDel="005935A4">
          <w:rPr>
            <w:rFonts w:asciiTheme="minorHAnsi" w:hAnsiTheme="minorHAnsi" w:cstheme="minorHAnsi"/>
          </w:rPr>
          <w:delText xml:space="preserve">depending </w:delText>
        </w:r>
      </w:del>
      <w:ins w:id="493" w:author="david goldhar" w:date="2019-02-27T08:38:00Z">
        <w:r w:rsidR="005935A4">
          <w:rPr>
            <w:rFonts w:asciiTheme="minorHAnsi" w:hAnsiTheme="minorHAnsi" w:cstheme="minorHAnsi"/>
          </w:rPr>
          <w:t xml:space="preserve">according to </w:t>
        </w:r>
      </w:ins>
      <w:del w:id="494" w:author="david goldhar" w:date="2019-02-27T08:38:00Z">
        <w:r w:rsidRPr="00C0533B" w:rsidDel="005935A4">
          <w:rPr>
            <w:rFonts w:asciiTheme="minorHAnsi" w:hAnsiTheme="minorHAnsi" w:cstheme="minorHAnsi"/>
          </w:rPr>
          <w:delText xml:space="preserve">on </w:delText>
        </w:r>
      </w:del>
      <w:r w:rsidRPr="00C0533B">
        <w:rPr>
          <w:rFonts w:asciiTheme="minorHAnsi" w:hAnsiTheme="minorHAnsi" w:cstheme="minorHAnsi"/>
        </w:rPr>
        <w:t xml:space="preserve">the resources they </w:t>
      </w:r>
      <w:ins w:id="495" w:author="david goldhar" w:date="2019-02-27T08:38:00Z">
        <w:r w:rsidR="005935A4">
          <w:rPr>
            <w:rFonts w:asciiTheme="minorHAnsi" w:hAnsiTheme="minorHAnsi" w:cstheme="minorHAnsi"/>
          </w:rPr>
          <w:t xml:space="preserve">can </w:t>
        </w:r>
      </w:ins>
      <w:del w:id="496" w:author="david goldhar" w:date="2019-02-27T08:38:00Z">
        <w:r w:rsidRPr="00C0533B" w:rsidDel="005935A4">
          <w:rPr>
            <w:rFonts w:asciiTheme="minorHAnsi" w:hAnsiTheme="minorHAnsi" w:cstheme="minorHAnsi"/>
          </w:rPr>
          <w:delText xml:space="preserve">are </w:delText>
        </w:r>
      </w:del>
      <w:r w:rsidRPr="00C0533B">
        <w:rPr>
          <w:rFonts w:asciiTheme="minorHAnsi" w:hAnsiTheme="minorHAnsi" w:cstheme="minorHAnsi"/>
        </w:rPr>
        <w:t>access</w:t>
      </w:r>
      <w:del w:id="497" w:author="david goldhar" w:date="2019-02-27T08:38:00Z">
        <w:r w:rsidRPr="00C0533B" w:rsidDel="005935A4">
          <w:rPr>
            <w:rFonts w:asciiTheme="minorHAnsi" w:hAnsiTheme="minorHAnsi" w:cstheme="minorHAnsi"/>
          </w:rPr>
          <w:delText>ing</w:delText>
        </w:r>
      </w:del>
      <w:r w:rsidRPr="00C0533B">
        <w:rPr>
          <w:rFonts w:asciiTheme="minorHAnsi" w:hAnsiTheme="minorHAnsi" w:cstheme="minorHAnsi"/>
        </w:rPr>
        <w:t>.</w:t>
      </w:r>
    </w:p>
    <w:p w14:paraId="6E57CAAC" w14:textId="58836EBD"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b/>
          <w:bCs/>
        </w:rPr>
        <w:t>Policy Creation: </w:t>
      </w:r>
      <w:r w:rsidRPr="00C0533B">
        <w:rPr>
          <w:rFonts w:asciiTheme="minorHAnsi" w:hAnsiTheme="minorHAnsi" w:cstheme="minorHAnsi"/>
        </w:rPr>
        <w:t xml:space="preserve">Most cybersecurity programs do not explicitly call for a segmentation policy. It is usually mentioned indirectly in various topics within the program, which unfortunately does not place sufficient importance or value on it. For example, an access-control policy may </w:t>
      </w:r>
      <w:del w:id="498" w:author="david goldhar" w:date="2019-02-27T08:39:00Z">
        <w:r w:rsidRPr="00C0533B" w:rsidDel="005B2C5A">
          <w:rPr>
            <w:rFonts w:asciiTheme="minorHAnsi" w:hAnsiTheme="minorHAnsi" w:cstheme="minorHAnsi"/>
          </w:rPr>
          <w:delText xml:space="preserve">call out </w:delText>
        </w:r>
      </w:del>
      <w:ins w:id="499" w:author="david goldhar" w:date="2019-02-27T08:39:00Z">
        <w:r w:rsidR="005B2C5A">
          <w:rPr>
            <w:rFonts w:asciiTheme="minorHAnsi" w:hAnsiTheme="minorHAnsi" w:cstheme="minorHAnsi"/>
          </w:rPr>
          <w:t xml:space="preserve">point out that </w:t>
        </w:r>
      </w:ins>
      <w:del w:id="500" w:author="david goldhar" w:date="2019-02-27T08:39:00Z">
        <w:r w:rsidRPr="00C0533B" w:rsidDel="005B2C5A">
          <w:rPr>
            <w:rFonts w:asciiTheme="minorHAnsi" w:hAnsiTheme="minorHAnsi" w:cstheme="minorHAnsi"/>
          </w:rPr>
          <w:delText xml:space="preserve">how </w:delText>
        </w:r>
      </w:del>
      <w:r w:rsidRPr="00C0533B">
        <w:rPr>
          <w:rFonts w:asciiTheme="minorHAnsi" w:hAnsiTheme="minorHAnsi" w:cstheme="minorHAnsi"/>
        </w:rPr>
        <w:t xml:space="preserve">an HR employee should not be able to access </w:t>
      </w:r>
      <w:r>
        <w:rPr>
          <w:rFonts w:asciiTheme="minorHAnsi" w:hAnsiTheme="minorHAnsi" w:cstheme="minorHAnsi"/>
        </w:rPr>
        <w:t>MES system</w:t>
      </w:r>
      <w:r w:rsidRPr="00C0533B">
        <w:rPr>
          <w:rFonts w:asciiTheme="minorHAnsi" w:hAnsiTheme="minorHAnsi" w:cstheme="minorHAnsi"/>
        </w:rPr>
        <w:t>. This can be done simply through an access-control list on a firewall along with VLANs, which may protect the resource, but does not necessarily focus on segmentation itself.</w:t>
      </w:r>
    </w:p>
    <w:p w14:paraId="390715BB" w14:textId="171E1318" w:rsidR="00CA30DE" w:rsidRPr="00C0533B" w:rsidRDefault="00CA30DE" w:rsidP="00CA30DE">
      <w:pPr>
        <w:pStyle w:val="NormalWeb"/>
        <w:spacing w:before="0" w:beforeAutospacing="0" w:after="240" w:afterAutospacing="0" w:line="398" w:lineRule="atLeast"/>
        <w:rPr>
          <w:rFonts w:asciiTheme="minorHAnsi" w:hAnsiTheme="minorHAnsi" w:cstheme="minorHAnsi"/>
        </w:rPr>
      </w:pPr>
      <w:r w:rsidRPr="00C0533B">
        <w:rPr>
          <w:rFonts w:asciiTheme="minorHAnsi" w:hAnsiTheme="minorHAnsi" w:cstheme="minorHAnsi"/>
        </w:rPr>
        <w:lastRenderedPageBreak/>
        <w:t xml:space="preserve">A segmentation policy should be built based on </w:t>
      </w:r>
      <w:ins w:id="501" w:author="david goldhar" w:date="2019-02-27T08:40:00Z">
        <w:r w:rsidR="003B09E6">
          <w:rPr>
            <w:rFonts w:asciiTheme="minorHAnsi" w:hAnsiTheme="minorHAnsi" w:cstheme="minorHAnsi"/>
          </w:rPr>
          <w:t xml:space="preserve">the </w:t>
        </w:r>
      </w:ins>
      <w:r w:rsidRPr="00C0533B">
        <w:rPr>
          <w:rFonts w:asciiTheme="minorHAnsi" w:hAnsiTheme="minorHAnsi" w:cstheme="minorHAnsi"/>
        </w:rPr>
        <w:t>data gathered about the resources in the previous steps. This policy should start at a high level,</w:t>
      </w:r>
      <w:del w:id="502" w:author="david goldhar" w:date="2019-02-27T08:40:00Z">
        <w:r w:rsidRPr="00C0533B" w:rsidDel="003B09E6">
          <w:rPr>
            <w:rFonts w:asciiTheme="minorHAnsi" w:hAnsiTheme="minorHAnsi" w:cstheme="minorHAnsi"/>
          </w:rPr>
          <w:delText xml:space="preserve"> which</w:delText>
        </w:r>
      </w:del>
      <w:r w:rsidRPr="00C0533B">
        <w:rPr>
          <w:rFonts w:asciiTheme="minorHAnsi" w:hAnsiTheme="minorHAnsi" w:cstheme="minorHAnsi"/>
        </w:rPr>
        <w:t xml:space="preserve"> segregat</w:t>
      </w:r>
      <w:ins w:id="503" w:author="david goldhar" w:date="2019-02-27T08:40:00Z">
        <w:r w:rsidR="003B09E6">
          <w:rPr>
            <w:rFonts w:asciiTheme="minorHAnsi" w:hAnsiTheme="minorHAnsi" w:cstheme="minorHAnsi"/>
          </w:rPr>
          <w:t>ing</w:t>
        </w:r>
      </w:ins>
      <w:del w:id="504" w:author="david goldhar" w:date="2019-02-27T08:40:00Z">
        <w:r w:rsidRPr="00C0533B" w:rsidDel="003B09E6">
          <w:rPr>
            <w:rFonts w:asciiTheme="minorHAnsi" w:hAnsiTheme="minorHAnsi" w:cstheme="minorHAnsi"/>
          </w:rPr>
          <w:delText>es</w:delText>
        </w:r>
      </w:del>
      <w:r w:rsidRPr="00C0533B">
        <w:rPr>
          <w:rFonts w:asciiTheme="minorHAnsi" w:hAnsiTheme="minorHAnsi" w:cstheme="minorHAnsi"/>
        </w:rPr>
        <w:t xml:space="preserve"> the various zones through traditional network boundaries, such as DMZ, Datacenter, and </w:t>
      </w:r>
      <w:r>
        <w:rPr>
          <w:rFonts w:asciiTheme="minorHAnsi" w:hAnsiTheme="minorHAnsi" w:cstheme="minorHAnsi"/>
        </w:rPr>
        <w:t>hall network</w:t>
      </w:r>
      <w:ins w:id="505" w:author="david goldhar" w:date="2019-02-27T08:40:00Z">
        <w:r w:rsidR="003B09E6">
          <w:rPr>
            <w:rFonts w:asciiTheme="minorHAnsi" w:hAnsiTheme="minorHAnsi" w:cstheme="minorHAnsi"/>
          </w:rPr>
          <w:t>, and</w:t>
        </w:r>
      </w:ins>
      <w:r w:rsidRPr="00C0533B">
        <w:rPr>
          <w:rFonts w:asciiTheme="minorHAnsi" w:hAnsiTheme="minorHAnsi" w:cstheme="minorHAnsi"/>
        </w:rPr>
        <w:t xml:space="preserve"> then gradually drill</w:t>
      </w:r>
      <w:ins w:id="506" w:author="david goldhar" w:date="2019-02-27T08:41:00Z">
        <w:r w:rsidR="003B09E6">
          <w:rPr>
            <w:rFonts w:asciiTheme="minorHAnsi" w:hAnsiTheme="minorHAnsi" w:cstheme="minorHAnsi"/>
          </w:rPr>
          <w:t>ing down</w:t>
        </w:r>
      </w:ins>
      <w:del w:id="507" w:author="david goldhar" w:date="2019-02-27T08:41:00Z">
        <w:r w:rsidRPr="00C0533B" w:rsidDel="003B09E6">
          <w:rPr>
            <w:rFonts w:asciiTheme="minorHAnsi" w:hAnsiTheme="minorHAnsi" w:cstheme="minorHAnsi"/>
          </w:rPr>
          <w:delText>s</w:delText>
        </w:r>
      </w:del>
      <w:r w:rsidRPr="00C0533B">
        <w:rPr>
          <w:rFonts w:asciiTheme="minorHAnsi" w:hAnsiTheme="minorHAnsi" w:cstheme="minorHAnsi"/>
        </w:rPr>
        <w:t xml:space="preserve"> into each zone. This process should continue </w:t>
      </w:r>
      <w:del w:id="508" w:author="david goldhar" w:date="2019-02-27T08:41:00Z">
        <w:r w:rsidRPr="00C0533B" w:rsidDel="003B09E6">
          <w:rPr>
            <w:rFonts w:asciiTheme="minorHAnsi" w:hAnsiTheme="minorHAnsi" w:cstheme="minorHAnsi"/>
          </w:rPr>
          <w:delText xml:space="preserve">all the way </w:delText>
        </w:r>
      </w:del>
      <w:ins w:id="509" w:author="david goldhar" w:date="2019-02-27T08:41:00Z">
        <w:r w:rsidR="003B09E6">
          <w:rPr>
            <w:rFonts w:asciiTheme="minorHAnsi" w:hAnsiTheme="minorHAnsi" w:cstheme="minorHAnsi"/>
          </w:rPr>
          <w:t xml:space="preserve">until </w:t>
        </w:r>
      </w:ins>
      <w:del w:id="510" w:author="david goldhar" w:date="2019-02-27T08:41:00Z">
        <w:r w:rsidRPr="00C0533B" w:rsidDel="003B09E6">
          <w:rPr>
            <w:rFonts w:asciiTheme="minorHAnsi" w:hAnsiTheme="minorHAnsi" w:cstheme="minorHAnsi"/>
          </w:rPr>
          <w:delText xml:space="preserve">to </w:delText>
        </w:r>
      </w:del>
      <w:r w:rsidRPr="00C0533B">
        <w:rPr>
          <w:rFonts w:asciiTheme="minorHAnsi" w:hAnsiTheme="minorHAnsi" w:cstheme="minorHAnsi"/>
        </w:rPr>
        <w:t>the application itself, essentially moving up the layers of the OSI model. Once all objects (and even sub-objects) have been discovered, the policy should be developed based on the type and location of those objects</w:t>
      </w:r>
      <w:ins w:id="511" w:author="david goldhar" w:date="2019-02-27T08:41:00Z">
        <w:r w:rsidR="003B09E6">
          <w:rPr>
            <w:rFonts w:asciiTheme="minorHAnsi" w:hAnsiTheme="minorHAnsi" w:cstheme="minorHAnsi"/>
          </w:rPr>
          <w:t>,</w:t>
        </w:r>
      </w:ins>
      <w:r w:rsidRPr="00C0533B">
        <w:rPr>
          <w:rFonts w:asciiTheme="minorHAnsi" w:hAnsiTheme="minorHAnsi" w:cstheme="minorHAnsi"/>
        </w:rPr>
        <w:t xml:space="preserve"> and on the users</w:t>
      </w:r>
      <w:del w:id="512" w:author="david goldhar" w:date="2019-02-27T08:41:00Z">
        <w:r w:rsidRPr="00C0533B" w:rsidDel="003B09E6">
          <w:rPr>
            <w:rFonts w:asciiTheme="minorHAnsi" w:hAnsiTheme="minorHAnsi" w:cstheme="minorHAnsi"/>
          </w:rPr>
          <w:delText>,</w:delText>
        </w:r>
      </w:del>
      <w:r w:rsidRPr="00C0533B">
        <w:rPr>
          <w:rFonts w:asciiTheme="minorHAnsi" w:hAnsiTheme="minorHAnsi" w:cstheme="minorHAnsi"/>
        </w:rPr>
        <w:t xml:space="preserve"> who are requesting access to various resources </w:t>
      </w:r>
      <w:ins w:id="513" w:author="david goldhar" w:date="2019-02-27T08:41:00Z">
        <w:r w:rsidR="003B09E6">
          <w:rPr>
            <w:rFonts w:asciiTheme="minorHAnsi" w:hAnsiTheme="minorHAnsi" w:cstheme="minorHAnsi"/>
          </w:rPr>
          <w:t xml:space="preserve">that </w:t>
        </w:r>
      </w:ins>
      <w:r w:rsidRPr="00C0533B">
        <w:rPr>
          <w:rFonts w:asciiTheme="minorHAnsi" w:hAnsiTheme="minorHAnsi" w:cstheme="minorHAnsi"/>
        </w:rPr>
        <w:t>host</w:t>
      </w:r>
      <w:del w:id="514" w:author="david goldhar" w:date="2019-02-27T08:41:00Z">
        <w:r w:rsidRPr="00C0533B" w:rsidDel="003B09E6">
          <w:rPr>
            <w:rFonts w:asciiTheme="minorHAnsi" w:hAnsiTheme="minorHAnsi" w:cstheme="minorHAnsi"/>
          </w:rPr>
          <w:delText xml:space="preserve">ing </w:delText>
        </w:r>
      </w:del>
      <w:ins w:id="515" w:author="david goldhar" w:date="2019-02-27T08:41:00Z">
        <w:r w:rsidR="003B09E6">
          <w:rPr>
            <w:rFonts w:asciiTheme="minorHAnsi" w:hAnsiTheme="minorHAnsi" w:cstheme="minorHAnsi"/>
          </w:rPr>
          <w:t xml:space="preserve"> </w:t>
        </w:r>
      </w:ins>
      <w:r w:rsidRPr="00C0533B">
        <w:rPr>
          <w:rFonts w:asciiTheme="minorHAnsi" w:hAnsiTheme="minorHAnsi" w:cstheme="minorHAnsi"/>
        </w:rPr>
        <w:t>or contain</w:t>
      </w:r>
      <w:del w:id="516" w:author="david goldhar" w:date="2019-02-27T08:41:00Z">
        <w:r w:rsidRPr="00C0533B" w:rsidDel="003B09E6">
          <w:rPr>
            <w:rFonts w:asciiTheme="minorHAnsi" w:hAnsiTheme="minorHAnsi" w:cstheme="minorHAnsi"/>
          </w:rPr>
          <w:delText>ing</w:delText>
        </w:r>
      </w:del>
      <w:r w:rsidRPr="00C0533B">
        <w:rPr>
          <w:rFonts w:asciiTheme="minorHAnsi" w:hAnsiTheme="minorHAnsi" w:cstheme="minorHAnsi"/>
        </w:rPr>
        <w:t xml:space="preserve"> data. How deep one goes depends on the criticality of the asset, since in certain cases the cost associated with going through the entire process for a certain asset may not be justified.</w:t>
      </w:r>
    </w:p>
    <w:p w14:paraId="5FD97A7A" w14:textId="2CA287FA" w:rsidR="00CA30DE" w:rsidRPr="00C0533B" w:rsidRDefault="00A61CA7" w:rsidP="00CA30DE">
      <w:pPr>
        <w:pStyle w:val="NormalWeb"/>
        <w:spacing w:before="0" w:beforeAutospacing="0" w:after="240" w:afterAutospacing="0" w:line="276" w:lineRule="auto"/>
        <w:rPr>
          <w:rFonts w:asciiTheme="minorHAnsi" w:hAnsiTheme="minorHAnsi" w:cstheme="minorHAnsi"/>
        </w:rPr>
      </w:pPr>
      <w:r w:rsidRPr="00A61CA7">
        <w:rPr>
          <w:rFonts w:asciiTheme="minorHAnsi" w:hAnsiTheme="minorHAnsi" w:cstheme="minorHAnsi"/>
          <w:b/>
          <w:bCs/>
        </w:rPr>
        <w:t>Access control modeling</w:t>
      </w:r>
      <w:r>
        <w:rPr>
          <w:rFonts w:asciiTheme="minorHAnsi" w:hAnsiTheme="minorHAnsi" w:cstheme="minorHAnsi"/>
        </w:rPr>
        <w:t xml:space="preserve">: </w:t>
      </w:r>
      <w:r w:rsidR="00CA30DE" w:rsidRPr="00C0533B">
        <w:rPr>
          <w:rFonts w:asciiTheme="minorHAnsi" w:hAnsiTheme="minorHAnsi" w:cstheme="minorHAnsi"/>
        </w:rPr>
        <w:t xml:space="preserve">Network engineers are most familiar with network-based ACLs, and while they are a good way to control access between the larger zones, it is difficult to make them granular, especially since they are mostly static and become difficult to manage over time. </w:t>
      </w:r>
      <w:r w:rsidR="00CA30DE">
        <w:rPr>
          <w:rFonts w:asciiTheme="minorHAnsi" w:hAnsiTheme="minorHAnsi" w:cstheme="minorHAnsi"/>
        </w:rPr>
        <w:t xml:space="preserve">There are several access-control models to choose from. </w:t>
      </w:r>
      <w:r w:rsidR="00CC0173">
        <w:rPr>
          <w:rFonts w:asciiTheme="minorHAnsi" w:hAnsiTheme="minorHAnsi" w:cstheme="minorHAnsi"/>
        </w:rPr>
        <w:t xml:space="preserve">One </w:t>
      </w:r>
      <w:r w:rsidR="00CA30DE">
        <w:rPr>
          <w:rFonts w:asciiTheme="minorHAnsi" w:hAnsiTheme="minorHAnsi" w:cstheme="minorHAnsi"/>
        </w:rPr>
        <w:t xml:space="preserve">should pick the </w:t>
      </w:r>
      <w:del w:id="517" w:author="david goldhar" w:date="2019-02-27T08:43:00Z">
        <w:r w:rsidR="00CA30DE" w:rsidDel="00CC0173">
          <w:rPr>
            <w:rFonts w:asciiTheme="minorHAnsi" w:hAnsiTheme="minorHAnsi" w:cstheme="minorHAnsi"/>
          </w:rPr>
          <w:delText xml:space="preserve">one </w:delText>
        </w:r>
      </w:del>
      <w:ins w:id="518" w:author="david goldhar" w:date="2019-02-27T08:43:00Z">
        <w:r w:rsidR="00CC0173">
          <w:rPr>
            <w:rFonts w:asciiTheme="minorHAnsi" w:hAnsiTheme="minorHAnsi" w:cstheme="minorHAnsi"/>
          </w:rPr>
          <w:t xml:space="preserve">model </w:t>
        </w:r>
      </w:ins>
      <w:r w:rsidR="00CA30DE">
        <w:rPr>
          <w:rFonts w:asciiTheme="minorHAnsi" w:hAnsiTheme="minorHAnsi" w:cstheme="minorHAnsi"/>
        </w:rPr>
        <w:t>(or a combination of several) that best fit</w:t>
      </w:r>
      <w:ins w:id="519" w:author="david goldhar" w:date="2019-02-27T08:43:00Z">
        <w:r w:rsidR="00CC0173">
          <w:rPr>
            <w:rFonts w:asciiTheme="minorHAnsi" w:hAnsiTheme="minorHAnsi" w:cstheme="minorHAnsi"/>
          </w:rPr>
          <w:t>s</w:t>
        </w:r>
      </w:ins>
      <w:r w:rsidR="00CA30DE">
        <w:rPr>
          <w:rFonts w:asciiTheme="minorHAnsi" w:hAnsiTheme="minorHAnsi" w:cstheme="minorHAnsi"/>
        </w:rPr>
        <w:t xml:space="preserve"> the network requirements and constraints.</w:t>
      </w:r>
      <w:r w:rsidR="00CA30DE" w:rsidRPr="00C0533B">
        <w:rPr>
          <w:rFonts w:asciiTheme="minorHAnsi" w:hAnsiTheme="minorHAnsi" w:cstheme="minorHAnsi"/>
        </w:rPr>
        <w:t xml:space="preserve"> This includes, but is not limited to:</w:t>
      </w:r>
    </w:p>
    <w:p w14:paraId="353C8877"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Attribute Based Access Control (ABAC)</w:t>
      </w:r>
    </w:p>
    <w:p w14:paraId="6E4C1784"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Role Based Access Control (RBAC)</w:t>
      </w:r>
    </w:p>
    <w:p w14:paraId="782F1E6F"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Identity Based Access Control (IBAC)</w:t>
      </w:r>
    </w:p>
    <w:p w14:paraId="42AF6F5A" w14:textId="77777777" w:rsidR="00CA30DE" w:rsidRPr="00C0533B" w:rsidRDefault="00CA30DE" w:rsidP="009956E1">
      <w:pPr>
        <w:numPr>
          <w:ilvl w:val="0"/>
          <w:numId w:val="6"/>
        </w:numPr>
        <w:spacing w:after="75" w:line="336" w:lineRule="atLeast"/>
        <w:ind w:left="450"/>
        <w:rPr>
          <w:rFonts w:cstheme="minorHAnsi"/>
          <w:sz w:val="24"/>
          <w:szCs w:val="24"/>
        </w:rPr>
      </w:pPr>
      <w:r w:rsidRPr="00C0533B">
        <w:rPr>
          <w:rFonts w:cstheme="minorHAnsi"/>
          <w:sz w:val="24"/>
          <w:szCs w:val="24"/>
        </w:rPr>
        <w:t>Rules Based Access Control (</w:t>
      </w:r>
      <w:proofErr w:type="spellStart"/>
      <w:r w:rsidRPr="00C0533B">
        <w:rPr>
          <w:rFonts w:cstheme="minorHAnsi"/>
          <w:sz w:val="24"/>
          <w:szCs w:val="24"/>
        </w:rPr>
        <w:t>RuBAC</w:t>
      </w:r>
      <w:proofErr w:type="spellEnd"/>
      <w:r w:rsidRPr="00C0533B">
        <w:rPr>
          <w:rFonts w:cstheme="minorHAnsi"/>
          <w:sz w:val="24"/>
          <w:szCs w:val="24"/>
        </w:rPr>
        <w:t>)</w:t>
      </w:r>
    </w:p>
    <w:p w14:paraId="5F4FA03E" w14:textId="77777777" w:rsidR="00CA30DE" w:rsidRPr="00C0533B" w:rsidRDefault="00CA30DE" w:rsidP="00CA30DE">
      <w:pPr>
        <w:rPr>
          <w:rFonts w:cstheme="minorHAnsi"/>
          <w:sz w:val="32"/>
          <w:szCs w:val="32"/>
        </w:rPr>
      </w:pPr>
      <w:r w:rsidRPr="00C0533B">
        <w:rPr>
          <w:rFonts w:cstheme="minorHAnsi"/>
          <w:sz w:val="32"/>
          <w:szCs w:val="32"/>
        </w:rPr>
        <w:br w:type="page"/>
      </w:r>
    </w:p>
    <w:p w14:paraId="0CC34E7B" w14:textId="72475044"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b/>
          <w:bCs/>
          <w:sz w:val="24"/>
          <w:szCs w:val="24"/>
        </w:rPr>
        <w:lastRenderedPageBreak/>
        <w:t>Execution:</w:t>
      </w:r>
      <w:r w:rsidRPr="001B3982">
        <w:rPr>
          <w:rFonts w:eastAsia="Times New Roman" w:cstheme="minorHAnsi"/>
          <w:sz w:val="24"/>
          <w:szCs w:val="24"/>
        </w:rPr>
        <w:t> Once an access-control model has been defined</w:t>
      </w:r>
      <w:ins w:id="520" w:author="david goldhar" w:date="2019-02-27T08:44:00Z">
        <w:r w:rsidR="00CC0173">
          <w:rPr>
            <w:rFonts w:eastAsia="Times New Roman" w:cstheme="minorHAnsi"/>
            <w:sz w:val="24"/>
            <w:szCs w:val="24"/>
          </w:rPr>
          <w:t>,</w:t>
        </w:r>
      </w:ins>
      <w:r w:rsidRPr="001B3982">
        <w:rPr>
          <w:rFonts w:eastAsia="Times New Roman" w:cstheme="minorHAnsi"/>
          <w:sz w:val="24"/>
          <w:szCs w:val="24"/>
        </w:rPr>
        <w:t xml:space="preserve"> and the appropriate policies have been mapped in this model, the next step is to implement these controls. This involves thorough planning, which will lead to the procurement, design, and implementation of the relevant technologies. This can be broken down into the following phases:</w:t>
      </w:r>
    </w:p>
    <w:p w14:paraId="3BA68400"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Plan</w:t>
      </w:r>
    </w:p>
    <w:p w14:paraId="7E22BA21"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Design</w:t>
      </w:r>
    </w:p>
    <w:p w14:paraId="154B84CB" w14:textId="77777777" w:rsidR="00CA30DE" w:rsidRPr="001B3982" w:rsidRDefault="00CA30DE" w:rsidP="009956E1">
      <w:pPr>
        <w:numPr>
          <w:ilvl w:val="0"/>
          <w:numId w:val="7"/>
        </w:numPr>
        <w:spacing w:after="75" w:line="336" w:lineRule="atLeast"/>
        <w:ind w:left="450"/>
        <w:rPr>
          <w:rFonts w:eastAsia="Times New Roman" w:cstheme="minorHAnsi"/>
          <w:sz w:val="24"/>
          <w:szCs w:val="24"/>
        </w:rPr>
      </w:pPr>
      <w:r w:rsidRPr="001B3982">
        <w:rPr>
          <w:rFonts w:eastAsia="Times New Roman" w:cstheme="minorHAnsi"/>
          <w:sz w:val="24"/>
          <w:szCs w:val="24"/>
        </w:rPr>
        <w:t>Implement/Migrate</w:t>
      </w:r>
    </w:p>
    <w:p w14:paraId="0D321C84" w14:textId="77777777" w:rsidR="00CA30DE" w:rsidRPr="0045605A" w:rsidRDefault="00CA30DE" w:rsidP="009956E1">
      <w:pPr>
        <w:numPr>
          <w:ilvl w:val="0"/>
          <w:numId w:val="7"/>
        </w:numPr>
        <w:spacing w:line="336" w:lineRule="atLeast"/>
        <w:ind w:left="450"/>
        <w:rPr>
          <w:rFonts w:eastAsia="Times New Roman" w:cstheme="minorHAnsi"/>
          <w:sz w:val="24"/>
          <w:szCs w:val="24"/>
        </w:rPr>
      </w:pPr>
      <w:r w:rsidRPr="001B3982">
        <w:rPr>
          <w:rFonts w:eastAsia="Times New Roman" w:cstheme="minorHAnsi"/>
          <w:sz w:val="24"/>
          <w:szCs w:val="24"/>
        </w:rPr>
        <w:t>Monitor</w:t>
      </w:r>
    </w:p>
    <w:p w14:paraId="567CB357" w14:textId="77777777" w:rsidR="00CA30DE" w:rsidRPr="001B3982" w:rsidRDefault="00CA30DE" w:rsidP="00CA30DE">
      <w:pPr>
        <w:spacing w:after="0" w:line="240" w:lineRule="auto"/>
        <w:rPr>
          <w:rFonts w:eastAsia="Times New Roman" w:cstheme="minorHAnsi"/>
          <w:sz w:val="24"/>
          <w:szCs w:val="24"/>
        </w:rPr>
      </w:pPr>
      <w:r w:rsidRPr="0045605A">
        <w:rPr>
          <w:rFonts w:eastAsia="Times New Roman" w:cstheme="minorHAnsi"/>
          <w:noProof/>
          <w:sz w:val="24"/>
          <w:szCs w:val="24"/>
        </w:rPr>
        <mc:AlternateContent>
          <mc:Choice Requires="wpg">
            <w:drawing>
              <wp:anchor distT="0" distB="0" distL="114300" distR="114300" simplePos="0" relativeHeight="251707392" behindDoc="0" locked="0" layoutInCell="1" allowOverlap="1" wp14:anchorId="614043F7" wp14:editId="797C43A0">
                <wp:simplePos x="0" y="0"/>
                <wp:positionH relativeFrom="margin">
                  <wp:align>center</wp:align>
                </wp:positionH>
                <wp:positionV relativeFrom="paragraph">
                  <wp:posOffset>122555</wp:posOffset>
                </wp:positionV>
                <wp:extent cx="5295900" cy="352425"/>
                <wp:effectExtent l="0" t="0" r="19050" b="28575"/>
                <wp:wrapNone/>
                <wp:docPr id="5" name="Group 2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95900" cy="352425"/>
                          <a:chOff x="276225" y="0"/>
                          <a:chExt cx="5572669" cy="577850"/>
                        </a:xfrm>
                      </wpg:grpSpPr>
                      <wps:wsp>
                        <wps:cNvPr id="28" name="Rectangle: Rounded Corners 28">
                          <a:extLst/>
                        </wps:cNvPr>
                        <wps:cNvSpPr/>
                        <wps:spPr>
                          <a:xfrm>
                            <a:off x="276225" y="0"/>
                            <a:ext cx="836192"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D16010" w14:textId="77777777" w:rsidR="00412D19" w:rsidRDefault="00412D19" w:rsidP="00CA30DE">
                              <w:pPr>
                                <w:pStyle w:val="NormalWeb"/>
                                <w:spacing w:before="0" w:beforeAutospacing="0" w:after="0" w:afterAutospacing="0"/>
                                <w:jc w:val="center"/>
                              </w:pPr>
                              <w:r>
                                <w:rPr>
                                  <w:rFonts w:asciiTheme="minorHAnsi" w:hAnsi="Calibri" w:cstheme="minorBidi"/>
                                  <w:color w:val="FFFFFF" w:themeColor="light1"/>
                                  <w:kern w:val="24"/>
                                  <w:sz w:val="28"/>
                                  <w:szCs w:val="28"/>
                                </w:rPr>
                                <w:t>Plan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Rounded Corners 29">
                          <a:extLst/>
                        </wps:cNvPr>
                        <wps:cNvSpPr/>
                        <wps:spPr>
                          <a:xfrm>
                            <a:off x="1679666" y="0"/>
                            <a:ext cx="108712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F1935" w14:textId="77777777" w:rsidR="00412D19" w:rsidRDefault="00412D19" w:rsidP="00CA30DE">
                              <w:pPr>
                                <w:pStyle w:val="NormalWeb"/>
                                <w:spacing w:before="0" w:beforeAutospacing="0" w:after="0" w:afterAutospacing="0"/>
                                <w:jc w:val="center"/>
                              </w:pPr>
                              <w:r>
                                <w:rPr>
                                  <w:rFonts w:asciiTheme="minorHAnsi" w:hAnsi="Calibri" w:cstheme="minorBidi"/>
                                  <w:color w:val="FFFFFF" w:themeColor="light1"/>
                                  <w:kern w:val="24"/>
                                  <w:sz w:val="28"/>
                                  <w:szCs w:val="28"/>
                                </w:rPr>
                                <w:t>Design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Rounded Corners 30">
                          <a:extLst/>
                        </wps:cNvPr>
                        <wps:cNvSpPr/>
                        <wps:spPr>
                          <a:xfrm>
                            <a:off x="3256642" y="0"/>
                            <a:ext cx="108712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D41F66" w14:textId="77777777" w:rsidR="00412D19" w:rsidRDefault="00412D19" w:rsidP="00CA30DE">
                              <w:pPr>
                                <w:pStyle w:val="NormalWeb"/>
                                <w:spacing w:before="0" w:beforeAutospacing="0" w:after="0" w:afterAutospacing="0"/>
                                <w:jc w:val="center"/>
                              </w:pPr>
                              <w:r>
                                <w:rPr>
                                  <w:rFonts w:asciiTheme="minorHAnsi" w:hAnsi="Calibri" w:cstheme="minorBidi"/>
                                  <w:color w:val="FFFFFF" w:themeColor="light1"/>
                                  <w:kern w:val="24"/>
                                  <w:sz w:val="28"/>
                                  <w:szCs w:val="28"/>
                                </w:rPr>
                                <w:t>Implement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Rounded Corners 31">
                          <a:extLst/>
                        </wps:cNvPr>
                        <wps:cNvSpPr/>
                        <wps:spPr>
                          <a:xfrm>
                            <a:off x="4850764" y="0"/>
                            <a:ext cx="998130" cy="577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0FD4E" w14:textId="77777777" w:rsidR="00412D19" w:rsidRDefault="00412D19" w:rsidP="00CA30DE">
                              <w:pPr>
                                <w:pStyle w:val="NormalWeb"/>
                                <w:spacing w:before="0" w:beforeAutospacing="0" w:after="0" w:afterAutospacing="0"/>
                                <w:jc w:val="center"/>
                              </w:pPr>
                              <w:r>
                                <w:rPr>
                                  <w:rFonts w:asciiTheme="minorHAnsi" w:hAnsi="Calibri" w:cstheme="minorBidi"/>
                                  <w:color w:val="FFFFFF" w:themeColor="light1"/>
                                  <w:kern w:val="24"/>
                                  <w:sz w:val="28"/>
                                  <w:szCs w:val="28"/>
                                </w:rPr>
                                <w:t>Monitor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Arrow: Right 224">
                          <a:extLst/>
                        </wps:cNvPr>
                        <wps:cNvSpPr/>
                        <wps:spPr>
                          <a:xfrm>
                            <a:off x="1220472"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5" name="Arrow: Right 225">
                          <a:extLst/>
                        </wps:cNvPr>
                        <wps:cNvSpPr/>
                        <wps:spPr>
                          <a:xfrm>
                            <a:off x="2819580"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Arrow: Right 226">
                          <a:extLst/>
                        </wps:cNvPr>
                        <wps:cNvSpPr/>
                        <wps:spPr>
                          <a:xfrm>
                            <a:off x="4390934" y="92075"/>
                            <a:ext cx="394426" cy="393700"/>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4043F7" id="Group 20" o:spid="_x0000_s1027" style="position:absolute;margin-left:0;margin-top:9.65pt;width:417pt;height:27.75pt;z-index:251707392;mso-position-horizontal:center;mso-position-horizontal-relative:margin;mso-width-relative:margin;mso-height-relative:margin" coordorigin="2762" coordsize="55726,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">
                <v:roundrect id="Rectangle: Rounded Corners 28" o:spid="_x0000_s1028" style="position:absolute;left:2762;width:8362;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14:paraId="30D16010" w14:textId="77777777" w:rsidR="00412D19" w:rsidRDefault="00412D19" w:rsidP="00CA30DE">
                        <w:pPr>
                          <w:pStyle w:val="NormalWeb"/>
                          <w:spacing w:before="0" w:beforeAutospacing="0" w:after="0" w:afterAutospacing="0"/>
                          <w:jc w:val="center"/>
                        </w:pPr>
                        <w:r>
                          <w:rPr>
                            <w:rFonts w:asciiTheme="minorHAnsi" w:hAnsi="Calibri" w:cstheme="minorBidi"/>
                            <w:color w:val="FFFFFF" w:themeColor="light1"/>
                            <w:kern w:val="24"/>
                            <w:sz w:val="28"/>
                            <w:szCs w:val="28"/>
                          </w:rPr>
                          <w:t>Plan</w:t>
                        </w:r>
                      </w:p>
                    </w:txbxContent>
                  </v:textbox>
                </v:roundrect>
                <v:roundrect id="Rectangle: Rounded Corners 29" o:spid="_x0000_s1029" style="position:absolute;left:16796;width:1087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14:paraId="6B5F1935" w14:textId="77777777" w:rsidR="00412D19" w:rsidRDefault="00412D19" w:rsidP="00CA30DE">
                        <w:pPr>
                          <w:pStyle w:val="NormalWeb"/>
                          <w:spacing w:before="0" w:beforeAutospacing="0" w:after="0" w:afterAutospacing="0"/>
                          <w:jc w:val="center"/>
                        </w:pPr>
                        <w:r>
                          <w:rPr>
                            <w:rFonts w:asciiTheme="minorHAnsi" w:hAnsi="Calibri" w:cstheme="minorBidi"/>
                            <w:color w:val="FFFFFF" w:themeColor="light1"/>
                            <w:kern w:val="24"/>
                            <w:sz w:val="28"/>
                            <w:szCs w:val="28"/>
                          </w:rPr>
                          <w:t>Design</w:t>
                        </w:r>
                      </w:p>
                    </w:txbxContent>
                  </v:textbox>
                </v:roundrect>
                <v:roundrect id="Rectangle: Rounded Corners 30" o:spid="_x0000_s1030" style="position:absolute;left:32566;width:1087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14:paraId="32D41F66" w14:textId="77777777" w:rsidR="00412D19" w:rsidRDefault="00412D19" w:rsidP="00CA30DE">
                        <w:pPr>
                          <w:pStyle w:val="NormalWeb"/>
                          <w:spacing w:before="0" w:beforeAutospacing="0" w:after="0" w:afterAutospacing="0"/>
                          <w:jc w:val="center"/>
                        </w:pPr>
                        <w:r>
                          <w:rPr>
                            <w:rFonts w:asciiTheme="minorHAnsi" w:hAnsi="Calibri" w:cstheme="minorBidi"/>
                            <w:color w:val="FFFFFF" w:themeColor="light1"/>
                            <w:kern w:val="24"/>
                            <w:sz w:val="28"/>
                            <w:szCs w:val="28"/>
                          </w:rPr>
                          <w:t>Implement</w:t>
                        </w:r>
                      </w:p>
                    </w:txbxContent>
                  </v:textbox>
                </v:roundrect>
                <v:roundrect id="Rectangle: Rounded Corners 31" o:spid="_x0000_s1031" style="position:absolute;left:48507;width:9981;height:57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14:paraId="4510FD4E" w14:textId="77777777" w:rsidR="00412D19" w:rsidRDefault="00412D19" w:rsidP="00CA30DE">
                        <w:pPr>
                          <w:pStyle w:val="NormalWeb"/>
                          <w:spacing w:before="0" w:beforeAutospacing="0" w:after="0" w:afterAutospacing="0"/>
                          <w:jc w:val="center"/>
                        </w:pPr>
                        <w:r>
                          <w:rPr>
                            <w:rFonts w:asciiTheme="minorHAnsi" w:hAnsi="Calibri" w:cstheme="minorBidi"/>
                            <w:color w:val="FFFFFF" w:themeColor="light1"/>
                            <w:kern w:val="24"/>
                            <w:sz w:val="28"/>
                            <w:szCs w:val="28"/>
                          </w:rPr>
                          <w:t>Monitor</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4" o:spid="_x0000_s1032" type="#_x0000_t13" style="position:absolute;left:12204;top:920;width:3944;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" adj="10820" fillcolor="#b4c6e7 [1300]" strokecolor="#1f3763 [1604]" strokeweight="1pt"/>
                <v:shape id="Arrow: Right 225" o:spid="_x0000_s1033" type="#_x0000_t13" style="position:absolute;left:28195;top:920;width:3945;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" adj="10820" fillcolor="#b4c6e7 [1300]" strokecolor="#1f3763 [1604]" strokeweight="1pt"/>
                <v:shape id="Arrow: Right 226" o:spid="_x0000_s1034" type="#_x0000_t13" style="position:absolute;left:43909;top:920;width:3944;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" adj="10820" fillcolor="#b4c6e7 [1300]" strokecolor="#1f3763 [1604]" strokeweight="1pt"/>
                <w10:wrap anchorx="margin"/>
              </v:group>
            </w:pict>
          </mc:Fallback>
        </mc:AlternateContent>
      </w:r>
    </w:p>
    <w:p w14:paraId="08F90413" w14:textId="77777777" w:rsidR="00CA30DE" w:rsidRDefault="00CA30DE" w:rsidP="00CA30DE">
      <w:pPr>
        <w:spacing w:after="240" w:line="398" w:lineRule="atLeast"/>
        <w:rPr>
          <w:rFonts w:eastAsia="Times New Roman" w:cstheme="minorHAnsi"/>
          <w:b/>
          <w:bCs/>
          <w:sz w:val="24"/>
          <w:szCs w:val="24"/>
        </w:rPr>
      </w:pPr>
    </w:p>
    <w:p w14:paraId="541DFCD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b/>
          <w:bCs/>
          <w:sz w:val="24"/>
          <w:szCs w:val="24"/>
        </w:rPr>
        <w:t>Figure 9: Execution Phases</w:t>
      </w:r>
    </w:p>
    <w:p w14:paraId="1D7A40FE" w14:textId="7D37734F"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Plan:</w:t>
      </w:r>
      <w:r w:rsidRPr="001B3982">
        <w:rPr>
          <w:rFonts w:eastAsia="Times New Roman" w:cstheme="minorHAnsi"/>
          <w:sz w:val="24"/>
          <w:szCs w:val="24"/>
        </w:rPr>
        <w:t xml:space="preserve"> This phase of execution </w:t>
      </w:r>
      <w:del w:id="521" w:author="david goldhar" w:date="2019-02-27T08:44:00Z">
        <w:r w:rsidRPr="001B3982" w:rsidDel="000A7160">
          <w:rPr>
            <w:rFonts w:eastAsia="Times New Roman" w:cstheme="minorHAnsi"/>
            <w:sz w:val="24"/>
            <w:szCs w:val="24"/>
          </w:rPr>
          <w:delText xml:space="preserve">entails </w:delText>
        </w:r>
      </w:del>
      <w:ins w:id="522" w:author="david goldhar" w:date="2019-02-27T08:44:00Z">
        <w:r w:rsidR="000A7160">
          <w:rPr>
            <w:rFonts w:eastAsia="Times New Roman" w:cstheme="minorHAnsi"/>
            <w:sz w:val="24"/>
            <w:szCs w:val="24"/>
          </w:rPr>
          <w:t>involves</w:t>
        </w:r>
        <w:r w:rsidR="000A7160" w:rsidRPr="001B3982">
          <w:rPr>
            <w:rFonts w:eastAsia="Times New Roman" w:cstheme="minorHAnsi"/>
            <w:sz w:val="24"/>
            <w:szCs w:val="24"/>
          </w:rPr>
          <w:t xml:space="preserve"> </w:t>
        </w:r>
      </w:ins>
      <w:r w:rsidRPr="001B3982">
        <w:rPr>
          <w:rFonts w:eastAsia="Times New Roman" w:cstheme="minorHAnsi"/>
          <w:sz w:val="24"/>
          <w:szCs w:val="24"/>
        </w:rPr>
        <w:t>coming up with a list of requirements to satisfy the goals of the segmentation strategy. Once you have an accurate understanding of what to protect</w:t>
      </w:r>
      <w:ins w:id="523" w:author="david goldhar" w:date="2019-02-27T08:44:00Z">
        <w:r w:rsidR="000A7160">
          <w:rPr>
            <w:rFonts w:eastAsia="Times New Roman" w:cstheme="minorHAnsi"/>
            <w:sz w:val="24"/>
            <w:szCs w:val="24"/>
          </w:rPr>
          <w:t>,</w:t>
        </w:r>
      </w:ins>
      <w:r w:rsidRPr="001B3982">
        <w:rPr>
          <w:rFonts w:eastAsia="Times New Roman" w:cstheme="minorHAnsi"/>
          <w:sz w:val="24"/>
          <w:szCs w:val="24"/>
        </w:rPr>
        <w:t xml:space="preserve"> and what to protect against, the next step is to determine </w:t>
      </w:r>
      <w:r>
        <w:rPr>
          <w:rFonts w:eastAsia="Times New Roman" w:cstheme="minorHAnsi"/>
          <w:sz w:val="24"/>
          <w:szCs w:val="24"/>
        </w:rPr>
        <w:t>the</w:t>
      </w:r>
      <w:r w:rsidRPr="001B3982">
        <w:rPr>
          <w:rFonts w:eastAsia="Times New Roman" w:cstheme="minorHAnsi"/>
          <w:sz w:val="24"/>
          <w:szCs w:val="24"/>
        </w:rPr>
        <w:t xml:space="preserve"> tools, techniques, and procedures </w:t>
      </w:r>
      <w:r>
        <w:rPr>
          <w:rFonts w:eastAsia="Times New Roman" w:cstheme="minorHAnsi"/>
          <w:sz w:val="24"/>
          <w:szCs w:val="24"/>
        </w:rPr>
        <w:t xml:space="preserve">which </w:t>
      </w:r>
      <w:r w:rsidRPr="001B3982">
        <w:rPr>
          <w:rFonts w:eastAsia="Times New Roman" w:cstheme="minorHAnsi"/>
          <w:sz w:val="24"/>
          <w:szCs w:val="24"/>
        </w:rPr>
        <w:t>are required to provide th</w:t>
      </w:r>
      <w:r>
        <w:rPr>
          <w:rFonts w:eastAsia="Times New Roman" w:cstheme="minorHAnsi"/>
          <w:sz w:val="24"/>
          <w:szCs w:val="24"/>
        </w:rPr>
        <w:t xml:space="preserve">e ongoing </w:t>
      </w:r>
      <w:r w:rsidRPr="001B3982">
        <w:rPr>
          <w:rFonts w:eastAsia="Times New Roman" w:cstheme="minorHAnsi"/>
          <w:sz w:val="24"/>
          <w:szCs w:val="24"/>
        </w:rPr>
        <w:t xml:space="preserve">protection. </w:t>
      </w:r>
      <w:r w:rsidR="000A7160">
        <w:rPr>
          <w:rFonts w:eastAsia="Times New Roman" w:cstheme="minorHAnsi"/>
          <w:sz w:val="24"/>
          <w:szCs w:val="24"/>
        </w:rPr>
        <w:t xml:space="preserve">It </w:t>
      </w:r>
      <w:r>
        <w:rPr>
          <w:rFonts w:eastAsia="Times New Roman" w:cstheme="minorHAnsi"/>
          <w:sz w:val="24"/>
          <w:szCs w:val="24"/>
        </w:rPr>
        <w:t>is</w:t>
      </w:r>
      <w:r w:rsidRPr="001B3982">
        <w:rPr>
          <w:rFonts w:eastAsia="Times New Roman" w:cstheme="minorHAnsi"/>
          <w:sz w:val="24"/>
          <w:szCs w:val="24"/>
        </w:rPr>
        <w:t xml:space="preserve"> important </w:t>
      </w:r>
      <w:del w:id="524" w:author="david goldhar" w:date="2019-02-27T08:45:00Z">
        <w:r w:rsidRPr="001B3982" w:rsidDel="000A7160">
          <w:rPr>
            <w:rFonts w:eastAsia="Times New Roman" w:cstheme="minorHAnsi"/>
            <w:sz w:val="24"/>
            <w:szCs w:val="24"/>
          </w:rPr>
          <w:delText xml:space="preserve">to </w:delText>
        </w:r>
      </w:del>
      <w:r w:rsidRPr="001B3982">
        <w:rPr>
          <w:rFonts w:eastAsia="Times New Roman" w:cstheme="minorHAnsi"/>
          <w:sz w:val="24"/>
          <w:szCs w:val="24"/>
        </w:rPr>
        <w:t xml:space="preserve">not </w:t>
      </w:r>
      <w:ins w:id="525" w:author="david goldhar" w:date="2019-02-27T08:45:00Z">
        <w:r w:rsidR="000A7160">
          <w:rPr>
            <w:rFonts w:eastAsia="Times New Roman" w:cstheme="minorHAnsi"/>
            <w:sz w:val="24"/>
            <w:szCs w:val="24"/>
          </w:rPr>
          <w:t xml:space="preserve">to </w:t>
        </w:r>
      </w:ins>
      <w:r w:rsidRPr="001B3982">
        <w:rPr>
          <w:rFonts w:eastAsia="Times New Roman" w:cstheme="minorHAnsi"/>
          <w:sz w:val="24"/>
          <w:szCs w:val="24"/>
        </w:rPr>
        <w:t>start by implementing a</w:t>
      </w:r>
      <w:ins w:id="526" w:author="david goldhar" w:date="2019-02-27T08:45:00Z">
        <w:r w:rsidR="000A7160">
          <w:rPr>
            <w:rFonts w:eastAsia="Times New Roman" w:cstheme="minorHAnsi"/>
            <w:sz w:val="24"/>
            <w:szCs w:val="24"/>
          </w:rPr>
          <w:t>n</w:t>
        </w:r>
      </w:ins>
      <w:r w:rsidRPr="001B3982">
        <w:rPr>
          <w:rFonts w:eastAsia="Times New Roman" w:cstheme="minorHAnsi"/>
          <w:sz w:val="24"/>
          <w:szCs w:val="24"/>
        </w:rPr>
        <w:t xml:space="preserve"> </w:t>
      </w:r>
      <w:r>
        <w:rPr>
          <w:rFonts w:eastAsia="Times New Roman" w:cstheme="minorHAnsi"/>
          <w:sz w:val="24"/>
          <w:szCs w:val="24"/>
        </w:rPr>
        <w:t>all-</w:t>
      </w:r>
      <w:r w:rsidRPr="001B3982">
        <w:rPr>
          <w:rFonts w:eastAsia="Times New Roman" w:cstheme="minorHAnsi"/>
          <w:sz w:val="24"/>
          <w:szCs w:val="24"/>
        </w:rPr>
        <w:t xml:space="preserve">segmentation strategy across the entire organization. </w:t>
      </w:r>
      <w:del w:id="527" w:author="david goldhar" w:date="2019-02-27T08:45:00Z">
        <w:r w:rsidDel="000A7160">
          <w:rPr>
            <w:rFonts w:eastAsia="Times New Roman" w:cstheme="minorHAnsi"/>
            <w:sz w:val="24"/>
            <w:szCs w:val="24"/>
          </w:rPr>
          <w:delText xml:space="preserve">It </w:delText>
        </w:r>
      </w:del>
      <w:ins w:id="528" w:author="david goldhar" w:date="2019-02-27T08:45:00Z">
        <w:r w:rsidR="000A7160">
          <w:rPr>
            <w:rFonts w:eastAsia="Times New Roman" w:cstheme="minorHAnsi"/>
            <w:sz w:val="24"/>
            <w:szCs w:val="24"/>
          </w:rPr>
          <w:t xml:space="preserve">This </w:t>
        </w:r>
      </w:ins>
      <w:r>
        <w:rPr>
          <w:rFonts w:eastAsia="Times New Roman" w:cstheme="minorHAnsi"/>
          <w:sz w:val="24"/>
          <w:szCs w:val="24"/>
        </w:rPr>
        <w:t xml:space="preserve">will require </w:t>
      </w:r>
      <w:r w:rsidRPr="001B3982">
        <w:rPr>
          <w:rFonts w:eastAsia="Times New Roman" w:cstheme="minorHAnsi"/>
          <w:sz w:val="24"/>
          <w:szCs w:val="24"/>
        </w:rPr>
        <w:t>a large pool of resources</w:t>
      </w:r>
      <w:ins w:id="529" w:author="david goldhar" w:date="2019-02-27T08:45:00Z">
        <w:r w:rsidR="000A7160">
          <w:rPr>
            <w:rFonts w:eastAsia="Times New Roman" w:cstheme="minorHAnsi"/>
            <w:sz w:val="24"/>
            <w:szCs w:val="24"/>
          </w:rPr>
          <w:t>,</w:t>
        </w:r>
      </w:ins>
      <w:r>
        <w:rPr>
          <w:rFonts w:eastAsia="Times New Roman" w:cstheme="minorHAnsi"/>
          <w:sz w:val="24"/>
          <w:szCs w:val="24"/>
        </w:rPr>
        <w:t xml:space="preserve"> be costly</w:t>
      </w:r>
      <w:ins w:id="530" w:author="david goldhar" w:date="2019-02-27T08:45:00Z">
        <w:r w:rsidR="000A7160">
          <w:rPr>
            <w:rFonts w:eastAsia="Times New Roman" w:cstheme="minorHAnsi"/>
            <w:sz w:val="24"/>
            <w:szCs w:val="24"/>
          </w:rPr>
          <w:t>,</w:t>
        </w:r>
      </w:ins>
      <w:r>
        <w:rPr>
          <w:rFonts w:eastAsia="Times New Roman" w:cstheme="minorHAnsi"/>
          <w:sz w:val="24"/>
          <w:szCs w:val="24"/>
        </w:rPr>
        <w:t xml:space="preserve"> and achieve a relatively small advantage </w:t>
      </w:r>
      <w:ins w:id="531" w:author="david goldhar" w:date="2019-02-27T08:46:00Z">
        <w:r w:rsidR="008B6185">
          <w:rPr>
            <w:rFonts w:eastAsia="Times New Roman" w:cstheme="minorHAnsi"/>
            <w:sz w:val="24"/>
            <w:szCs w:val="24"/>
          </w:rPr>
          <w:t xml:space="preserve">over </w:t>
        </w:r>
      </w:ins>
      <w:del w:id="532" w:author="david goldhar" w:date="2019-02-27T08:46:00Z">
        <w:r w:rsidDel="008B6185">
          <w:rPr>
            <w:rFonts w:eastAsia="Times New Roman" w:cstheme="minorHAnsi"/>
            <w:sz w:val="24"/>
            <w:szCs w:val="24"/>
          </w:rPr>
          <w:delText xml:space="preserve">of </w:delText>
        </w:r>
      </w:del>
      <w:r>
        <w:rPr>
          <w:rFonts w:eastAsia="Times New Roman" w:cstheme="minorHAnsi"/>
          <w:sz w:val="24"/>
          <w:szCs w:val="24"/>
        </w:rPr>
        <w:t>a more balanced, granular approach</w:t>
      </w:r>
      <w:r w:rsidRPr="001B3982">
        <w:rPr>
          <w:rFonts w:eastAsia="Times New Roman" w:cstheme="minorHAnsi"/>
          <w:sz w:val="24"/>
          <w:szCs w:val="24"/>
        </w:rPr>
        <w:t>. Based on your data/resource classification</w:t>
      </w:r>
      <w:ins w:id="533" w:author="david goldhar" w:date="2019-02-27T08:46:00Z">
        <w:r w:rsidR="008B6185">
          <w:rPr>
            <w:rFonts w:eastAsia="Times New Roman" w:cstheme="minorHAnsi"/>
            <w:sz w:val="24"/>
            <w:szCs w:val="24"/>
          </w:rPr>
          <w:t>,</w:t>
        </w:r>
      </w:ins>
      <w:r w:rsidRPr="001B3982">
        <w:rPr>
          <w:rFonts w:eastAsia="Times New Roman" w:cstheme="minorHAnsi"/>
          <w:sz w:val="24"/>
          <w:szCs w:val="24"/>
        </w:rPr>
        <w:t xml:space="preserve"> and the access-control model, build an implementation plan by prioritizing </w:t>
      </w:r>
      <w:ins w:id="534" w:author="david goldhar" w:date="2019-02-27T08:46:00Z">
        <w:r w:rsidR="008B6185">
          <w:rPr>
            <w:rFonts w:eastAsia="Times New Roman" w:cstheme="minorHAnsi"/>
            <w:sz w:val="24"/>
            <w:szCs w:val="24"/>
          </w:rPr>
          <w:t xml:space="preserve">the </w:t>
        </w:r>
      </w:ins>
      <w:r w:rsidRPr="001B3982">
        <w:rPr>
          <w:rFonts w:eastAsia="Times New Roman" w:cstheme="minorHAnsi"/>
          <w:sz w:val="24"/>
          <w:szCs w:val="24"/>
        </w:rPr>
        <w:t xml:space="preserve">parts of your organization that handle and store business-critical data. You will not have a fully segmented infrastructure overnight. It is a </w:t>
      </w:r>
      <w:r>
        <w:rPr>
          <w:rFonts w:eastAsia="Times New Roman" w:cstheme="minorHAnsi"/>
          <w:sz w:val="24"/>
          <w:szCs w:val="24"/>
        </w:rPr>
        <w:t>process</w:t>
      </w:r>
      <w:r w:rsidRPr="001B3982">
        <w:rPr>
          <w:rFonts w:eastAsia="Times New Roman" w:cstheme="minorHAnsi"/>
          <w:sz w:val="24"/>
          <w:szCs w:val="24"/>
        </w:rPr>
        <w:t xml:space="preserve"> that could take months. </w:t>
      </w:r>
      <w:r>
        <w:rPr>
          <w:rFonts w:eastAsia="Times New Roman" w:cstheme="minorHAnsi"/>
          <w:sz w:val="24"/>
          <w:szCs w:val="24"/>
        </w:rPr>
        <w:t xml:space="preserve">An </w:t>
      </w:r>
      <w:commentRangeStart w:id="535"/>
      <w:ins w:id="536" w:author="david goldhar" w:date="2019-02-27T08:47:00Z">
        <w:r w:rsidR="005D43BE">
          <w:rPr>
            <w:rFonts w:eastAsia="Times New Roman" w:cstheme="minorHAnsi"/>
            <w:sz w:val="24"/>
            <w:szCs w:val="24"/>
          </w:rPr>
          <w:t>‘</w:t>
        </w:r>
      </w:ins>
      <w:r>
        <w:rPr>
          <w:rFonts w:eastAsia="Times New Roman" w:cstheme="minorHAnsi"/>
          <w:sz w:val="24"/>
          <w:szCs w:val="24"/>
        </w:rPr>
        <w:t xml:space="preserve">adaptive fit from day one </w:t>
      </w:r>
      <w:r w:rsidRPr="001B3982">
        <w:rPr>
          <w:rFonts w:eastAsia="Times New Roman" w:cstheme="minorHAnsi"/>
          <w:sz w:val="24"/>
          <w:szCs w:val="24"/>
        </w:rPr>
        <w:t>strategy</w:t>
      </w:r>
      <w:ins w:id="537" w:author="david goldhar" w:date="2019-02-27T08:47:00Z">
        <w:r w:rsidR="005D43BE">
          <w:rPr>
            <w:rFonts w:eastAsia="Times New Roman" w:cstheme="minorHAnsi"/>
            <w:sz w:val="24"/>
            <w:szCs w:val="24"/>
          </w:rPr>
          <w:t>’</w:t>
        </w:r>
      </w:ins>
      <w:r w:rsidRPr="001B3982">
        <w:rPr>
          <w:rFonts w:eastAsia="Times New Roman" w:cstheme="minorHAnsi"/>
          <w:sz w:val="24"/>
          <w:szCs w:val="24"/>
        </w:rPr>
        <w:t xml:space="preserve"> </w:t>
      </w:r>
      <w:commentRangeEnd w:id="535"/>
      <w:r w:rsidR="005D43BE">
        <w:rPr>
          <w:rStyle w:val="CommentReference"/>
        </w:rPr>
        <w:commentReference w:id="535"/>
      </w:r>
      <w:r w:rsidRPr="001B3982">
        <w:rPr>
          <w:rFonts w:eastAsia="Times New Roman" w:cstheme="minorHAnsi"/>
          <w:sz w:val="24"/>
          <w:szCs w:val="24"/>
        </w:rPr>
        <w:t>will guarantee success in the most cost-effective way.</w:t>
      </w:r>
      <w:r>
        <w:rPr>
          <w:rFonts w:eastAsia="Times New Roman" w:cstheme="minorHAnsi"/>
          <w:sz w:val="24"/>
          <w:szCs w:val="24"/>
        </w:rPr>
        <w:t xml:space="preserve"> A step by step approach will assist in lessons learned and improving </w:t>
      </w:r>
      <w:r w:rsidRPr="00A92959">
        <w:rPr>
          <w:rFonts w:eastAsia="Times New Roman" w:cstheme="minorHAnsi"/>
          <w:sz w:val="24"/>
          <w:szCs w:val="24"/>
        </w:rPr>
        <w:t>implantation</w:t>
      </w:r>
      <w:r>
        <w:rPr>
          <w:rFonts w:eastAsia="Times New Roman" w:cstheme="minorHAnsi"/>
          <w:sz w:val="24"/>
          <w:szCs w:val="24"/>
        </w:rPr>
        <w:t xml:space="preserve"> process with feedback changes during the process. </w:t>
      </w:r>
    </w:p>
    <w:p w14:paraId="761C052B"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Design:</w:t>
      </w:r>
      <w:r w:rsidRPr="001B3982">
        <w:rPr>
          <w:rFonts w:eastAsia="Times New Roman" w:cstheme="minorHAnsi"/>
          <w:sz w:val="24"/>
          <w:szCs w:val="24"/>
        </w:rPr>
        <w:t> In most cases, the organization’s lead architect will oversee the design created by the product vendors. The design, when it comes to segmentation, should focus on the core elements, including:</w:t>
      </w:r>
    </w:p>
    <w:p w14:paraId="2BFF4BF7" w14:textId="741A74C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Location: </w:t>
      </w:r>
      <w:ins w:id="538" w:author="david goldhar" w:date="2019-02-27T08:50:00Z">
        <w:r w:rsidR="00DB51E9">
          <w:rPr>
            <w:rFonts w:eastAsia="Times New Roman" w:cstheme="minorHAnsi"/>
            <w:sz w:val="24"/>
            <w:szCs w:val="24"/>
          </w:rPr>
          <w:t>the n</w:t>
        </w:r>
      </w:ins>
      <w:del w:id="539" w:author="david goldhar" w:date="2019-02-27T08:50:00Z">
        <w:r w:rsidDel="00DB51E9">
          <w:rPr>
            <w:rFonts w:eastAsia="Times New Roman" w:cstheme="minorHAnsi"/>
            <w:sz w:val="24"/>
            <w:szCs w:val="24"/>
          </w:rPr>
          <w:delText>N</w:delText>
        </w:r>
      </w:del>
      <w:r>
        <w:rPr>
          <w:rFonts w:eastAsia="Times New Roman" w:cstheme="minorHAnsi"/>
          <w:sz w:val="24"/>
          <w:szCs w:val="24"/>
        </w:rPr>
        <w:t xml:space="preserve">etwork location of the </w:t>
      </w:r>
      <w:r w:rsidRPr="001B3982">
        <w:rPr>
          <w:rFonts w:eastAsia="Times New Roman" w:cstheme="minorHAnsi"/>
          <w:sz w:val="24"/>
          <w:szCs w:val="24"/>
        </w:rPr>
        <w:t xml:space="preserve">resource, and how </w:t>
      </w:r>
      <w:del w:id="540" w:author="david goldhar" w:date="2019-02-27T08:50:00Z">
        <w:r w:rsidRPr="001B3982" w:rsidDel="00DB51E9">
          <w:rPr>
            <w:rFonts w:eastAsia="Times New Roman" w:cstheme="minorHAnsi"/>
            <w:sz w:val="24"/>
            <w:szCs w:val="24"/>
          </w:rPr>
          <w:delText xml:space="preserve">is </w:delText>
        </w:r>
      </w:del>
      <w:r w:rsidRPr="001B3982">
        <w:rPr>
          <w:rFonts w:eastAsia="Times New Roman" w:cstheme="minorHAnsi"/>
          <w:sz w:val="24"/>
          <w:szCs w:val="24"/>
        </w:rPr>
        <w:t xml:space="preserve">it </w:t>
      </w:r>
      <w:ins w:id="541" w:author="david goldhar" w:date="2019-02-27T08:50:00Z">
        <w:r w:rsidR="00DB51E9" w:rsidRPr="001B3982">
          <w:rPr>
            <w:rFonts w:eastAsia="Times New Roman" w:cstheme="minorHAnsi"/>
            <w:sz w:val="24"/>
            <w:szCs w:val="24"/>
          </w:rPr>
          <w:t xml:space="preserve">is </w:t>
        </w:r>
      </w:ins>
      <w:r w:rsidRPr="001B3982">
        <w:rPr>
          <w:rFonts w:eastAsia="Times New Roman" w:cstheme="minorHAnsi"/>
          <w:sz w:val="24"/>
          <w:szCs w:val="24"/>
        </w:rPr>
        <w:t>segmented from the rest of the network</w:t>
      </w:r>
      <w:del w:id="542" w:author="david goldhar" w:date="2019-02-27T08:50:00Z">
        <w:r w:rsidRPr="001B3982" w:rsidDel="00DB51E9">
          <w:rPr>
            <w:rFonts w:eastAsia="Times New Roman" w:cstheme="minorHAnsi"/>
            <w:sz w:val="24"/>
            <w:szCs w:val="24"/>
          </w:rPr>
          <w:delText>?</w:delText>
        </w:r>
      </w:del>
    </w:p>
    <w:p w14:paraId="7C121A9E" w14:textId="58A43299"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Device and Application: Does the resource need access to other resources? And</w:t>
      </w:r>
      <w:ins w:id="543" w:author="david goldhar" w:date="2019-02-27T08:50:00Z">
        <w:r w:rsidR="005F4109">
          <w:rPr>
            <w:rFonts w:eastAsia="Times New Roman" w:cstheme="minorHAnsi"/>
            <w:sz w:val="24"/>
            <w:szCs w:val="24"/>
          </w:rPr>
          <w:t>,</w:t>
        </w:r>
      </w:ins>
      <w:r w:rsidRPr="001B3982">
        <w:rPr>
          <w:rFonts w:eastAsia="Times New Roman" w:cstheme="minorHAnsi"/>
          <w:sz w:val="24"/>
          <w:szCs w:val="24"/>
        </w:rPr>
        <w:t xml:space="preserve"> do other resources need access to it? For example, a multi-tier application may have a front-end (web), middleware, </w:t>
      </w:r>
      <w:del w:id="544" w:author="david goldhar" w:date="2019-02-27T08:50:00Z">
        <w:r w:rsidRPr="001B3982" w:rsidDel="005F4109">
          <w:rPr>
            <w:rFonts w:eastAsia="Times New Roman" w:cstheme="minorHAnsi"/>
            <w:sz w:val="24"/>
            <w:szCs w:val="24"/>
          </w:rPr>
          <w:delText xml:space="preserve">or </w:delText>
        </w:r>
      </w:del>
      <w:ins w:id="545" w:author="david goldhar" w:date="2019-02-27T08:50:00Z">
        <w:r w:rsidR="005F4109">
          <w:rPr>
            <w:rFonts w:eastAsia="Times New Roman" w:cstheme="minorHAnsi"/>
            <w:sz w:val="24"/>
            <w:szCs w:val="24"/>
          </w:rPr>
          <w:t xml:space="preserve">and </w:t>
        </w:r>
      </w:ins>
      <w:r w:rsidRPr="001B3982">
        <w:rPr>
          <w:rFonts w:eastAsia="Times New Roman" w:cstheme="minorHAnsi"/>
          <w:sz w:val="24"/>
          <w:szCs w:val="24"/>
        </w:rPr>
        <w:t xml:space="preserve">back-end (database). Is each service running in its </w:t>
      </w:r>
      <w:r w:rsidRPr="001B3982">
        <w:rPr>
          <w:rFonts w:eastAsia="Times New Roman" w:cstheme="minorHAnsi"/>
          <w:sz w:val="24"/>
          <w:szCs w:val="24"/>
        </w:rPr>
        <w:lastRenderedPageBreak/>
        <w:t>own container</w:t>
      </w:r>
      <w:ins w:id="546" w:author="david goldhar" w:date="2019-02-27T08:50:00Z">
        <w:r w:rsidR="005F4109">
          <w:rPr>
            <w:rFonts w:eastAsia="Times New Roman" w:cstheme="minorHAnsi"/>
            <w:sz w:val="24"/>
            <w:szCs w:val="24"/>
          </w:rPr>
          <w:t>,</w:t>
        </w:r>
      </w:ins>
      <w:r w:rsidRPr="001B3982">
        <w:rPr>
          <w:rFonts w:eastAsia="Times New Roman" w:cstheme="minorHAnsi"/>
          <w:sz w:val="24"/>
          <w:szCs w:val="24"/>
        </w:rPr>
        <w:t xml:space="preserve"> and what are the privileges that each service has for the others? What is the relationship between the services?</w:t>
      </w:r>
    </w:p>
    <w:p w14:paraId="5D942212" w14:textId="77777777" w:rsidR="00CA30DE" w:rsidRPr="001B3982" w:rsidRDefault="00CA30DE" w:rsidP="009956E1">
      <w:pPr>
        <w:numPr>
          <w:ilvl w:val="0"/>
          <w:numId w:val="8"/>
        </w:numPr>
        <w:spacing w:after="75" w:line="336" w:lineRule="atLeast"/>
        <w:ind w:left="450"/>
        <w:rPr>
          <w:rFonts w:eastAsia="Times New Roman" w:cstheme="minorHAnsi"/>
          <w:sz w:val="24"/>
          <w:szCs w:val="24"/>
        </w:rPr>
      </w:pPr>
      <w:r w:rsidRPr="001B3982">
        <w:rPr>
          <w:rFonts w:eastAsia="Times New Roman" w:cstheme="minorHAnsi"/>
          <w:sz w:val="24"/>
          <w:szCs w:val="24"/>
        </w:rPr>
        <w:t xml:space="preserve">User: User devices in normal circumstances do not need to communicate directly with each other. How is this being handled? What can the </w:t>
      </w:r>
      <w:proofErr w:type="gramStart"/>
      <w:r w:rsidRPr="001B3982">
        <w:rPr>
          <w:rFonts w:eastAsia="Times New Roman" w:cstheme="minorHAnsi"/>
          <w:sz w:val="24"/>
          <w:szCs w:val="24"/>
        </w:rPr>
        <w:t>users</w:t>
      </w:r>
      <w:proofErr w:type="gramEnd"/>
      <w:r w:rsidRPr="001B3982">
        <w:rPr>
          <w:rFonts w:eastAsia="Times New Roman" w:cstheme="minorHAnsi"/>
          <w:sz w:val="24"/>
          <w:szCs w:val="24"/>
        </w:rPr>
        <w:t xml:space="preserve"> access? How does the organization certify that a user’s endpoint has the same level of access regardless of the location?</w:t>
      </w:r>
    </w:p>
    <w:p w14:paraId="16EC045A"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 xml:space="preserve">Once the design </w:t>
      </w:r>
      <w:r>
        <w:rPr>
          <w:rFonts w:eastAsia="Times New Roman" w:cstheme="minorHAnsi"/>
          <w:sz w:val="24"/>
          <w:szCs w:val="24"/>
        </w:rPr>
        <w:t xml:space="preserve">phase </w:t>
      </w:r>
      <w:r w:rsidRPr="001B3982">
        <w:rPr>
          <w:rFonts w:eastAsia="Times New Roman" w:cstheme="minorHAnsi"/>
          <w:sz w:val="24"/>
          <w:szCs w:val="24"/>
        </w:rPr>
        <w:t>is complete, it is time to start the implementation</w:t>
      </w:r>
      <w:r>
        <w:rPr>
          <w:rFonts w:eastAsia="Times New Roman" w:cstheme="minorHAnsi"/>
          <w:sz w:val="24"/>
          <w:szCs w:val="24"/>
        </w:rPr>
        <w:t>.</w:t>
      </w:r>
    </w:p>
    <w:p w14:paraId="776FB52D" w14:textId="77777777"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i/>
          <w:iCs/>
          <w:sz w:val="24"/>
          <w:szCs w:val="24"/>
        </w:rPr>
        <w:t>Implement and Test:</w:t>
      </w:r>
      <w:r w:rsidRPr="001B3982">
        <w:rPr>
          <w:rFonts w:eastAsia="Times New Roman" w:cstheme="minorHAnsi"/>
          <w:sz w:val="24"/>
          <w:szCs w:val="24"/>
        </w:rPr>
        <w:t> The implementation phase assumes that all the hardware has been tested and is working as expected. Any components that may have failed during the POST tests should have been replaced and be ready for configuration. The implementation should follow a plan that is created based on the design. This includes the detailed configuration that the vendors have already tested and verified in their environments during the design phase.</w:t>
      </w:r>
    </w:p>
    <w:p w14:paraId="1386804D" w14:textId="2E35EEA6"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It is essential to carry out testing to ensure that all is working according to the specifications and expectations for the solution. Testing should follow a proper methodology and should assess both functionality and features</w:t>
      </w:r>
      <w:ins w:id="547" w:author="david goldhar" w:date="2019-02-27T08:52:00Z">
        <w:r w:rsidR="005F4109">
          <w:rPr>
            <w:rFonts w:eastAsia="Times New Roman" w:cstheme="minorHAnsi"/>
            <w:sz w:val="24"/>
            <w:szCs w:val="24"/>
          </w:rPr>
          <w:t>,</w:t>
        </w:r>
      </w:ins>
      <w:r w:rsidRPr="001B3982">
        <w:rPr>
          <w:rFonts w:eastAsia="Times New Roman" w:cstheme="minorHAnsi"/>
          <w:sz w:val="24"/>
          <w:szCs w:val="24"/>
        </w:rPr>
        <w:t xml:space="preserve"> that are then recorded. Any issues encountered during testing should be addressed with the vendors and rectified before moving into the implementation phase.</w:t>
      </w:r>
    </w:p>
    <w:p w14:paraId="29F4D4AE" w14:textId="661132B0" w:rsidR="00CA30DE" w:rsidRPr="001B3982" w:rsidRDefault="00CA30DE" w:rsidP="00CA30DE">
      <w:pPr>
        <w:spacing w:after="240" w:line="398" w:lineRule="atLeast"/>
        <w:rPr>
          <w:rFonts w:eastAsia="Times New Roman" w:cstheme="minorHAnsi"/>
          <w:sz w:val="24"/>
          <w:szCs w:val="24"/>
        </w:rPr>
      </w:pPr>
      <w:r w:rsidRPr="001B3982">
        <w:rPr>
          <w:rFonts w:eastAsia="Times New Roman" w:cstheme="minorHAnsi"/>
          <w:sz w:val="24"/>
          <w:szCs w:val="24"/>
        </w:rPr>
        <w:t>As mentioned earlier, the pilot</w:t>
      </w:r>
      <w:r>
        <w:rPr>
          <w:rFonts w:eastAsia="Times New Roman" w:cstheme="minorHAnsi"/>
          <w:sz w:val="24"/>
          <w:szCs w:val="24"/>
        </w:rPr>
        <w:t xml:space="preserve"> phase </w:t>
      </w:r>
      <w:r w:rsidRPr="001B3982">
        <w:rPr>
          <w:rFonts w:eastAsia="Times New Roman" w:cstheme="minorHAnsi"/>
          <w:sz w:val="24"/>
          <w:szCs w:val="24"/>
        </w:rPr>
        <w:t>is important to this phase and should be conducted once functional and feature tests are completed. The pilot tests for performance, resiliency, user experience, and interoperability, and addresses any issues that may have been overlooked during the initial phases. The pilot phase should also span across locations, departments, technologies, and resources. This reach ensures that all stakeholders are involved in the process</w:t>
      </w:r>
      <w:ins w:id="548" w:author="david goldhar" w:date="2019-02-27T08:53:00Z">
        <w:r w:rsidR="005F4109">
          <w:rPr>
            <w:rFonts w:eastAsia="Times New Roman" w:cstheme="minorHAnsi"/>
            <w:sz w:val="24"/>
            <w:szCs w:val="24"/>
          </w:rPr>
          <w:t>,</w:t>
        </w:r>
      </w:ins>
      <w:r w:rsidRPr="001B3982">
        <w:rPr>
          <w:rFonts w:eastAsia="Times New Roman" w:cstheme="minorHAnsi"/>
          <w:sz w:val="24"/>
          <w:szCs w:val="24"/>
        </w:rPr>
        <w:t xml:space="preserve"> and will work towards a proper resolution of any challenges faced.</w:t>
      </w:r>
    </w:p>
    <w:p w14:paraId="308FCE5C" w14:textId="5871C14E" w:rsidR="00CA30DE" w:rsidRPr="001B3982" w:rsidDel="005F4109" w:rsidRDefault="00CA30DE" w:rsidP="00CA30DE">
      <w:pPr>
        <w:spacing w:line="398" w:lineRule="atLeast"/>
        <w:rPr>
          <w:del w:id="549" w:author="david goldhar" w:date="2019-02-27T08:55:00Z"/>
          <w:rFonts w:eastAsia="Times New Roman" w:cstheme="minorHAnsi"/>
          <w:sz w:val="24"/>
          <w:szCs w:val="24"/>
        </w:rPr>
      </w:pPr>
      <w:r w:rsidRPr="001B3982">
        <w:rPr>
          <w:rFonts w:eastAsia="Times New Roman" w:cstheme="minorHAnsi"/>
          <w:b/>
          <w:bCs/>
          <w:sz w:val="24"/>
          <w:szCs w:val="24"/>
        </w:rPr>
        <w:t>Monitoring:</w:t>
      </w:r>
      <w:r w:rsidRPr="001B3982">
        <w:rPr>
          <w:rFonts w:eastAsia="Times New Roman" w:cstheme="minorHAnsi"/>
          <w:sz w:val="24"/>
          <w:szCs w:val="24"/>
        </w:rPr>
        <w:t xml:space="preserve"> This step is one that is given very little importance in most enterprises. </w:t>
      </w:r>
      <w:r>
        <w:rPr>
          <w:rFonts w:eastAsia="Times New Roman" w:cstheme="minorHAnsi"/>
          <w:sz w:val="24"/>
          <w:szCs w:val="24"/>
        </w:rPr>
        <w:t>Based on the understanding that the Digital surface of the production floor will change in time (due to maintenance or other required changes) m</w:t>
      </w:r>
      <w:r w:rsidRPr="001B3982">
        <w:rPr>
          <w:rFonts w:eastAsia="Times New Roman" w:cstheme="minorHAnsi"/>
          <w:sz w:val="24"/>
          <w:szCs w:val="24"/>
        </w:rPr>
        <w:t xml:space="preserve">onitoring is </w:t>
      </w:r>
      <w:r>
        <w:rPr>
          <w:rFonts w:eastAsia="Times New Roman" w:cstheme="minorHAnsi"/>
          <w:sz w:val="24"/>
          <w:szCs w:val="24"/>
        </w:rPr>
        <w:t xml:space="preserve">essential as the </w:t>
      </w:r>
      <w:r w:rsidRPr="001B3982">
        <w:rPr>
          <w:rFonts w:eastAsia="Times New Roman" w:cstheme="minorHAnsi"/>
          <w:sz w:val="24"/>
          <w:szCs w:val="24"/>
        </w:rPr>
        <w:t xml:space="preserve">key to safeguarding the network from intruders and ensuring that systems and networks are performing as per specifications. Monitoring marks the culmination of the whole segmentation strategy and is the glue that brings people, processes, and technologies together to preserve the integrity of the protected resources. Keeping a </w:t>
      </w:r>
      <w:del w:id="550" w:author="david goldhar" w:date="2019-02-28T15:54:00Z">
        <w:r w:rsidDel="00C04853">
          <w:rPr>
            <w:rFonts w:eastAsia="Times New Roman" w:cstheme="minorHAnsi"/>
            <w:sz w:val="24"/>
            <w:szCs w:val="24"/>
          </w:rPr>
          <w:delText>stringent</w:delText>
        </w:r>
      </w:del>
      <w:ins w:id="551" w:author="david goldhar" w:date="2019-02-28T15:54:00Z">
        <w:r w:rsidR="00C04853">
          <w:rPr>
            <w:rFonts w:eastAsia="Times New Roman" w:cstheme="minorHAnsi"/>
            <w:sz w:val="24"/>
            <w:szCs w:val="24"/>
          </w:rPr>
          <w:t>strict</w:t>
        </w:r>
      </w:ins>
      <w:r>
        <w:rPr>
          <w:rFonts w:eastAsia="Times New Roman" w:cstheme="minorHAnsi"/>
          <w:sz w:val="24"/>
          <w:szCs w:val="24"/>
        </w:rPr>
        <w:t xml:space="preserve"> view of</w:t>
      </w:r>
      <w:r w:rsidRPr="001B3982">
        <w:rPr>
          <w:rFonts w:eastAsia="Times New Roman" w:cstheme="minorHAnsi"/>
          <w:sz w:val="24"/>
          <w:szCs w:val="24"/>
        </w:rPr>
        <w:t xml:space="preserve"> the network not only eases detection of any anomalous activity</w:t>
      </w:r>
      <w:ins w:id="552" w:author="david goldhar" w:date="2019-02-27T08:54:00Z">
        <w:r w:rsidR="005F4109">
          <w:rPr>
            <w:rFonts w:eastAsia="Times New Roman" w:cstheme="minorHAnsi"/>
            <w:sz w:val="24"/>
            <w:szCs w:val="24"/>
          </w:rPr>
          <w:t>,</w:t>
        </w:r>
      </w:ins>
      <w:r w:rsidRPr="001B3982">
        <w:rPr>
          <w:rFonts w:eastAsia="Times New Roman" w:cstheme="minorHAnsi"/>
          <w:sz w:val="24"/>
          <w:szCs w:val="24"/>
        </w:rPr>
        <w:t xml:space="preserve"> but also helps</w:t>
      </w:r>
      <w:r>
        <w:rPr>
          <w:rFonts w:eastAsia="Times New Roman" w:cstheme="minorHAnsi"/>
          <w:sz w:val="24"/>
          <w:szCs w:val="24"/>
        </w:rPr>
        <w:t xml:space="preserve"> in attack surface governance </w:t>
      </w:r>
      <w:del w:id="553" w:author="david goldhar" w:date="2019-02-27T08:55:00Z">
        <w:r w:rsidDel="005F4109">
          <w:rPr>
            <w:rFonts w:eastAsia="Times New Roman" w:cstheme="minorHAnsi"/>
            <w:sz w:val="24"/>
            <w:szCs w:val="24"/>
          </w:rPr>
          <w:delText xml:space="preserve">based on </w:delText>
        </w:r>
      </w:del>
      <w:ins w:id="554" w:author="david goldhar" w:date="2019-02-27T08:55:00Z">
        <w:r w:rsidR="005F4109">
          <w:rPr>
            <w:rFonts w:eastAsia="Times New Roman" w:cstheme="minorHAnsi"/>
            <w:sz w:val="24"/>
            <w:szCs w:val="24"/>
          </w:rPr>
          <w:t xml:space="preserve">by </w:t>
        </w:r>
      </w:ins>
      <w:r>
        <w:rPr>
          <w:rFonts w:eastAsia="Times New Roman" w:cstheme="minorHAnsi"/>
          <w:sz w:val="24"/>
          <w:szCs w:val="24"/>
        </w:rPr>
        <w:t>identif</w:t>
      </w:r>
      <w:ins w:id="555" w:author="david goldhar" w:date="2019-02-27T08:55:00Z">
        <w:r w:rsidR="005F4109">
          <w:rPr>
            <w:rFonts w:eastAsia="Times New Roman" w:cstheme="minorHAnsi"/>
            <w:sz w:val="24"/>
            <w:szCs w:val="24"/>
          </w:rPr>
          <w:t>ying</w:t>
        </w:r>
      </w:ins>
      <w:del w:id="556" w:author="david goldhar" w:date="2019-02-27T08:55:00Z">
        <w:r w:rsidDel="005F4109">
          <w:rPr>
            <w:rFonts w:eastAsia="Times New Roman" w:cstheme="minorHAnsi"/>
            <w:sz w:val="24"/>
            <w:szCs w:val="24"/>
          </w:rPr>
          <w:delText xml:space="preserve">ication </w:delText>
        </w:r>
      </w:del>
      <w:ins w:id="557" w:author="david goldhar" w:date="2019-02-27T08:55:00Z">
        <w:r w:rsidR="005F4109">
          <w:rPr>
            <w:rFonts w:eastAsia="Times New Roman" w:cstheme="minorHAnsi"/>
            <w:sz w:val="24"/>
            <w:szCs w:val="24"/>
          </w:rPr>
          <w:t xml:space="preserve"> </w:t>
        </w:r>
      </w:ins>
      <w:del w:id="558" w:author="david goldhar" w:date="2019-02-27T08:55:00Z">
        <w:r w:rsidDel="005F4109">
          <w:rPr>
            <w:rFonts w:eastAsia="Times New Roman" w:cstheme="minorHAnsi"/>
            <w:sz w:val="24"/>
            <w:szCs w:val="24"/>
          </w:rPr>
          <w:delText xml:space="preserve">of </w:delText>
        </w:r>
      </w:del>
      <w:r w:rsidRPr="001B3982">
        <w:rPr>
          <w:rFonts w:eastAsia="Times New Roman" w:cstheme="minorHAnsi"/>
          <w:sz w:val="24"/>
          <w:szCs w:val="24"/>
        </w:rPr>
        <w:t>any resources, new or existing, that may have been missed during the initial pass. This will determine whether another iteration through the whole segmentation lifecycle is required.</w:t>
      </w:r>
      <w:r>
        <w:rPr>
          <w:rFonts w:eastAsia="Times New Roman" w:cstheme="minorHAnsi"/>
          <w:sz w:val="24"/>
          <w:szCs w:val="24"/>
        </w:rPr>
        <w:t xml:space="preserve"> The monitoring design phase is one of the most important in the processes of achieving a </w:t>
      </w:r>
      <w:del w:id="559" w:author="david goldhar" w:date="2019-02-28T15:54:00Z">
        <w:r w:rsidDel="00C04853">
          <w:rPr>
            <w:rFonts w:eastAsia="Times New Roman" w:cstheme="minorHAnsi"/>
            <w:sz w:val="24"/>
            <w:szCs w:val="24"/>
          </w:rPr>
          <w:delText>stringent</w:delText>
        </w:r>
      </w:del>
      <w:ins w:id="560" w:author="david goldhar" w:date="2019-02-28T15:54:00Z">
        <w:r w:rsidR="00C04853">
          <w:rPr>
            <w:rFonts w:eastAsia="Times New Roman" w:cstheme="minorHAnsi"/>
            <w:sz w:val="24"/>
            <w:szCs w:val="24"/>
          </w:rPr>
          <w:t>strict</w:t>
        </w:r>
      </w:ins>
      <w:r>
        <w:rPr>
          <w:rFonts w:eastAsia="Times New Roman" w:cstheme="minorHAnsi"/>
          <w:sz w:val="24"/>
          <w:szCs w:val="24"/>
        </w:rPr>
        <w:t xml:space="preserve"> evolving segmentation.</w:t>
      </w:r>
    </w:p>
    <w:p w14:paraId="17EC6D46" w14:textId="5DDEC835" w:rsidR="00CA30DE" w:rsidRPr="00C0533B" w:rsidDel="00BA3E95" w:rsidRDefault="00CA30DE">
      <w:pPr>
        <w:spacing w:line="398" w:lineRule="atLeast"/>
        <w:rPr>
          <w:del w:id="561" w:author="david goldhar" w:date="2019-02-28T16:04:00Z"/>
          <w:rFonts w:cstheme="minorHAnsi"/>
          <w:sz w:val="32"/>
          <w:szCs w:val="32"/>
        </w:rPr>
        <w:pPrChange w:id="562" w:author="david goldhar" w:date="2019-02-27T08:55:00Z">
          <w:pPr/>
        </w:pPrChange>
      </w:pPr>
    </w:p>
    <w:p w14:paraId="6428E5B4" w14:textId="35DC420D" w:rsidR="00CA30DE" w:rsidRDefault="00CA30DE" w:rsidP="00CA30DE">
      <w:pPr>
        <w:rPr>
          <w:rFonts w:cstheme="minorHAnsi"/>
        </w:rPr>
      </w:pPr>
      <w:del w:id="563" w:author="david goldhar" w:date="2019-02-28T16:04:00Z">
        <w:r w:rsidDel="00BA3E95">
          <w:rPr>
            <w:rFonts w:cstheme="minorHAnsi"/>
          </w:rPr>
          <w:br w:type="page"/>
        </w:r>
      </w:del>
    </w:p>
    <w:p w14:paraId="10010AFA" w14:textId="2DEB2156" w:rsidR="00CA30DE" w:rsidRPr="00C73117" w:rsidRDefault="0021075A">
      <w:pPr>
        <w:pStyle w:val="Heading1"/>
        <w:pPrChange w:id="564" w:author="david goldhar" w:date="2019-02-27T09:03:00Z">
          <w:pPr>
            <w:pStyle w:val="Title"/>
          </w:pPr>
        </w:pPrChange>
      </w:pPr>
      <w:del w:id="565" w:author="david goldhar" w:date="2019-02-27T09:03:00Z">
        <w:r w:rsidDel="0055412E">
          <w:lastRenderedPageBreak/>
          <w:delText>4</w:delText>
        </w:r>
        <w:r w:rsidR="00CA30DE" w:rsidRPr="00C73117" w:rsidDel="0055412E">
          <w:delText xml:space="preserve">. </w:delText>
        </w:r>
      </w:del>
      <w:bookmarkStart w:id="566" w:name="_Toc2262378"/>
      <w:r w:rsidR="00CA30DE" w:rsidRPr="00C73117">
        <w:t xml:space="preserve">Threat </w:t>
      </w:r>
      <w:r w:rsidR="00865C95" w:rsidRPr="00C73117">
        <w:t>Modeling and Segmentation</w:t>
      </w:r>
      <w:bookmarkEnd w:id="566"/>
    </w:p>
    <w:p w14:paraId="130ED178" w14:textId="044FD77A" w:rsidR="00CA30DE" w:rsidDel="0055412E" w:rsidRDefault="00CA30DE" w:rsidP="00CA30DE">
      <w:pPr>
        <w:rPr>
          <w:del w:id="567" w:author="david goldhar" w:date="2019-02-27T09:03:00Z"/>
          <w:rFonts w:cstheme="minorHAnsi"/>
        </w:rPr>
      </w:pPr>
    </w:p>
    <w:p w14:paraId="3A86A85C" w14:textId="2E26B932" w:rsidR="00CA30DE" w:rsidRPr="00AD452F" w:rsidRDefault="00CA30DE" w:rsidP="00CA30DE">
      <w:pPr>
        <w:rPr>
          <w:rFonts w:cstheme="minorHAnsi"/>
          <w:sz w:val="24"/>
          <w:szCs w:val="24"/>
        </w:rPr>
      </w:pPr>
      <w:r>
        <w:rPr>
          <w:rFonts w:cstheme="minorHAnsi"/>
          <w:sz w:val="24"/>
          <w:szCs w:val="24"/>
        </w:rPr>
        <w:t>Applying</w:t>
      </w:r>
      <w:r w:rsidRPr="00AD452F">
        <w:rPr>
          <w:rFonts w:cstheme="minorHAnsi"/>
          <w:sz w:val="24"/>
          <w:szCs w:val="24"/>
        </w:rPr>
        <w:t xml:space="preserve"> the </w:t>
      </w:r>
      <w:del w:id="568" w:author="david goldhar" w:date="2019-02-27T08:56:00Z">
        <w:r w:rsidDel="00157396">
          <w:rPr>
            <w:rFonts w:cstheme="minorHAnsi"/>
            <w:sz w:val="24"/>
            <w:szCs w:val="24"/>
          </w:rPr>
          <w:delText xml:space="preserve">mentioned </w:delText>
        </w:r>
      </w:del>
      <w:r w:rsidRPr="00AD452F">
        <w:rPr>
          <w:rFonts w:cstheme="minorHAnsi"/>
          <w:sz w:val="24"/>
          <w:szCs w:val="24"/>
        </w:rPr>
        <w:t>segmentation strategy will strengthen the network cyber security</w:t>
      </w:r>
      <w:r>
        <w:rPr>
          <w:rFonts w:cstheme="minorHAnsi"/>
          <w:sz w:val="24"/>
          <w:szCs w:val="24"/>
        </w:rPr>
        <w:t xml:space="preserve"> by </w:t>
      </w:r>
      <w:del w:id="569" w:author="david goldhar" w:date="2019-02-27T08:57:00Z">
        <w:r w:rsidRPr="00AD452F" w:rsidDel="00157396">
          <w:rPr>
            <w:rFonts w:cstheme="minorHAnsi"/>
            <w:sz w:val="24"/>
            <w:szCs w:val="24"/>
          </w:rPr>
          <w:delText xml:space="preserve">forming </w:delText>
        </w:r>
      </w:del>
      <w:ins w:id="570" w:author="david goldhar" w:date="2019-02-27T08:57:00Z">
        <w:r w:rsidR="00157396">
          <w:rPr>
            <w:rFonts w:cstheme="minorHAnsi"/>
            <w:sz w:val="24"/>
            <w:szCs w:val="24"/>
          </w:rPr>
          <w:t>placing</w:t>
        </w:r>
        <w:r w:rsidR="00157396" w:rsidRPr="00AD452F">
          <w:rPr>
            <w:rFonts w:cstheme="minorHAnsi"/>
            <w:sz w:val="24"/>
            <w:szCs w:val="24"/>
          </w:rPr>
          <w:t xml:space="preserve"> </w:t>
        </w:r>
      </w:ins>
      <w:r w:rsidRPr="00AD452F">
        <w:rPr>
          <w:rFonts w:cstheme="minorHAnsi"/>
          <w:sz w:val="24"/>
          <w:szCs w:val="24"/>
        </w:rPr>
        <w:t>obstacles</w:t>
      </w:r>
      <w:r>
        <w:rPr>
          <w:rFonts w:cstheme="minorHAnsi"/>
          <w:sz w:val="24"/>
          <w:szCs w:val="24"/>
        </w:rPr>
        <w:t xml:space="preserve"> that will increase the level of difficulty</w:t>
      </w:r>
      <w:ins w:id="571" w:author="david goldhar" w:date="2019-02-27T08:57:00Z">
        <w:r w:rsidR="00157396">
          <w:rPr>
            <w:rFonts w:cstheme="minorHAnsi"/>
            <w:sz w:val="24"/>
            <w:szCs w:val="24"/>
          </w:rPr>
          <w:t>,</w:t>
        </w:r>
      </w:ins>
      <w:r>
        <w:rPr>
          <w:rFonts w:cstheme="minorHAnsi"/>
          <w:sz w:val="24"/>
          <w:szCs w:val="24"/>
        </w:rPr>
        <w:t xml:space="preserve"> and potentially </w:t>
      </w:r>
      <w:del w:id="572" w:author="david goldhar" w:date="2019-02-27T08:57:00Z">
        <w:r w:rsidDel="00157396">
          <w:rPr>
            <w:rFonts w:cstheme="minorHAnsi"/>
            <w:sz w:val="24"/>
            <w:szCs w:val="24"/>
          </w:rPr>
          <w:delText xml:space="preserve">will </w:delText>
        </w:r>
      </w:del>
      <w:r>
        <w:rPr>
          <w:rFonts w:cstheme="minorHAnsi"/>
          <w:sz w:val="24"/>
          <w:szCs w:val="24"/>
        </w:rPr>
        <w:t xml:space="preserve">create alerts when an </w:t>
      </w:r>
      <w:r w:rsidRPr="00AD452F">
        <w:rPr>
          <w:rFonts w:cstheme="minorHAnsi"/>
          <w:sz w:val="24"/>
          <w:szCs w:val="24"/>
        </w:rPr>
        <w:t xml:space="preserve">attacker </w:t>
      </w:r>
      <w:del w:id="573" w:author="david goldhar" w:date="2019-02-27T08:57:00Z">
        <w:r w:rsidDel="00157396">
          <w:rPr>
            <w:rFonts w:cstheme="minorHAnsi"/>
            <w:sz w:val="24"/>
            <w:szCs w:val="24"/>
          </w:rPr>
          <w:delText>will</w:delText>
        </w:r>
        <w:r w:rsidRPr="00AD452F" w:rsidDel="00157396">
          <w:rPr>
            <w:rFonts w:cstheme="minorHAnsi"/>
            <w:sz w:val="24"/>
            <w:szCs w:val="24"/>
          </w:rPr>
          <w:delText xml:space="preserve"> tr</w:delText>
        </w:r>
        <w:r w:rsidDel="00157396">
          <w:rPr>
            <w:rFonts w:cstheme="minorHAnsi"/>
            <w:sz w:val="24"/>
            <w:szCs w:val="24"/>
          </w:rPr>
          <w:delText>y</w:delText>
        </w:r>
        <w:r w:rsidRPr="00AD452F" w:rsidDel="00157396">
          <w:rPr>
            <w:rFonts w:cstheme="minorHAnsi"/>
            <w:sz w:val="24"/>
            <w:szCs w:val="24"/>
          </w:rPr>
          <w:delText xml:space="preserve"> </w:delText>
        </w:r>
      </w:del>
      <w:ins w:id="574" w:author="david goldhar" w:date="2019-02-27T08:57:00Z">
        <w:r w:rsidR="00157396">
          <w:rPr>
            <w:rFonts w:cstheme="minorHAnsi"/>
            <w:sz w:val="24"/>
            <w:szCs w:val="24"/>
          </w:rPr>
          <w:t xml:space="preserve">tries </w:t>
        </w:r>
      </w:ins>
      <w:r w:rsidRPr="00AD452F">
        <w:rPr>
          <w:rFonts w:cstheme="minorHAnsi"/>
          <w:sz w:val="24"/>
          <w:szCs w:val="24"/>
        </w:rPr>
        <w:t>to penetrate the network.</w:t>
      </w:r>
    </w:p>
    <w:p w14:paraId="5AF59B00" w14:textId="068035E8" w:rsidR="00CA30DE" w:rsidRPr="00AD452F" w:rsidRDefault="00CA30DE" w:rsidP="00CA30DE">
      <w:pPr>
        <w:rPr>
          <w:rFonts w:cstheme="minorHAnsi"/>
          <w:sz w:val="24"/>
          <w:szCs w:val="24"/>
        </w:rPr>
      </w:pPr>
      <w:r>
        <w:rPr>
          <w:rFonts w:cstheme="minorHAnsi"/>
          <w:sz w:val="24"/>
          <w:szCs w:val="24"/>
        </w:rPr>
        <w:t xml:space="preserve">Shifting to </w:t>
      </w:r>
      <w:r w:rsidRPr="00AD452F">
        <w:rPr>
          <w:rFonts w:cstheme="minorHAnsi"/>
          <w:sz w:val="24"/>
          <w:szCs w:val="24"/>
        </w:rPr>
        <w:t xml:space="preserve">a </w:t>
      </w:r>
      <w:r>
        <w:rPr>
          <w:rFonts w:cstheme="minorHAnsi"/>
          <w:sz w:val="24"/>
          <w:szCs w:val="24"/>
        </w:rPr>
        <w:t xml:space="preserve">more </w:t>
      </w:r>
      <w:del w:id="575" w:author="david goldhar" w:date="2019-02-28T15:54:00Z">
        <w:r w:rsidDel="00C04853">
          <w:rPr>
            <w:rFonts w:cstheme="minorHAnsi"/>
            <w:sz w:val="24"/>
            <w:szCs w:val="24"/>
          </w:rPr>
          <w:delText>stringent</w:delText>
        </w:r>
      </w:del>
      <w:ins w:id="576" w:author="david goldhar" w:date="2019-02-28T15:54:00Z">
        <w:r w:rsidR="00C04853">
          <w:rPr>
            <w:rFonts w:cstheme="minorHAnsi"/>
            <w:sz w:val="24"/>
            <w:szCs w:val="24"/>
          </w:rPr>
          <w:t>strict</w:t>
        </w:r>
      </w:ins>
      <w:r>
        <w:rPr>
          <w:rFonts w:cstheme="minorHAnsi"/>
          <w:sz w:val="24"/>
          <w:szCs w:val="24"/>
        </w:rPr>
        <w:t xml:space="preserve"> </w:t>
      </w:r>
      <w:r w:rsidRPr="00AD452F">
        <w:rPr>
          <w:rFonts w:cstheme="minorHAnsi"/>
          <w:sz w:val="24"/>
          <w:szCs w:val="24"/>
        </w:rPr>
        <w:t xml:space="preserve">segmentation policy </w:t>
      </w:r>
      <w:del w:id="577" w:author="david goldhar" w:date="2019-02-27T08:57:00Z">
        <w:r w:rsidRPr="00AD452F" w:rsidDel="00157396">
          <w:rPr>
            <w:rFonts w:cstheme="minorHAnsi"/>
            <w:sz w:val="24"/>
            <w:szCs w:val="24"/>
          </w:rPr>
          <w:delText xml:space="preserve">entails </w:delText>
        </w:r>
      </w:del>
      <w:ins w:id="578" w:author="david goldhar" w:date="2019-02-27T08:57:00Z">
        <w:r w:rsidR="00157396">
          <w:rPr>
            <w:rFonts w:cstheme="minorHAnsi"/>
            <w:sz w:val="24"/>
            <w:szCs w:val="24"/>
          </w:rPr>
          <w:t>requires</w:t>
        </w:r>
        <w:r w:rsidR="00157396" w:rsidRPr="00AD452F">
          <w:rPr>
            <w:rFonts w:cstheme="minorHAnsi"/>
            <w:sz w:val="24"/>
            <w:szCs w:val="24"/>
          </w:rPr>
          <w:t xml:space="preserve"> </w:t>
        </w:r>
      </w:ins>
      <w:r w:rsidRPr="00AD452F">
        <w:rPr>
          <w:rFonts w:cstheme="minorHAnsi"/>
          <w:sz w:val="24"/>
          <w:szCs w:val="24"/>
        </w:rPr>
        <w:t xml:space="preserve">both </w:t>
      </w:r>
      <w:del w:id="579" w:author="david goldhar" w:date="2019-02-27T08:57:00Z">
        <w:r w:rsidRPr="00AD452F" w:rsidDel="00157396">
          <w:rPr>
            <w:rFonts w:cstheme="minorHAnsi"/>
            <w:sz w:val="24"/>
            <w:szCs w:val="24"/>
          </w:rPr>
          <w:delText xml:space="preserve">a </w:delText>
        </w:r>
      </w:del>
      <w:r w:rsidRPr="00AD452F">
        <w:rPr>
          <w:rFonts w:cstheme="minorHAnsi"/>
          <w:sz w:val="24"/>
          <w:szCs w:val="24"/>
        </w:rPr>
        <w:t xml:space="preserve">meticulous planning and adequate deployment </w:t>
      </w:r>
      <w:ins w:id="580" w:author="david goldhar" w:date="2019-02-27T08:57:00Z">
        <w:r w:rsidR="00157396">
          <w:rPr>
            <w:rFonts w:cstheme="minorHAnsi"/>
            <w:sz w:val="24"/>
            <w:szCs w:val="24"/>
          </w:rPr>
          <w:t>cap</w:t>
        </w:r>
      </w:ins>
      <w:r w:rsidRPr="00AD452F">
        <w:rPr>
          <w:rFonts w:cstheme="minorHAnsi"/>
          <w:sz w:val="24"/>
          <w:szCs w:val="24"/>
        </w:rPr>
        <w:t xml:space="preserve">abilities, such as: knowledgeable personnel and </w:t>
      </w:r>
      <w:del w:id="581" w:author="david goldhar" w:date="2019-02-27T08:58:00Z">
        <w:r w:rsidRPr="00AD452F" w:rsidDel="00157396">
          <w:rPr>
            <w:rFonts w:cstheme="minorHAnsi"/>
            <w:sz w:val="24"/>
            <w:szCs w:val="24"/>
          </w:rPr>
          <w:delText xml:space="preserve">technological </w:delText>
        </w:r>
      </w:del>
      <w:ins w:id="582" w:author="david goldhar" w:date="2019-02-27T08:58:00Z">
        <w:r w:rsidR="00157396">
          <w:rPr>
            <w:rFonts w:cstheme="minorHAnsi"/>
            <w:sz w:val="24"/>
            <w:szCs w:val="24"/>
          </w:rPr>
          <w:t xml:space="preserve">adequate </w:t>
        </w:r>
      </w:ins>
      <w:r w:rsidRPr="00AD452F">
        <w:rPr>
          <w:rFonts w:cstheme="minorHAnsi"/>
          <w:sz w:val="24"/>
          <w:szCs w:val="24"/>
        </w:rPr>
        <w:t xml:space="preserve">tools.    </w:t>
      </w:r>
    </w:p>
    <w:p w14:paraId="1B483714" w14:textId="76582FF0" w:rsidR="00CA30DE" w:rsidRPr="00AD452F" w:rsidRDefault="00CA30DE" w:rsidP="00CA30DE">
      <w:pPr>
        <w:rPr>
          <w:rFonts w:cstheme="minorHAnsi"/>
          <w:sz w:val="24"/>
          <w:szCs w:val="24"/>
        </w:rPr>
      </w:pPr>
      <w:r w:rsidRPr="00AD452F">
        <w:rPr>
          <w:rFonts w:cstheme="minorHAnsi"/>
          <w:sz w:val="24"/>
          <w:szCs w:val="24"/>
        </w:rPr>
        <w:t>Many organizations feel overwhelmed when fac</w:t>
      </w:r>
      <w:ins w:id="583" w:author="david goldhar" w:date="2019-02-27T09:05:00Z">
        <w:r w:rsidR="0055412E">
          <w:rPr>
            <w:rFonts w:cstheme="minorHAnsi"/>
            <w:sz w:val="24"/>
            <w:szCs w:val="24"/>
          </w:rPr>
          <w:t xml:space="preserve">ed with </w:t>
        </w:r>
      </w:ins>
      <w:del w:id="584" w:author="david goldhar" w:date="2019-02-27T09:05:00Z">
        <w:r w:rsidRPr="00AD452F" w:rsidDel="0055412E">
          <w:rPr>
            <w:rFonts w:cstheme="minorHAnsi"/>
            <w:sz w:val="24"/>
            <w:szCs w:val="24"/>
          </w:rPr>
          <w:delText xml:space="preserve">ing </w:delText>
        </w:r>
      </w:del>
      <w:r w:rsidRPr="00AD452F">
        <w:rPr>
          <w:rFonts w:cstheme="minorHAnsi"/>
          <w:sz w:val="24"/>
          <w:szCs w:val="24"/>
        </w:rPr>
        <w:t xml:space="preserve">such </w:t>
      </w:r>
      <w:r>
        <w:rPr>
          <w:rFonts w:cstheme="minorHAnsi"/>
          <w:sz w:val="24"/>
          <w:szCs w:val="24"/>
        </w:rPr>
        <w:t>a</w:t>
      </w:r>
      <w:r w:rsidRPr="00AD452F">
        <w:rPr>
          <w:rFonts w:cstheme="minorHAnsi"/>
          <w:sz w:val="24"/>
          <w:szCs w:val="24"/>
        </w:rPr>
        <w:t xml:space="preserve"> task and </w:t>
      </w:r>
      <w:del w:id="585" w:author="david goldhar" w:date="2019-02-27T09:05:00Z">
        <w:r w:rsidRPr="00AD452F" w:rsidDel="0055412E">
          <w:rPr>
            <w:rFonts w:cstheme="minorHAnsi"/>
            <w:sz w:val="24"/>
            <w:szCs w:val="24"/>
          </w:rPr>
          <w:delText xml:space="preserve">subsequently </w:delText>
        </w:r>
      </w:del>
      <w:ins w:id="586" w:author="david goldhar" w:date="2019-02-27T09:05:00Z">
        <w:r w:rsidR="0055412E">
          <w:rPr>
            <w:rFonts w:cstheme="minorHAnsi"/>
            <w:sz w:val="24"/>
            <w:szCs w:val="24"/>
          </w:rPr>
          <w:t xml:space="preserve">consequently </w:t>
        </w:r>
      </w:ins>
      <w:r w:rsidRPr="00AD452F">
        <w:rPr>
          <w:rFonts w:cstheme="minorHAnsi"/>
          <w:sz w:val="24"/>
          <w:szCs w:val="24"/>
        </w:rPr>
        <w:t>perform a</w:t>
      </w:r>
      <w:ins w:id="587" w:author="david goldhar" w:date="2019-02-27T09:05:00Z">
        <w:r w:rsidR="0055412E">
          <w:rPr>
            <w:rFonts w:cstheme="minorHAnsi"/>
            <w:sz w:val="24"/>
            <w:szCs w:val="24"/>
          </w:rPr>
          <w:t>n in</w:t>
        </w:r>
      </w:ins>
      <w:del w:id="588" w:author="david goldhar" w:date="2019-02-27T09:05:00Z">
        <w:r w:rsidRPr="00AD452F" w:rsidDel="0055412E">
          <w:rPr>
            <w:rFonts w:cstheme="minorHAnsi"/>
            <w:sz w:val="24"/>
            <w:szCs w:val="24"/>
          </w:rPr>
          <w:delText xml:space="preserve"> less then </w:delText>
        </w:r>
      </w:del>
      <w:r w:rsidRPr="00AD452F">
        <w:rPr>
          <w:rFonts w:cstheme="minorHAnsi"/>
          <w:sz w:val="24"/>
          <w:szCs w:val="24"/>
        </w:rPr>
        <w:t xml:space="preserve">complete analysis, leading into a </w:t>
      </w:r>
      <w:del w:id="589" w:author="david goldhar" w:date="2019-02-27T09:05:00Z">
        <w:r w:rsidRPr="00AD452F" w:rsidDel="0055412E">
          <w:rPr>
            <w:rFonts w:cstheme="minorHAnsi"/>
            <w:sz w:val="24"/>
            <w:szCs w:val="24"/>
          </w:rPr>
          <w:delText xml:space="preserve">less then </w:delText>
        </w:r>
      </w:del>
      <w:ins w:id="590" w:author="david goldhar" w:date="2019-02-27T09:05:00Z">
        <w:r w:rsidR="0055412E">
          <w:rPr>
            <w:rFonts w:cstheme="minorHAnsi"/>
            <w:sz w:val="24"/>
            <w:szCs w:val="24"/>
          </w:rPr>
          <w:t>sub</w:t>
        </w:r>
      </w:ins>
      <w:r w:rsidRPr="00AD452F">
        <w:rPr>
          <w:rFonts w:cstheme="minorHAnsi"/>
          <w:sz w:val="24"/>
          <w:szCs w:val="24"/>
        </w:rPr>
        <w:t>optimal plan</w:t>
      </w:r>
      <w:ins w:id="591" w:author="david goldhar" w:date="2019-02-27T09:05:00Z">
        <w:r w:rsidR="0055412E">
          <w:rPr>
            <w:rFonts w:cstheme="minorHAnsi"/>
            <w:sz w:val="24"/>
            <w:szCs w:val="24"/>
          </w:rPr>
          <w:t>,</w:t>
        </w:r>
      </w:ins>
      <w:r w:rsidRPr="00AD452F">
        <w:rPr>
          <w:rFonts w:cstheme="minorHAnsi"/>
          <w:sz w:val="24"/>
          <w:szCs w:val="24"/>
        </w:rPr>
        <w:t xml:space="preserve"> and </w:t>
      </w:r>
      <w:ins w:id="592" w:author="david goldhar" w:date="2019-02-27T09:06:00Z">
        <w:r w:rsidR="0055412E">
          <w:rPr>
            <w:rFonts w:cstheme="minorHAnsi"/>
            <w:sz w:val="24"/>
            <w:szCs w:val="24"/>
          </w:rPr>
          <w:t xml:space="preserve">in the end, do </w:t>
        </w:r>
      </w:ins>
      <w:del w:id="593" w:author="david goldhar" w:date="2019-02-27T09:06:00Z">
        <w:r w:rsidRPr="00AD452F" w:rsidDel="0055412E">
          <w:rPr>
            <w:rFonts w:cstheme="minorHAnsi"/>
            <w:sz w:val="24"/>
            <w:szCs w:val="24"/>
          </w:rPr>
          <w:delText xml:space="preserve">thus </w:delText>
        </w:r>
      </w:del>
      <w:r w:rsidRPr="00AD452F">
        <w:rPr>
          <w:rFonts w:cstheme="minorHAnsi"/>
          <w:sz w:val="24"/>
          <w:szCs w:val="24"/>
        </w:rPr>
        <w:t>not achiev</w:t>
      </w:r>
      <w:ins w:id="594" w:author="david goldhar" w:date="2019-02-27T09:06:00Z">
        <w:r w:rsidR="0055412E">
          <w:rPr>
            <w:rFonts w:cstheme="minorHAnsi"/>
            <w:sz w:val="24"/>
            <w:szCs w:val="24"/>
          </w:rPr>
          <w:t>e</w:t>
        </w:r>
      </w:ins>
      <w:del w:id="595" w:author="david goldhar" w:date="2019-02-27T09:06:00Z">
        <w:r w:rsidRPr="00AD452F" w:rsidDel="0055412E">
          <w:rPr>
            <w:rFonts w:cstheme="minorHAnsi"/>
            <w:sz w:val="24"/>
            <w:szCs w:val="24"/>
          </w:rPr>
          <w:delText>ing</w:delText>
        </w:r>
      </w:del>
      <w:r w:rsidRPr="00AD452F">
        <w:rPr>
          <w:rFonts w:cstheme="minorHAnsi"/>
          <w:sz w:val="24"/>
          <w:szCs w:val="24"/>
        </w:rPr>
        <w:t xml:space="preserve"> the maximum security possible </w:t>
      </w:r>
      <w:r>
        <w:rPr>
          <w:rFonts w:cstheme="minorHAnsi"/>
          <w:sz w:val="24"/>
          <w:szCs w:val="24"/>
        </w:rPr>
        <w:t xml:space="preserve">under </w:t>
      </w:r>
      <w:r w:rsidRPr="00AD452F">
        <w:rPr>
          <w:rFonts w:cstheme="minorHAnsi"/>
          <w:sz w:val="24"/>
          <w:szCs w:val="24"/>
        </w:rPr>
        <w:t>the operational limitations.</w:t>
      </w:r>
    </w:p>
    <w:p w14:paraId="3C75B935" w14:textId="4338F40F" w:rsidR="00CA30DE" w:rsidRPr="00AD452F" w:rsidRDefault="00CA30DE" w:rsidP="00CA30DE">
      <w:pPr>
        <w:rPr>
          <w:rFonts w:cstheme="minorHAnsi"/>
          <w:sz w:val="24"/>
          <w:szCs w:val="24"/>
        </w:rPr>
      </w:pPr>
      <w:r>
        <w:rPr>
          <w:rFonts w:cstheme="minorHAnsi"/>
          <w:sz w:val="24"/>
          <w:szCs w:val="24"/>
        </w:rPr>
        <w:t>OTORIO</w:t>
      </w:r>
      <w:r w:rsidRPr="00AD452F">
        <w:rPr>
          <w:rFonts w:cstheme="minorHAnsi"/>
          <w:sz w:val="24"/>
          <w:szCs w:val="24"/>
        </w:rPr>
        <w:t xml:space="preserve"> has developed a complementary approach to </w:t>
      </w:r>
      <w:r>
        <w:rPr>
          <w:rFonts w:cstheme="minorHAnsi"/>
          <w:sz w:val="24"/>
          <w:szCs w:val="24"/>
        </w:rPr>
        <w:t xml:space="preserve">full </w:t>
      </w:r>
      <w:r w:rsidRPr="00AD452F">
        <w:rPr>
          <w:rFonts w:cstheme="minorHAnsi"/>
          <w:sz w:val="24"/>
          <w:szCs w:val="24"/>
        </w:rPr>
        <w:t>segmentation</w:t>
      </w:r>
      <w:r>
        <w:rPr>
          <w:rFonts w:cstheme="minorHAnsi"/>
          <w:sz w:val="24"/>
          <w:szCs w:val="24"/>
        </w:rPr>
        <w:t xml:space="preserve"> strategy</w:t>
      </w:r>
      <w:ins w:id="596" w:author="david goldhar" w:date="2019-02-27T09:06:00Z">
        <w:r w:rsidR="0055412E">
          <w:rPr>
            <w:rFonts w:cstheme="minorHAnsi"/>
            <w:sz w:val="24"/>
            <w:szCs w:val="24"/>
          </w:rPr>
          <w:t>. T</w:t>
        </w:r>
      </w:ins>
      <w:del w:id="597" w:author="david goldhar" w:date="2019-02-27T09:06:00Z">
        <w:r w:rsidRPr="00AD452F" w:rsidDel="0055412E">
          <w:rPr>
            <w:rFonts w:cstheme="minorHAnsi"/>
            <w:sz w:val="24"/>
            <w:szCs w:val="24"/>
          </w:rPr>
          <w:delText>, t</w:delText>
        </w:r>
      </w:del>
      <w:r w:rsidRPr="00AD452F">
        <w:rPr>
          <w:rFonts w:cstheme="minorHAnsi"/>
          <w:sz w:val="24"/>
          <w:szCs w:val="24"/>
        </w:rPr>
        <w:t xml:space="preserve">his method should go hand in hand with the classical approach </w:t>
      </w:r>
      <w:del w:id="598" w:author="david goldhar" w:date="2019-02-27T09:06:00Z">
        <w:r w:rsidRPr="00AD452F" w:rsidDel="0055412E">
          <w:rPr>
            <w:rFonts w:cstheme="minorHAnsi"/>
            <w:sz w:val="24"/>
            <w:szCs w:val="24"/>
          </w:rPr>
          <w:delText xml:space="preserve">portrayed </w:delText>
        </w:r>
      </w:del>
      <w:ins w:id="599" w:author="david goldhar" w:date="2019-02-27T09:06:00Z">
        <w:r w:rsidR="0055412E">
          <w:rPr>
            <w:rFonts w:cstheme="minorHAnsi"/>
            <w:sz w:val="24"/>
            <w:szCs w:val="24"/>
          </w:rPr>
          <w:t>described above</w:t>
        </w:r>
      </w:ins>
      <w:del w:id="600" w:author="david goldhar" w:date="2019-02-27T09:06:00Z">
        <w:r w:rsidRPr="00AD452F" w:rsidDel="0055412E">
          <w:rPr>
            <w:rFonts w:cstheme="minorHAnsi"/>
            <w:sz w:val="24"/>
            <w:szCs w:val="24"/>
          </w:rPr>
          <w:delText>earlier</w:delText>
        </w:r>
      </w:del>
      <w:r w:rsidRPr="00AD452F">
        <w:rPr>
          <w:rFonts w:cstheme="minorHAnsi"/>
          <w:sz w:val="24"/>
          <w:szCs w:val="24"/>
        </w:rPr>
        <w:t xml:space="preserve">, but it could also be used as an initial procedure to assess </w:t>
      </w:r>
      <w:ins w:id="601" w:author="david goldhar" w:date="2019-02-27T09:06:00Z">
        <w:r w:rsidR="0055412E">
          <w:rPr>
            <w:rFonts w:cstheme="minorHAnsi"/>
            <w:sz w:val="24"/>
            <w:szCs w:val="24"/>
          </w:rPr>
          <w:t xml:space="preserve">a </w:t>
        </w:r>
      </w:ins>
      <w:r w:rsidRPr="00AD452F">
        <w:rPr>
          <w:rFonts w:cstheme="minorHAnsi"/>
          <w:sz w:val="24"/>
          <w:szCs w:val="24"/>
        </w:rPr>
        <w:t>current or proposed segmentation architecture.</w:t>
      </w:r>
    </w:p>
    <w:p w14:paraId="0B4EEFE9" w14:textId="130653CD" w:rsidR="00CA30DE" w:rsidRPr="00AD452F" w:rsidRDefault="00CA30DE" w:rsidP="00CA30DE">
      <w:pPr>
        <w:rPr>
          <w:rFonts w:cstheme="minorHAnsi"/>
          <w:sz w:val="24"/>
          <w:szCs w:val="24"/>
        </w:rPr>
      </w:pPr>
      <w:r w:rsidRPr="00AD452F">
        <w:rPr>
          <w:rFonts w:cstheme="minorHAnsi"/>
          <w:sz w:val="24"/>
          <w:szCs w:val="24"/>
        </w:rPr>
        <w:t>Based upon our intimate knowledge of cyber attack</w:t>
      </w:r>
      <w:del w:id="602" w:author="david goldhar" w:date="2019-02-27T09:06:00Z">
        <w:r w:rsidRPr="00AD452F" w:rsidDel="0055412E">
          <w:rPr>
            <w:rFonts w:cstheme="minorHAnsi"/>
            <w:sz w:val="24"/>
            <w:szCs w:val="24"/>
          </w:rPr>
          <w:delText>’s</w:delText>
        </w:r>
      </w:del>
      <w:r w:rsidRPr="00AD452F">
        <w:rPr>
          <w:rFonts w:cstheme="minorHAnsi"/>
          <w:sz w:val="24"/>
          <w:szCs w:val="24"/>
        </w:rPr>
        <w:t xml:space="preserve"> tools, techniques and procedures</w:t>
      </w:r>
      <w:ins w:id="603" w:author="david goldhar" w:date="2019-02-27T09:07:00Z">
        <w:r w:rsidR="0055412E">
          <w:rPr>
            <w:rFonts w:cstheme="minorHAnsi"/>
            <w:sz w:val="24"/>
            <w:szCs w:val="24"/>
          </w:rPr>
          <w:t>,</w:t>
        </w:r>
      </w:ins>
      <w:r w:rsidRPr="00AD452F">
        <w:rPr>
          <w:rFonts w:cstheme="minorHAnsi"/>
          <w:sz w:val="24"/>
          <w:szCs w:val="24"/>
        </w:rPr>
        <w:t xml:space="preserve"> we </w:t>
      </w:r>
      <w:r>
        <w:rPr>
          <w:rFonts w:cstheme="minorHAnsi"/>
          <w:sz w:val="24"/>
          <w:szCs w:val="24"/>
        </w:rPr>
        <w:t>recommend</w:t>
      </w:r>
      <w:r w:rsidRPr="00AD452F">
        <w:rPr>
          <w:rFonts w:cstheme="minorHAnsi"/>
          <w:sz w:val="24"/>
          <w:szCs w:val="24"/>
        </w:rPr>
        <w:t xml:space="preserve"> an advanced layer that incorporates security controls and policies where the attack </w:t>
      </w:r>
      <w:ins w:id="604" w:author="david goldhar" w:date="2019-02-27T09:07:00Z">
        <w:r w:rsidR="0055412E">
          <w:rPr>
            <w:rFonts w:cstheme="minorHAnsi"/>
            <w:sz w:val="24"/>
            <w:szCs w:val="24"/>
          </w:rPr>
          <w:t xml:space="preserve">is </w:t>
        </w:r>
      </w:ins>
      <w:del w:id="605" w:author="david goldhar" w:date="2019-02-27T09:07:00Z">
        <w:r w:rsidRPr="00AD452F" w:rsidDel="0055412E">
          <w:rPr>
            <w:rFonts w:cstheme="minorHAnsi"/>
            <w:sz w:val="24"/>
            <w:szCs w:val="24"/>
          </w:rPr>
          <w:delText xml:space="preserve">has </w:delText>
        </w:r>
      </w:del>
      <w:r w:rsidRPr="00AD452F">
        <w:rPr>
          <w:rFonts w:cstheme="minorHAnsi"/>
          <w:sz w:val="24"/>
          <w:szCs w:val="24"/>
        </w:rPr>
        <w:t xml:space="preserve">more </w:t>
      </w:r>
      <w:del w:id="606" w:author="david goldhar" w:date="2019-02-27T09:07:00Z">
        <w:r w:rsidRPr="00AD452F" w:rsidDel="0055412E">
          <w:rPr>
            <w:rFonts w:cstheme="minorHAnsi"/>
            <w:sz w:val="24"/>
            <w:szCs w:val="24"/>
          </w:rPr>
          <w:delText xml:space="preserve">probability </w:delText>
        </w:r>
      </w:del>
      <w:ins w:id="607" w:author="david goldhar" w:date="2019-02-27T09:07:00Z">
        <w:r w:rsidR="0055412E">
          <w:rPr>
            <w:rFonts w:cstheme="minorHAnsi"/>
            <w:sz w:val="24"/>
            <w:szCs w:val="24"/>
          </w:rPr>
          <w:t xml:space="preserve">likely </w:t>
        </w:r>
      </w:ins>
      <w:r w:rsidRPr="00AD452F">
        <w:rPr>
          <w:rFonts w:cstheme="minorHAnsi"/>
          <w:sz w:val="24"/>
          <w:szCs w:val="24"/>
        </w:rPr>
        <w:t xml:space="preserve">to breach the network and propagate unhindered. </w:t>
      </w:r>
    </w:p>
    <w:p w14:paraId="6E568653" w14:textId="2F3ED37C" w:rsidR="00CA30DE" w:rsidRPr="00AD452F" w:rsidRDefault="00CA30DE" w:rsidP="00CA30DE">
      <w:pPr>
        <w:rPr>
          <w:rFonts w:cstheme="minorHAnsi"/>
          <w:sz w:val="24"/>
          <w:szCs w:val="24"/>
        </w:rPr>
      </w:pPr>
      <w:del w:id="608" w:author="david goldhar" w:date="2019-02-27T09:07:00Z">
        <w:r w:rsidRPr="00AD452F" w:rsidDel="0055412E">
          <w:rPr>
            <w:rFonts w:cstheme="minorHAnsi"/>
            <w:sz w:val="24"/>
            <w:szCs w:val="24"/>
          </w:rPr>
          <w:delText xml:space="preserve">The </w:delText>
        </w:r>
      </w:del>
      <w:r w:rsidR="0055412E" w:rsidRPr="00AD452F">
        <w:rPr>
          <w:rFonts w:cstheme="minorHAnsi"/>
          <w:sz w:val="24"/>
          <w:szCs w:val="24"/>
        </w:rPr>
        <w:t xml:space="preserve">Threat </w:t>
      </w:r>
      <w:r w:rsidRPr="00AD452F">
        <w:rPr>
          <w:rFonts w:cstheme="minorHAnsi"/>
          <w:sz w:val="24"/>
          <w:szCs w:val="24"/>
        </w:rPr>
        <w:t xml:space="preserve">modeling produces a prioritized segmentation roadmap </w:t>
      </w:r>
      <w:del w:id="609" w:author="david goldhar" w:date="2019-02-27T09:08:00Z">
        <w:r w:rsidRPr="00AD452F" w:rsidDel="0055412E">
          <w:rPr>
            <w:rFonts w:cstheme="minorHAnsi"/>
            <w:sz w:val="24"/>
            <w:szCs w:val="24"/>
          </w:rPr>
          <w:delText xml:space="preserve">which </w:delText>
        </w:r>
      </w:del>
      <w:ins w:id="610" w:author="david goldhar" w:date="2019-02-27T09:08:00Z">
        <w:r w:rsidR="0055412E">
          <w:rPr>
            <w:rFonts w:cstheme="minorHAnsi"/>
            <w:sz w:val="24"/>
            <w:szCs w:val="24"/>
          </w:rPr>
          <w:t xml:space="preserve">that </w:t>
        </w:r>
      </w:ins>
      <w:r w:rsidRPr="00AD452F">
        <w:rPr>
          <w:rFonts w:cstheme="minorHAnsi"/>
          <w:sz w:val="24"/>
          <w:szCs w:val="24"/>
        </w:rPr>
        <w:t xml:space="preserve">is customized to the plant threat vectors and mitigation controls.  </w:t>
      </w:r>
    </w:p>
    <w:p w14:paraId="086BFF57" w14:textId="77777777" w:rsidR="00CA30DE" w:rsidRPr="00AD452F" w:rsidRDefault="00CA30DE" w:rsidP="00CA30DE">
      <w:pPr>
        <w:rPr>
          <w:rFonts w:cstheme="minorHAnsi"/>
          <w:sz w:val="24"/>
          <w:szCs w:val="24"/>
        </w:rPr>
      </w:pPr>
      <w:r>
        <w:rPr>
          <w:rFonts w:cstheme="minorHAnsi"/>
          <w:sz w:val="24"/>
          <w:szCs w:val="24"/>
        </w:rPr>
        <w:t>The t</w:t>
      </w:r>
      <w:r w:rsidRPr="00AD452F">
        <w:rPr>
          <w:rFonts w:cstheme="minorHAnsi"/>
          <w:sz w:val="24"/>
          <w:szCs w:val="24"/>
        </w:rPr>
        <w:t>hreat modeling risk assessment takes into considerations several factors when formulating the optimal mitigation plan for the shop floor.</w:t>
      </w:r>
    </w:p>
    <w:p w14:paraId="322F5059" w14:textId="6A293005" w:rsidR="00CA30DE" w:rsidRPr="00B40F8F" w:rsidRDefault="00CA30DE">
      <w:pPr>
        <w:rPr>
          <w:rFonts w:cstheme="minorHAnsi"/>
          <w:sz w:val="24"/>
          <w:szCs w:val="24"/>
        </w:rPr>
      </w:pPr>
      <w:r w:rsidRPr="00AD452F">
        <w:rPr>
          <w:rFonts w:cstheme="minorHAnsi"/>
          <w:sz w:val="24"/>
          <w:szCs w:val="24"/>
        </w:rPr>
        <w:t>There are three major steps to generat</w:t>
      </w:r>
      <w:r>
        <w:rPr>
          <w:rFonts w:cstheme="minorHAnsi"/>
          <w:sz w:val="24"/>
          <w:szCs w:val="24"/>
        </w:rPr>
        <w:t>e</w:t>
      </w:r>
      <w:r w:rsidRPr="00AD452F">
        <w:rPr>
          <w:rFonts w:cstheme="minorHAnsi"/>
          <w:sz w:val="24"/>
          <w:szCs w:val="24"/>
        </w:rPr>
        <w:t xml:space="preserve"> a customized risk assessment</w:t>
      </w:r>
      <w:ins w:id="611" w:author="david goldhar" w:date="2019-02-27T09:08:00Z">
        <w:r w:rsidR="00793AEE">
          <w:rPr>
            <w:rFonts w:cstheme="minorHAnsi"/>
            <w:sz w:val="24"/>
            <w:szCs w:val="24"/>
          </w:rPr>
          <w:t>,</w:t>
        </w:r>
      </w:ins>
      <w:r w:rsidRPr="00AD452F">
        <w:rPr>
          <w:rFonts w:cstheme="minorHAnsi"/>
          <w:sz w:val="24"/>
          <w:szCs w:val="24"/>
        </w:rPr>
        <w:t xml:space="preserve"> </w:t>
      </w:r>
      <w:r>
        <w:rPr>
          <w:rFonts w:cstheme="minorHAnsi"/>
          <w:sz w:val="24"/>
          <w:szCs w:val="24"/>
        </w:rPr>
        <w:t>that</w:t>
      </w:r>
      <w:r w:rsidRPr="00AD452F">
        <w:rPr>
          <w:rFonts w:cstheme="minorHAnsi"/>
          <w:sz w:val="24"/>
          <w:szCs w:val="24"/>
        </w:rPr>
        <w:t xml:space="preserve"> </w:t>
      </w:r>
      <w:ins w:id="612" w:author="david goldhar" w:date="2019-02-27T09:08:00Z">
        <w:r w:rsidR="00793AEE">
          <w:rPr>
            <w:rFonts w:cstheme="minorHAnsi"/>
            <w:sz w:val="24"/>
            <w:szCs w:val="24"/>
          </w:rPr>
          <w:t xml:space="preserve">are </w:t>
        </w:r>
      </w:ins>
      <w:r w:rsidRPr="00AD452F">
        <w:rPr>
          <w:rFonts w:cstheme="minorHAnsi"/>
          <w:sz w:val="24"/>
          <w:szCs w:val="24"/>
        </w:rPr>
        <w:t>address</w:t>
      </w:r>
      <w:ins w:id="613" w:author="david goldhar" w:date="2019-02-27T09:08:00Z">
        <w:r w:rsidR="00793AEE">
          <w:rPr>
            <w:rFonts w:cstheme="minorHAnsi"/>
            <w:sz w:val="24"/>
            <w:szCs w:val="24"/>
          </w:rPr>
          <w:t>e</w:t>
        </w:r>
      </w:ins>
      <w:ins w:id="614" w:author="david goldhar" w:date="2019-02-27T09:09:00Z">
        <w:r w:rsidR="00793AEE">
          <w:rPr>
            <w:rFonts w:cstheme="minorHAnsi"/>
            <w:sz w:val="24"/>
            <w:szCs w:val="24"/>
          </w:rPr>
          <w:t xml:space="preserve">d by </w:t>
        </w:r>
      </w:ins>
      <w:del w:id="615" w:author="david goldhar" w:date="2019-02-27T09:08:00Z">
        <w:r w:rsidDel="00793AEE">
          <w:rPr>
            <w:rFonts w:cstheme="minorHAnsi"/>
            <w:sz w:val="24"/>
            <w:szCs w:val="24"/>
          </w:rPr>
          <w:delText>es</w:delText>
        </w:r>
      </w:del>
      <w:del w:id="616" w:author="david goldhar" w:date="2019-02-27T09:09:00Z">
        <w:r w:rsidRPr="00AD452F" w:rsidDel="00793AEE">
          <w:rPr>
            <w:rFonts w:cstheme="minorHAnsi"/>
            <w:sz w:val="24"/>
            <w:szCs w:val="24"/>
          </w:rPr>
          <w:delText xml:space="preserve"> </w:delText>
        </w:r>
      </w:del>
      <w:r w:rsidRPr="00AD452F">
        <w:rPr>
          <w:rFonts w:cstheme="minorHAnsi"/>
          <w:sz w:val="24"/>
          <w:szCs w:val="24"/>
        </w:rPr>
        <w:t>the</w:t>
      </w:r>
      <w:ins w:id="617" w:author="david goldhar" w:date="2019-02-27T09:09:00Z">
        <w:r w:rsidR="00793AEE">
          <w:rPr>
            <w:rFonts w:cstheme="minorHAnsi"/>
            <w:sz w:val="24"/>
            <w:szCs w:val="24"/>
          </w:rPr>
          <w:t>se</w:t>
        </w:r>
      </w:ins>
      <w:del w:id="618" w:author="david goldhar" w:date="2019-02-27T09:09:00Z">
        <w:r w:rsidRPr="00AD452F" w:rsidDel="00793AEE">
          <w:rPr>
            <w:rFonts w:cstheme="minorHAnsi"/>
            <w:sz w:val="24"/>
            <w:szCs w:val="24"/>
          </w:rPr>
          <w:delText xml:space="preserve"> following</w:delText>
        </w:r>
      </w:del>
      <w:r w:rsidRPr="00AD452F">
        <w:rPr>
          <w:rFonts w:cstheme="minorHAnsi"/>
          <w:sz w:val="24"/>
          <w:szCs w:val="24"/>
        </w:rPr>
        <w:t xml:space="preserve"> </w:t>
      </w:r>
      <w:r w:rsidRPr="00B40F8F">
        <w:rPr>
          <w:rFonts w:cstheme="minorHAnsi"/>
          <w:sz w:val="24"/>
          <w:szCs w:val="24"/>
        </w:rPr>
        <w:t>questions:</w:t>
      </w:r>
    </w:p>
    <w:p w14:paraId="5C2A3275" w14:textId="1203D0FE"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Where</w:t>
      </w:r>
      <w:r w:rsidRPr="00A61CA7">
        <w:rPr>
          <w:rFonts w:cstheme="minorHAnsi"/>
          <w:b/>
          <w:bCs/>
          <w:sz w:val="24"/>
          <w:szCs w:val="24"/>
        </w:rPr>
        <w:t xml:space="preserve"> are the </w:t>
      </w:r>
      <w:ins w:id="619" w:author="david goldhar" w:date="2019-02-27T09:09:00Z">
        <w:r w:rsidR="00793AEE" w:rsidRPr="00A61CA7">
          <w:rPr>
            <w:rFonts w:cstheme="minorHAnsi"/>
            <w:b/>
            <w:bCs/>
            <w:sz w:val="24"/>
            <w:szCs w:val="24"/>
          </w:rPr>
          <w:t xml:space="preserve">weak spots </w:t>
        </w:r>
        <w:r w:rsidR="00793AEE">
          <w:rPr>
            <w:rFonts w:cstheme="minorHAnsi"/>
            <w:b/>
            <w:bCs/>
            <w:sz w:val="24"/>
            <w:szCs w:val="24"/>
          </w:rPr>
          <w:t xml:space="preserve">in the </w:t>
        </w:r>
      </w:ins>
      <w:r w:rsidRPr="00A61CA7">
        <w:rPr>
          <w:rFonts w:cstheme="minorHAnsi"/>
          <w:b/>
          <w:bCs/>
          <w:sz w:val="24"/>
          <w:szCs w:val="24"/>
        </w:rPr>
        <w:t>shop floor</w:t>
      </w:r>
      <w:del w:id="620" w:author="david goldhar" w:date="2019-02-27T09:09:00Z">
        <w:r w:rsidRPr="00A61CA7" w:rsidDel="00793AEE">
          <w:rPr>
            <w:rFonts w:cstheme="minorHAnsi"/>
            <w:b/>
            <w:bCs/>
            <w:sz w:val="24"/>
            <w:szCs w:val="24"/>
          </w:rPr>
          <w:delText>’s weak spots</w:delText>
        </w:r>
      </w:del>
      <w:r w:rsidRPr="00A61CA7">
        <w:rPr>
          <w:rFonts w:cstheme="minorHAnsi"/>
          <w:b/>
          <w:bCs/>
          <w:sz w:val="24"/>
          <w:szCs w:val="24"/>
        </w:rPr>
        <w:t xml:space="preserve">?   </w:t>
      </w:r>
    </w:p>
    <w:p w14:paraId="59DEA152" w14:textId="08BF90AD" w:rsidR="00CA30DE" w:rsidRPr="00B40F8F" w:rsidRDefault="00CA30DE" w:rsidP="00CA30DE">
      <w:pPr>
        <w:ind w:left="720"/>
        <w:rPr>
          <w:rFonts w:cstheme="minorHAnsi"/>
          <w:sz w:val="24"/>
          <w:szCs w:val="24"/>
        </w:rPr>
      </w:pPr>
      <w:r w:rsidRPr="00B40F8F">
        <w:rPr>
          <w:rFonts w:cstheme="minorHAnsi"/>
          <w:sz w:val="24"/>
          <w:szCs w:val="24"/>
        </w:rPr>
        <w:t xml:space="preserve">The first step in threat modeling is </w:t>
      </w:r>
      <w:ins w:id="621" w:author="david goldhar" w:date="2019-02-27T09:09:00Z">
        <w:r w:rsidR="00793AEE">
          <w:rPr>
            <w:rFonts w:cstheme="minorHAnsi"/>
            <w:sz w:val="24"/>
            <w:szCs w:val="24"/>
          </w:rPr>
          <w:t xml:space="preserve">to </w:t>
        </w:r>
      </w:ins>
      <w:r w:rsidRPr="00B40F8F">
        <w:rPr>
          <w:rFonts w:cstheme="minorHAnsi"/>
          <w:sz w:val="24"/>
          <w:szCs w:val="24"/>
        </w:rPr>
        <w:t>identify</w:t>
      </w:r>
      <w:del w:id="622" w:author="david goldhar" w:date="2019-02-27T09:09:00Z">
        <w:r w:rsidRPr="00B40F8F" w:rsidDel="00793AEE">
          <w:rPr>
            <w:rFonts w:cstheme="minorHAnsi"/>
            <w:sz w:val="24"/>
            <w:szCs w:val="24"/>
          </w:rPr>
          <w:delText>ing</w:delText>
        </w:r>
      </w:del>
      <w:r w:rsidRPr="00B40F8F">
        <w:rPr>
          <w:rFonts w:cstheme="minorHAnsi"/>
          <w:sz w:val="24"/>
          <w:szCs w:val="24"/>
        </w:rPr>
        <w:t xml:space="preserve"> the attack surface and vectors</w:t>
      </w:r>
      <w:ins w:id="623" w:author="david goldhar" w:date="2019-02-27T09:09:00Z">
        <w:r w:rsidR="00793AEE">
          <w:rPr>
            <w:rFonts w:cstheme="minorHAnsi"/>
            <w:sz w:val="24"/>
            <w:szCs w:val="24"/>
          </w:rPr>
          <w:t xml:space="preserve">. After this, we can </w:t>
        </w:r>
      </w:ins>
      <w:del w:id="624" w:author="david goldhar" w:date="2019-02-27T09:09:00Z">
        <w:r w:rsidRPr="00B40F8F" w:rsidDel="00793AEE">
          <w:rPr>
            <w:rFonts w:cstheme="minorHAnsi"/>
            <w:sz w:val="24"/>
            <w:szCs w:val="24"/>
          </w:rPr>
          <w:delText xml:space="preserve">, then we </w:delText>
        </w:r>
      </w:del>
      <w:r w:rsidRPr="00B40F8F">
        <w:rPr>
          <w:rFonts w:cstheme="minorHAnsi"/>
          <w:sz w:val="24"/>
          <w:szCs w:val="24"/>
        </w:rPr>
        <w:t xml:space="preserve">perform attacks scenarios and analyze the current and relevant security controls that mitigate or hinder the attack routes. Based on this procedure, we </w:t>
      </w:r>
      <w:ins w:id="625" w:author="david goldhar" w:date="2019-02-27T09:10:00Z">
        <w:r w:rsidR="00793AEE">
          <w:rPr>
            <w:rFonts w:cstheme="minorHAnsi"/>
            <w:sz w:val="24"/>
            <w:szCs w:val="24"/>
          </w:rPr>
          <w:t xml:space="preserve">can </w:t>
        </w:r>
      </w:ins>
      <w:r w:rsidRPr="00B40F8F">
        <w:rPr>
          <w:rFonts w:cstheme="minorHAnsi"/>
          <w:sz w:val="24"/>
          <w:szCs w:val="24"/>
        </w:rPr>
        <w:t>prioritize the risks.</w:t>
      </w:r>
    </w:p>
    <w:p w14:paraId="4CDFB96E"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What</w:t>
      </w:r>
      <w:r w:rsidRPr="00A61CA7">
        <w:rPr>
          <w:rFonts w:cstheme="minorHAnsi"/>
          <w:b/>
          <w:bCs/>
          <w:sz w:val="24"/>
          <w:szCs w:val="24"/>
        </w:rPr>
        <w:t xml:space="preserve"> needs protection?</w:t>
      </w:r>
    </w:p>
    <w:p w14:paraId="3DD9875B" w14:textId="44244147" w:rsidR="00CA30DE" w:rsidRPr="00B40F8F" w:rsidDel="00793AEE" w:rsidRDefault="00CA30DE" w:rsidP="00CA30DE">
      <w:pPr>
        <w:pStyle w:val="ListParagraph"/>
        <w:rPr>
          <w:del w:id="626" w:author="david goldhar" w:date="2019-02-27T09:10:00Z"/>
          <w:rFonts w:cstheme="minorHAnsi"/>
          <w:sz w:val="24"/>
          <w:szCs w:val="24"/>
        </w:rPr>
      </w:pPr>
    </w:p>
    <w:p w14:paraId="02A5D23C" w14:textId="77777777" w:rsidR="004834CF" w:rsidRDefault="004834CF" w:rsidP="00793AEE">
      <w:pPr>
        <w:rPr>
          <w:ins w:id="627" w:author="david goldhar" w:date="2019-02-27T09:10:00Z"/>
        </w:rPr>
      </w:pPr>
    </w:p>
    <w:p w14:paraId="5D2A7218" w14:textId="46E265E6" w:rsidR="00CA30DE" w:rsidRPr="00B40F8F" w:rsidRDefault="00CA30DE">
      <w:pPr>
        <w:pPrChange w:id="628" w:author="david goldhar" w:date="2019-02-27T09:10:00Z">
          <w:pPr>
            <w:pStyle w:val="ListParagraph"/>
          </w:pPr>
        </w:pPrChange>
      </w:pPr>
      <w:r w:rsidRPr="00B40F8F">
        <w:t>It is crucial to refine the exact definition of our security goal. In most shop floors there are hundreds or thousands of assets</w:t>
      </w:r>
      <w:ins w:id="629" w:author="david goldhar" w:date="2019-02-27T09:12:00Z">
        <w:r w:rsidR="004834CF">
          <w:t>, each</w:t>
        </w:r>
      </w:ins>
      <w:r w:rsidRPr="00B40F8F">
        <w:t xml:space="preserve"> with their specific vulnerabilities and mitigation solutions. Will the segmentation address each asset</w:t>
      </w:r>
      <w:ins w:id="630" w:author="david goldhar" w:date="2019-02-27T09:12:00Z">
        <w:r w:rsidR="004834CF">
          <w:t xml:space="preserve">, </w:t>
        </w:r>
      </w:ins>
      <w:del w:id="631" w:author="david goldhar" w:date="2019-02-27T09:12:00Z">
        <w:r w:rsidRPr="00B40F8F" w:rsidDel="004834CF">
          <w:delText xml:space="preserve"> </w:delText>
        </w:r>
      </w:del>
      <w:r w:rsidRPr="00B40F8F">
        <w:t xml:space="preserve">or a focal point of communication? Do we need to consider all the </w:t>
      </w:r>
      <w:ins w:id="632" w:author="david goldhar" w:date="2019-02-27T09:12:00Z">
        <w:r w:rsidR="004834CF">
          <w:t xml:space="preserve">data </w:t>
        </w:r>
      </w:ins>
      <w:r w:rsidRPr="00B40F8F">
        <w:t xml:space="preserve">ingress points </w:t>
      </w:r>
      <w:del w:id="633" w:author="david goldhar" w:date="2019-02-27T09:12:00Z">
        <w:r w:rsidRPr="00B40F8F" w:rsidDel="004834CF">
          <w:delText xml:space="preserve">of data </w:delText>
        </w:r>
      </w:del>
      <w:r w:rsidRPr="00B40F8F">
        <w:t>into our shop floor</w:t>
      </w:r>
      <w:ins w:id="634" w:author="david goldhar" w:date="2019-02-27T09:12:00Z">
        <w:r w:rsidR="004834CF">
          <w:t>,</w:t>
        </w:r>
      </w:ins>
      <w:r w:rsidRPr="00B40F8F">
        <w:t xml:space="preserve"> or </w:t>
      </w:r>
      <w:del w:id="635" w:author="david goldhar" w:date="2019-02-27T09:13:00Z">
        <w:r w:rsidRPr="00B40F8F" w:rsidDel="004834CF">
          <w:delText xml:space="preserve">just </w:delText>
        </w:r>
      </w:del>
      <w:ins w:id="636" w:author="david goldhar" w:date="2019-02-27T09:13:00Z">
        <w:r w:rsidR="004834CF">
          <w:t xml:space="preserve">only </w:t>
        </w:r>
      </w:ins>
      <w:r w:rsidRPr="00B40F8F">
        <w:t>some of them? How do we prioritize the granularity of segmentation?</w:t>
      </w:r>
    </w:p>
    <w:p w14:paraId="4067D9DC" w14:textId="77777777" w:rsidR="00CA30DE" w:rsidRPr="00B40F8F" w:rsidRDefault="00CA30DE" w:rsidP="00CA30DE">
      <w:pPr>
        <w:pStyle w:val="ListParagraph"/>
        <w:ind w:left="0"/>
        <w:rPr>
          <w:rFonts w:cstheme="minorHAnsi"/>
          <w:sz w:val="24"/>
          <w:szCs w:val="24"/>
        </w:rPr>
      </w:pPr>
    </w:p>
    <w:p w14:paraId="6B1DB046" w14:textId="77777777" w:rsidR="00CA30DE" w:rsidRPr="00A61CA7" w:rsidRDefault="00CA30DE" w:rsidP="009956E1">
      <w:pPr>
        <w:pStyle w:val="ListParagraph"/>
        <w:numPr>
          <w:ilvl w:val="0"/>
          <w:numId w:val="9"/>
        </w:numPr>
        <w:rPr>
          <w:rFonts w:cstheme="minorHAnsi"/>
          <w:b/>
          <w:bCs/>
          <w:sz w:val="24"/>
          <w:szCs w:val="24"/>
        </w:rPr>
      </w:pPr>
      <w:r w:rsidRPr="00A61CA7">
        <w:rPr>
          <w:rFonts w:cstheme="minorHAnsi"/>
          <w:b/>
          <w:bCs/>
          <w:sz w:val="24"/>
          <w:szCs w:val="24"/>
          <w:highlight w:val="yellow"/>
        </w:rPr>
        <w:t>How</w:t>
      </w:r>
      <w:r w:rsidRPr="00A61CA7">
        <w:rPr>
          <w:rFonts w:cstheme="minorHAnsi"/>
          <w:b/>
          <w:bCs/>
          <w:sz w:val="24"/>
          <w:szCs w:val="24"/>
        </w:rPr>
        <w:t xml:space="preserve"> to design the mitigation controls?</w:t>
      </w:r>
    </w:p>
    <w:p w14:paraId="6D006816" w14:textId="77777777" w:rsidR="00CA30DE" w:rsidRDefault="00CA30DE" w:rsidP="00CA30DE">
      <w:pPr>
        <w:pStyle w:val="ListParagraph"/>
        <w:rPr>
          <w:rFonts w:cstheme="minorHAnsi"/>
          <w:b/>
          <w:bCs/>
        </w:rPr>
      </w:pPr>
    </w:p>
    <w:p w14:paraId="43A5FB2B" w14:textId="7A9F5C02" w:rsidR="00CA30DE" w:rsidRPr="00AD452F" w:rsidRDefault="00CA30DE" w:rsidP="00CA30DE">
      <w:pPr>
        <w:pStyle w:val="ListParagraph"/>
        <w:rPr>
          <w:rFonts w:cstheme="minorHAnsi"/>
          <w:sz w:val="24"/>
          <w:szCs w:val="24"/>
          <w:rtl/>
        </w:rPr>
      </w:pPr>
      <w:r w:rsidRPr="00AD452F">
        <w:rPr>
          <w:rFonts w:cstheme="minorHAnsi"/>
          <w:sz w:val="24"/>
          <w:szCs w:val="24"/>
        </w:rPr>
        <w:lastRenderedPageBreak/>
        <w:t xml:space="preserve">There are a variety of mitigations solutions, but there </w:t>
      </w:r>
      <w:ins w:id="637" w:author="david goldhar" w:date="2019-02-27T09:13:00Z">
        <w:r w:rsidR="004834CF">
          <w:rPr>
            <w:rFonts w:cstheme="minorHAnsi"/>
            <w:sz w:val="24"/>
            <w:szCs w:val="24"/>
          </w:rPr>
          <w:t xml:space="preserve">are </w:t>
        </w:r>
      </w:ins>
      <w:del w:id="638" w:author="david goldhar" w:date="2019-02-27T09:13:00Z">
        <w:r w:rsidRPr="00AD452F" w:rsidDel="004834CF">
          <w:rPr>
            <w:rFonts w:cstheme="minorHAnsi"/>
            <w:sz w:val="24"/>
            <w:szCs w:val="24"/>
          </w:rPr>
          <w:delText xml:space="preserve">is </w:delText>
        </w:r>
      </w:del>
      <w:r>
        <w:rPr>
          <w:rFonts w:cstheme="minorHAnsi"/>
          <w:sz w:val="24"/>
          <w:szCs w:val="24"/>
        </w:rPr>
        <w:t>only</w:t>
      </w:r>
      <w:r w:rsidRPr="00AD452F">
        <w:rPr>
          <w:rFonts w:cstheme="minorHAnsi"/>
          <w:sz w:val="24"/>
          <w:szCs w:val="24"/>
        </w:rPr>
        <w:t xml:space="preserve"> a select few that match</w:t>
      </w:r>
      <w:del w:id="639" w:author="david goldhar" w:date="2019-02-27T09:13:00Z">
        <w:r w:rsidRPr="00AD452F" w:rsidDel="004834CF">
          <w:rPr>
            <w:rFonts w:cstheme="minorHAnsi"/>
            <w:sz w:val="24"/>
            <w:szCs w:val="24"/>
          </w:rPr>
          <w:delText>es</w:delText>
        </w:r>
      </w:del>
      <w:r w:rsidRPr="00AD452F">
        <w:rPr>
          <w:rFonts w:cstheme="minorHAnsi"/>
          <w:sz w:val="24"/>
          <w:szCs w:val="24"/>
        </w:rPr>
        <w:t xml:space="preserve"> the </w:t>
      </w:r>
      <w:del w:id="640" w:author="david goldhar" w:date="2019-02-27T09:13:00Z">
        <w:r w:rsidRPr="00AD452F" w:rsidDel="004834CF">
          <w:rPr>
            <w:rFonts w:cstheme="minorHAnsi"/>
            <w:sz w:val="24"/>
            <w:szCs w:val="24"/>
          </w:rPr>
          <w:delText xml:space="preserve">plant’s (personnel, process and technology) </w:delText>
        </w:r>
      </w:del>
      <w:r w:rsidRPr="00AD452F">
        <w:rPr>
          <w:rFonts w:cstheme="minorHAnsi"/>
          <w:sz w:val="24"/>
          <w:szCs w:val="24"/>
        </w:rPr>
        <w:t xml:space="preserve">ability </w:t>
      </w:r>
      <w:ins w:id="641" w:author="david goldhar" w:date="2019-02-27T09:13:00Z">
        <w:r w:rsidR="004834CF">
          <w:rPr>
            <w:rFonts w:cstheme="minorHAnsi"/>
            <w:sz w:val="24"/>
            <w:szCs w:val="24"/>
          </w:rPr>
          <w:t xml:space="preserve">of the </w:t>
        </w:r>
        <w:r w:rsidR="004834CF" w:rsidRPr="00AD452F">
          <w:rPr>
            <w:rFonts w:cstheme="minorHAnsi"/>
            <w:sz w:val="24"/>
            <w:szCs w:val="24"/>
          </w:rPr>
          <w:t>plant (personnel, process and technology)</w:t>
        </w:r>
        <w:r w:rsidR="004834CF">
          <w:rPr>
            <w:rFonts w:cstheme="minorHAnsi"/>
            <w:sz w:val="24"/>
            <w:szCs w:val="24"/>
          </w:rPr>
          <w:t xml:space="preserve"> </w:t>
        </w:r>
      </w:ins>
      <w:r w:rsidRPr="00AD452F">
        <w:rPr>
          <w:rFonts w:cstheme="minorHAnsi"/>
          <w:sz w:val="24"/>
          <w:szCs w:val="24"/>
        </w:rPr>
        <w:t>to deploy and operate in an optim</w:t>
      </w:r>
      <w:r>
        <w:rPr>
          <w:rFonts w:cstheme="minorHAnsi"/>
          <w:sz w:val="24"/>
          <w:szCs w:val="24"/>
        </w:rPr>
        <w:t>al</w:t>
      </w:r>
      <w:r w:rsidRPr="00AD452F">
        <w:rPr>
          <w:rFonts w:cstheme="minorHAnsi"/>
          <w:sz w:val="24"/>
          <w:szCs w:val="24"/>
        </w:rPr>
        <w:t xml:space="preserve"> way. </w:t>
      </w:r>
      <w:r>
        <w:rPr>
          <w:rFonts w:cstheme="minorHAnsi"/>
          <w:sz w:val="24"/>
          <w:szCs w:val="24"/>
        </w:rPr>
        <w:t>OTORIO</w:t>
      </w:r>
      <w:r w:rsidRPr="00AD452F">
        <w:rPr>
          <w:rFonts w:cstheme="minorHAnsi"/>
          <w:sz w:val="24"/>
          <w:szCs w:val="24"/>
        </w:rPr>
        <w:t xml:space="preserve"> strongly advocates deploying preventative technology as a priority, but</w:t>
      </w:r>
      <w:del w:id="642" w:author="david goldhar" w:date="2019-02-27T09:16:00Z">
        <w:r w:rsidRPr="00AD452F" w:rsidDel="004834CF">
          <w:rPr>
            <w:rFonts w:cstheme="minorHAnsi"/>
            <w:sz w:val="24"/>
            <w:szCs w:val="24"/>
          </w:rPr>
          <w:delText>,</w:delText>
        </w:r>
      </w:del>
      <w:r w:rsidRPr="00AD452F">
        <w:rPr>
          <w:rFonts w:cstheme="minorHAnsi"/>
          <w:sz w:val="24"/>
          <w:szCs w:val="24"/>
        </w:rPr>
        <w:t xml:space="preserve"> sometimes</w:t>
      </w:r>
      <w:ins w:id="643" w:author="david goldhar" w:date="2019-02-27T09:16:00Z">
        <w:r w:rsidR="004834CF">
          <w:rPr>
            <w:rFonts w:cstheme="minorHAnsi"/>
            <w:sz w:val="24"/>
            <w:szCs w:val="24"/>
          </w:rPr>
          <w:t>,</w:t>
        </w:r>
      </w:ins>
      <w:r w:rsidRPr="00AD452F">
        <w:rPr>
          <w:rFonts w:cstheme="minorHAnsi"/>
          <w:sz w:val="24"/>
          <w:szCs w:val="24"/>
        </w:rPr>
        <w:t xml:space="preserve"> due to </w:t>
      </w:r>
      <w:ins w:id="644" w:author="david goldhar" w:date="2019-02-27T09:16:00Z">
        <w:r w:rsidR="004834CF" w:rsidRPr="00AD452F">
          <w:rPr>
            <w:rFonts w:cstheme="minorHAnsi"/>
            <w:sz w:val="24"/>
            <w:szCs w:val="24"/>
          </w:rPr>
          <w:t xml:space="preserve">shop floor </w:t>
        </w:r>
      </w:ins>
      <w:del w:id="645" w:author="david goldhar" w:date="2019-02-27T09:16:00Z">
        <w:r w:rsidRPr="00AD452F" w:rsidDel="004834CF">
          <w:rPr>
            <w:rFonts w:cstheme="minorHAnsi"/>
            <w:sz w:val="24"/>
            <w:szCs w:val="24"/>
          </w:rPr>
          <w:delText xml:space="preserve">shop floor’s </w:delText>
        </w:r>
      </w:del>
      <w:r w:rsidRPr="00AD452F">
        <w:rPr>
          <w:rFonts w:cstheme="minorHAnsi"/>
          <w:sz w:val="24"/>
          <w:szCs w:val="24"/>
        </w:rPr>
        <w:t xml:space="preserve">constraints, detective controls </w:t>
      </w:r>
      <w:del w:id="646" w:author="david goldhar" w:date="2019-02-27T09:16:00Z">
        <w:r w:rsidRPr="00AD452F" w:rsidDel="004834CF">
          <w:rPr>
            <w:rFonts w:cstheme="minorHAnsi"/>
            <w:sz w:val="24"/>
            <w:szCs w:val="24"/>
          </w:rPr>
          <w:delText xml:space="preserve">have better </w:delText>
        </w:r>
      </w:del>
      <w:ins w:id="647" w:author="david goldhar" w:date="2019-02-27T09:16:00Z">
        <w:r w:rsidR="004834CF">
          <w:rPr>
            <w:rFonts w:cstheme="minorHAnsi"/>
            <w:sz w:val="24"/>
            <w:szCs w:val="24"/>
          </w:rPr>
          <w:t xml:space="preserve">are more </w:t>
        </w:r>
      </w:ins>
      <w:r w:rsidRPr="00AD452F">
        <w:rPr>
          <w:rFonts w:cstheme="minorHAnsi"/>
          <w:sz w:val="24"/>
          <w:szCs w:val="24"/>
        </w:rPr>
        <w:t>likel</w:t>
      </w:r>
      <w:ins w:id="648" w:author="david goldhar" w:date="2019-02-27T09:16:00Z">
        <w:r w:rsidR="004834CF">
          <w:rPr>
            <w:rFonts w:cstheme="minorHAnsi"/>
            <w:sz w:val="24"/>
            <w:szCs w:val="24"/>
          </w:rPr>
          <w:t>y</w:t>
        </w:r>
      </w:ins>
      <w:del w:id="649" w:author="david goldhar" w:date="2019-02-27T09:16:00Z">
        <w:r w:rsidRPr="00AD452F" w:rsidDel="004834CF">
          <w:rPr>
            <w:rFonts w:cstheme="minorHAnsi"/>
            <w:sz w:val="24"/>
            <w:szCs w:val="24"/>
          </w:rPr>
          <w:delText>ihood</w:delText>
        </w:r>
      </w:del>
      <w:r w:rsidRPr="00AD452F">
        <w:rPr>
          <w:rFonts w:cstheme="minorHAnsi"/>
          <w:sz w:val="24"/>
          <w:szCs w:val="24"/>
        </w:rPr>
        <w:t xml:space="preserve"> </w:t>
      </w:r>
      <w:del w:id="650" w:author="david goldhar" w:date="2019-02-27T09:16:00Z">
        <w:r w:rsidRPr="00AD452F" w:rsidDel="004834CF">
          <w:rPr>
            <w:rFonts w:cstheme="minorHAnsi"/>
            <w:sz w:val="24"/>
            <w:szCs w:val="24"/>
          </w:rPr>
          <w:delText xml:space="preserve">of </w:delText>
        </w:r>
      </w:del>
      <w:ins w:id="651" w:author="david goldhar" w:date="2019-02-27T09:16:00Z">
        <w:r w:rsidR="004834CF">
          <w:rPr>
            <w:rFonts w:cstheme="minorHAnsi"/>
            <w:sz w:val="24"/>
            <w:szCs w:val="24"/>
          </w:rPr>
          <w:t xml:space="preserve">to </w:t>
        </w:r>
      </w:ins>
      <w:r w:rsidRPr="00AD452F">
        <w:rPr>
          <w:rFonts w:cstheme="minorHAnsi"/>
          <w:sz w:val="24"/>
          <w:szCs w:val="24"/>
        </w:rPr>
        <w:t>achiev</w:t>
      </w:r>
      <w:ins w:id="652" w:author="david goldhar" w:date="2019-02-27T09:16:00Z">
        <w:r w:rsidR="004834CF">
          <w:rPr>
            <w:rFonts w:cstheme="minorHAnsi"/>
            <w:sz w:val="24"/>
            <w:szCs w:val="24"/>
          </w:rPr>
          <w:t>e</w:t>
        </w:r>
      </w:ins>
      <w:del w:id="653" w:author="david goldhar" w:date="2019-02-27T09:16:00Z">
        <w:r w:rsidRPr="00AD452F" w:rsidDel="004834CF">
          <w:rPr>
            <w:rFonts w:cstheme="minorHAnsi"/>
            <w:sz w:val="24"/>
            <w:szCs w:val="24"/>
          </w:rPr>
          <w:delText>ing</w:delText>
        </w:r>
      </w:del>
      <w:r w:rsidRPr="00AD452F">
        <w:rPr>
          <w:rFonts w:cstheme="minorHAnsi"/>
          <w:sz w:val="24"/>
          <w:szCs w:val="24"/>
        </w:rPr>
        <w:t xml:space="preserve"> </w:t>
      </w:r>
      <w:del w:id="654" w:author="david goldhar" w:date="2019-02-27T09:16:00Z">
        <w:r w:rsidRPr="00AD452F" w:rsidDel="004834CF">
          <w:rPr>
            <w:rFonts w:cstheme="minorHAnsi"/>
            <w:sz w:val="24"/>
            <w:szCs w:val="24"/>
          </w:rPr>
          <w:delText xml:space="preserve">a </w:delText>
        </w:r>
      </w:del>
      <w:r w:rsidRPr="00AD452F">
        <w:rPr>
          <w:rFonts w:cstheme="minorHAnsi"/>
          <w:sz w:val="24"/>
          <w:szCs w:val="24"/>
        </w:rPr>
        <w:t>cyber maturity progress.</w:t>
      </w:r>
    </w:p>
    <w:p w14:paraId="51A17F1B" w14:textId="74C6DA7D" w:rsidR="00CA30DE" w:rsidRPr="00AD452F" w:rsidDel="004834CF" w:rsidRDefault="00CA30DE" w:rsidP="00CA30DE">
      <w:pPr>
        <w:ind w:left="1080"/>
        <w:rPr>
          <w:del w:id="655" w:author="david goldhar" w:date="2019-02-27T09:14:00Z"/>
          <w:rFonts w:cstheme="minorHAnsi"/>
          <w:sz w:val="24"/>
          <w:szCs w:val="24"/>
        </w:rPr>
      </w:pPr>
    </w:p>
    <w:p w14:paraId="3B960A85" w14:textId="0BB8D291" w:rsidR="00CA30DE" w:rsidRPr="00AD452F" w:rsidDel="004834CF" w:rsidRDefault="00CA30DE" w:rsidP="00CA30DE">
      <w:pPr>
        <w:rPr>
          <w:del w:id="656" w:author="david goldhar" w:date="2019-02-27T09:14:00Z"/>
          <w:rFonts w:cstheme="minorHAnsi"/>
          <w:sz w:val="24"/>
          <w:szCs w:val="24"/>
        </w:rPr>
      </w:pPr>
    </w:p>
    <w:p w14:paraId="061E76BF" w14:textId="3EB8FD3B" w:rsidR="00CA30DE" w:rsidRPr="00AD452F" w:rsidDel="004834CF" w:rsidRDefault="00CA30DE" w:rsidP="00CA30DE">
      <w:pPr>
        <w:rPr>
          <w:del w:id="657" w:author="david goldhar" w:date="2019-02-27T09:18:00Z"/>
          <w:rFonts w:cstheme="minorHAnsi"/>
          <w:sz w:val="24"/>
          <w:szCs w:val="24"/>
          <w:rtl/>
        </w:rPr>
      </w:pPr>
      <w:r w:rsidRPr="00AD452F">
        <w:rPr>
          <w:rFonts w:cstheme="minorHAnsi"/>
          <w:sz w:val="24"/>
          <w:szCs w:val="24"/>
        </w:rPr>
        <w:t xml:space="preserve">Choosing the right design and deployment model of the segmentation solution must </w:t>
      </w:r>
      <w:ins w:id="658" w:author="david goldhar" w:date="2019-02-27T09:17:00Z">
        <w:r w:rsidR="004834CF">
          <w:rPr>
            <w:rFonts w:cstheme="minorHAnsi"/>
            <w:sz w:val="24"/>
            <w:szCs w:val="24"/>
          </w:rPr>
          <w:t xml:space="preserve">take into account </w:t>
        </w:r>
      </w:ins>
      <w:del w:id="659" w:author="david goldhar" w:date="2019-02-27T09:17:00Z">
        <w:r w:rsidRPr="00AD452F" w:rsidDel="004834CF">
          <w:rPr>
            <w:rFonts w:cstheme="minorHAnsi"/>
            <w:sz w:val="24"/>
            <w:szCs w:val="24"/>
          </w:rPr>
          <w:delText xml:space="preserve">be customized to </w:delText>
        </w:r>
      </w:del>
      <w:r w:rsidRPr="00AD452F">
        <w:rPr>
          <w:rFonts w:cstheme="minorHAnsi"/>
          <w:sz w:val="24"/>
          <w:szCs w:val="24"/>
        </w:rPr>
        <w:t xml:space="preserve">the </w:t>
      </w:r>
      <w:ins w:id="660" w:author="david goldhar" w:date="2019-02-27T09:16:00Z">
        <w:r w:rsidR="004834CF">
          <w:rPr>
            <w:rFonts w:cstheme="minorHAnsi"/>
            <w:sz w:val="24"/>
            <w:szCs w:val="24"/>
          </w:rPr>
          <w:t xml:space="preserve">specifics of the </w:t>
        </w:r>
      </w:ins>
      <w:r w:rsidRPr="00AD452F">
        <w:rPr>
          <w:rFonts w:cstheme="minorHAnsi"/>
          <w:sz w:val="24"/>
          <w:szCs w:val="24"/>
        </w:rPr>
        <w:t>plant</w:t>
      </w:r>
      <w:del w:id="661" w:author="david goldhar" w:date="2019-02-27T09:17:00Z">
        <w:r w:rsidRPr="00AD452F" w:rsidDel="004834CF">
          <w:rPr>
            <w:rFonts w:cstheme="minorHAnsi"/>
            <w:sz w:val="24"/>
            <w:szCs w:val="24"/>
          </w:rPr>
          <w:delText>’s</w:delText>
        </w:r>
      </w:del>
      <w:ins w:id="662" w:author="david goldhar" w:date="2019-02-27T09:17:00Z">
        <w:r w:rsidR="004834CF">
          <w:rPr>
            <w:rFonts w:cstheme="minorHAnsi"/>
            <w:sz w:val="24"/>
            <w:szCs w:val="24"/>
          </w:rPr>
          <w:t xml:space="preserve">, and its </w:t>
        </w:r>
      </w:ins>
      <w:del w:id="663" w:author="david goldhar" w:date="2019-02-27T09:17:00Z">
        <w:r w:rsidRPr="00AD452F" w:rsidDel="004834CF">
          <w:rPr>
            <w:rFonts w:cstheme="minorHAnsi"/>
            <w:sz w:val="24"/>
            <w:szCs w:val="24"/>
          </w:rPr>
          <w:delText xml:space="preserve"> particularities and </w:delText>
        </w:r>
      </w:del>
      <w:r w:rsidRPr="00AD452F">
        <w:rPr>
          <w:rFonts w:cstheme="minorHAnsi"/>
          <w:sz w:val="24"/>
          <w:szCs w:val="24"/>
        </w:rPr>
        <w:t xml:space="preserve">limitations. </w:t>
      </w:r>
      <w:del w:id="664" w:author="david goldhar" w:date="2019-02-27T09:17:00Z">
        <w:r w:rsidRPr="00AD452F" w:rsidDel="004834CF">
          <w:rPr>
            <w:rFonts w:cstheme="minorHAnsi"/>
            <w:sz w:val="24"/>
            <w:szCs w:val="24"/>
          </w:rPr>
          <w:delText xml:space="preserve">An </w:delText>
        </w:r>
      </w:del>
      <w:r w:rsidR="004834CF" w:rsidRPr="00AD452F">
        <w:rPr>
          <w:rFonts w:cstheme="minorHAnsi"/>
          <w:sz w:val="24"/>
          <w:szCs w:val="24"/>
        </w:rPr>
        <w:t xml:space="preserve">Extra </w:t>
      </w:r>
      <w:r w:rsidRPr="00AD452F">
        <w:rPr>
          <w:rFonts w:cstheme="minorHAnsi"/>
          <w:sz w:val="24"/>
          <w:szCs w:val="24"/>
        </w:rPr>
        <w:t xml:space="preserve">care must be taken </w:t>
      </w:r>
      <w:del w:id="665" w:author="david goldhar" w:date="2019-02-27T09:18:00Z">
        <w:r w:rsidRPr="00AD452F" w:rsidDel="004834CF">
          <w:rPr>
            <w:rFonts w:cstheme="minorHAnsi"/>
            <w:sz w:val="24"/>
            <w:szCs w:val="24"/>
          </w:rPr>
          <w:delText xml:space="preserve">in </w:delText>
        </w:r>
      </w:del>
      <w:ins w:id="666" w:author="david goldhar" w:date="2019-02-27T09:18:00Z">
        <w:r w:rsidR="004834CF">
          <w:rPr>
            <w:rFonts w:cstheme="minorHAnsi"/>
            <w:sz w:val="24"/>
            <w:szCs w:val="24"/>
          </w:rPr>
          <w:t xml:space="preserve">to </w:t>
        </w:r>
      </w:ins>
      <w:r w:rsidRPr="00AD452F">
        <w:rPr>
          <w:rFonts w:cstheme="minorHAnsi"/>
          <w:sz w:val="24"/>
          <w:szCs w:val="24"/>
        </w:rPr>
        <w:t>understand</w:t>
      </w:r>
      <w:del w:id="667" w:author="david goldhar" w:date="2019-02-27T09:18:00Z">
        <w:r w:rsidRPr="00AD452F" w:rsidDel="004834CF">
          <w:rPr>
            <w:rFonts w:cstheme="minorHAnsi"/>
            <w:sz w:val="24"/>
            <w:szCs w:val="24"/>
          </w:rPr>
          <w:delText>ing</w:delText>
        </w:r>
      </w:del>
      <w:r w:rsidRPr="00AD452F">
        <w:rPr>
          <w:rFonts w:cstheme="minorHAnsi"/>
          <w:sz w:val="24"/>
          <w:szCs w:val="24"/>
        </w:rPr>
        <w:t xml:space="preserve"> the </w:t>
      </w:r>
      <w:proofErr w:type="spellStart"/>
      <w:ins w:id="668" w:author="david goldhar" w:date="2019-02-27T09:17:00Z">
        <w:r w:rsidR="004834CF" w:rsidRPr="00AD452F">
          <w:rPr>
            <w:rFonts w:cstheme="minorHAnsi"/>
            <w:sz w:val="24"/>
            <w:szCs w:val="24"/>
          </w:rPr>
          <w:t>capa</w:t>
        </w:r>
      </w:ins>
      <w:proofErr w:type="spellEnd"/>
      <w:ins w:id="669" w:author="david goldhar" w:date="2019-02-28T16:07:00Z">
        <w:r w:rsidR="00F92A17">
          <w:rPr>
            <w:rFonts w:cstheme="minorHAnsi"/>
            <w:sz w:val="24"/>
            <w:szCs w:val="24"/>
            <w:lang w:val="en-US"/>
          </w:rPr>
          <w:t>bi</w:t>
        </w:r>
      </w:ins>
      <w:proofErr w:type="spellStart"/>
      <w:ins w:id="670" w:author="david goldhar" w:date="2019-02-27T09:18:00Z">
        <w:r w:rsidR="004834CF">
          <w:rPr>
            <w:rFonts w:cstheme="minorHAnsi"/>
            <w:sz w:val="24"/>
            <w:szCs w:val="24"/>
          </w:rPr>
          <w:t>lities</w:t>
        </w:r>
        <w:proofErr w:type="spellEnd"/>
        <w:r w:rsidR="004834CF">
          <w:rPr>
            <w:rFonts w:cstheme="minorHAnsi"/>
            <w:sz w:val="24"/>
            <w:szCs w:val="24"/>
          </w:rPr>
          <w:t xml:space="preserve"> </w:t>
        </w:r>
      </w:ins>
      <w:ins w:id="671" w:author="david goldhar" w:date="2019-02-27T09:17:00Z">
        <w:r w:rsidR="004834CF" w:rsidRPr="00AD452F">
          <w:rPr>
            <w:rFonts w:cstheme="minorHAnsi"/>
            <w:sz w:val="24"/>
            <w:szCs w:val="24"/>
          </w:rPr>
          <w:t xml:space="preserve">and experience </w:t>
        </w:r>
        <w:r w:rsidR="004834CF">
          <w:rPr>
            <w:rFonts w:cstheme="minorHAnsi"/>
            <w:sz w:val="24"/>
            <w:szCs w:val="24"/>
          </w:rPr>
          <w:t xml:space="preserve">of </w:t>
        </w:r>
      </w:ins>
      <w:r w:rsidRPr="00AD452F">
        <w:rPr>
          <w:rFonts w:cstheme="minorHAnsi"/>
          <w:sz w:val="24"/>
          <w:szCs w:val="24"/>
        </w:rPr>
        <w:t>security personnel</w:t>
      </w:r>
      <w:ins w:id="672" w:author="david goldhar" w:date="2019-02-27T09:17:00Z">
        <w:r w:rsidR="004834CF">
          <w:rPr>
            <w:rFonts w:cstheme="minorHAnsi"/>
            <w:sz w:val="24"/>
            <w:szCs w:val="24"/>
          </w:rPr>
          <w:t xml:space="preserve">, </w:t>
        </w:r>
      </w:ins>
      <w:del w:id="673" w:author="david goldhar" w:date="2019-02-27T09:18:00Z">
        <w:r w:rsidRPr="00AD452F" w:rsidDel="004834CF">
          <w:rPr>
            <w:rFonts w:cstheme="minorHAnsi"/>
            <w:sz w:val="24"/>
            <w:szCs w:val="24"/>
          </w:rPr>
          <w:delText xml:space="preserve"> </w:delText>
        </w:r>
      </w:del>
      <w:del w:id="674" w:author="david goldhar" w:date="2019-02-27T09:17:00Z">
        <w:r w:rsidRPr="00AD452F" w:rsidDel="004834CF">
          <w:rPr>
            <w:rFonts w:cstheme="minorHAnsi"/>
            <w:sz w:val="24"/>
            <w:szCs w:val="24"/>
          </w:rPr>
          <w:delText xml:space="preserve">capacity and experience </w:delText>
        </w:r>
      </w:del>
      <w:del w:id="675" w:author="david goldhar" w:date="2019-02-27T09:18:00Z">
        <w:r w:rsidRPr="00AD452F" w:rsidDel="004834CF">
          <w:rPr>
            <w:rFonts w:cstheme="minorHAnsi"/>
            <w:sz w:val="24"/>
            <w:szCs w:val="24"/>
          </w:rPr>
          <w:delText xml:space="preserve">and </w:delText>
        </w:r>
      </w:del>
      <w:ins w:id="676" w:author="david goldhar" w:date="2019-02-27T09:18:00Z">
        <w:r w:rsidR="004834CF">
          <w:rPr>
            <w:rFonts w:cstheme="minorHAnsi"/>
            <w:sz w:val="24"/>
            <w:szCs w:val="24"/>
          </w:rPr>
          <w:t xml:space="preserve">to </w:t>
        </w:r>
      </w:ins>
      <w:r w:rsidRPr="00AD452F">
        <w:rPr>
          <w:rFonts w:cstheme="minorHAnsi"/>
          <w:sz w:val="24"/>
          <w:szCs w:val="24"/>
        </w:rPr>
        <w:t>avoid</w:t>
      </w:r>
      <w:del w:id="677" w:author="david goldhar" w:date="2019-02-27T09:18:00Z">
        <w:r w:rsidRPr="00AD452F" w:rsidDel="004834CF">
          <w:rPr>
            <w:rFonts w:cstheme="minorHAnsi"/>
            <w:sz w:val="24"/>
            <w:szCs w:val="24"/>
          </w:rPr>
          <w:delText>ing</w:delText>
        </w:r>
      </w:del>
      <w:r w:rsidRPr="00AD452F">
        <w:rPr>
          <w:rFonts w:cstheme="minorHAnsi"/>
          <w:sz w:val="24"/>
          <w:szCs w:val="24"/>
        </w:rPr>
        <w:t xml:space="preserve"> </w:t>
      </w:r>
      <w:ins w:id="678" w:author="david goldhar" w:date="2019-02-27T09:18:00Z">
        <w:r w:rsidR="004834CF" w:rsidRPr="00AD452F">
          <w:rPr>
            <w:rFonts w:cstheme="minorHAnsi"/>
            <w:sz w:val="24"/>
            <w:szCs w:val="24"/>
          </w:rPr>
          <w:t xml:space="preserve">overwhelming </w:t>
        </w:r>
      </w:ins>
      <w:r w:rsidRPr="00AD452F">
        <w:rPr>
          <w:rFonts w:cstheme="minorHAnsi"/>
          <w:sz w:val="24"/>
          <w:szCs w:val="24"/>
        </w:rPr>
        <w:t>operations and maintenance</w:t>
      </w:r>
      <w:del w:id="679" w:author="david goldhar" w:date="2019-02-27T09:18:00Z">
        <w:r w:rsidRPr="00AD452F" w:rsidDel="004834CF">
          <w:rPr>
            <w:rFonts w:cstheme="minorHAnsi"/>
            <w:sz w:val="24"/>
            <w:szCs w:val="24"/>
          </w:rPr>
          <w:delText xml:space="preserve"> overwhelming</w:delText>
        </w:r>
      </w:del>
      <w:r w:rsidRPr="00AD452F">
        <w:rPr>
          <w:rFonts w:cstheme="minorHAnsi"/>
          <w:sz w:val="24"/>
          <w:szCs w:val="24"/>
        </w:rPr>
        <w:t>.</w:t>
      </w:r>
      <w:r>
        <w:rPr>
          <w:rFonts w:cstheme="minorHAnsi"/>
          <w:sz w:val="24"/>
          <w:szCs w:val="24"/>
        </w:rPr>
        <w:t xml:space="preserve"> </w:t>
      </w:r>
    </w:p>
    <w:p w14:paraId="59BE3C7A" w14:textId="77777777" w:rsidR="00CA30DE" w:rsidRDefault="00CA30DE">
      <w:pPr>
        <w:rPr>
          <w:rFonts w:cstheme="minorHAnsi"/>
          <w:sz w:val="24"/>
          <w:szCs w:val="24"/>
        </w:rPr>
      </w:pPr>
    </w:p>
    <w:p w14:paraId="73DDD1DB" w14:textId="77777777" w:rsidR="003942A3" w:rsidRDefault="00CA30DE" w:rsidP="00CA30DE">
      <w:pPr>
        <w:rPr>
          <w:rFonts w:cstheme="minorHAnsi"/>
          <w:sz w:val="24"/>
          <w:szCs w:val="24"/>
        </w:rPr>
      </w:pPr>
      <w:r>
        <w:rPr>
          <w:rFonts w:cstheme="minorHAnsi"/>
          <w:sz w:val="24"/>
          <w:szCs w:val="24"/>
        </w:rPr>
        <w:t>The following diagram describes the workflow:</w:t>
      </w:r>
    </w:p>
    <w:p w14:paraId="70B30E62" w14:textId="77777777" w:rsidR="003942A3" w:rsidRDefault="003942A3" w:rsidP="00CA30DE">
      <w:pPr>
        <w:rPr>
          <w:rFonts w:cstheme="minorHAnsi"/>
          <w:sz w:val="24"/>
          <w:szCs w:val="24"/>
        </w:rPr>
      </w:pPr>
    </w:p>
    <w:p w14:paraId="7222EBE9" w14:textId="46B39124" w:rsidR="00CA30DE" w:rsidRPr="00AD452F" w:rsidRDefault="00CA30DE" w:rsidP="00CA30DE">
      <w:pPr>
        <w:rPr>
          <w:rFonts w:cstheme="minorHAnsi"/>
          <w:sz w:val="24"/>
          <w:szCs w:val="24"/>
        </w:rPr>
      </w:pPr>
      <w:r>
        <w:rPr>
          <w:rFonts w:cstheme="minorHAnsi"/>
          <w:noProof/>
          <w:sz w:val="24"/>
          <w:szCs w:val="24"/>
        </w:rPr>
        <w:drawing>
          <wp:inline distT="0" distB="0" distL="0" distR="0" wp14:anchorId="2F3B5CB8" wp14:editId="4EF127C2">
            <wp:extent cx="5486400" cy="3200400"/>
            <wp:effectExtent l="38100" t="57150" r="19050" b="381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del w:id="680" w:author="david goldhar" w:date="2019-02-28T16:04:00Z">
        <w:r w:rsidRPr="00AD452F" w:rsidDel="00BA3E95">
          <w:rPr>
            <w:rFonts w:cstheme="minorHAnsi"/>
            <w:sz w:val="24"/>
            <w:szCs w:val="24"/>
          </w:rPr>
          <w:br w:type="page"/>
        </w:r>
      </w:del>
    </w:p>
    <w:p w14:paraId="40C13072" w14:textId="34EFC5DF" w:rsidR="00CA30DE" w:rsidRPr="00C73117" w:rsidRDefault="0021075A">
      <w:pPr>
        <w:pStyle w:val="Heading1"/>
        <w:pPrChange w:id="681" w:author="david goldhar" w:date="2019-02-27T09:21:00Z">
          <w:pPr/>
        </w:pPrChange>
      </w:pPr>
      <w:del w:id="682" w:author="david goldhar" w:date="2019-02-27T09:21:00Z">
        <w:r w:rsidDel="002B4D78">
          <w:lastRenderedPageBreak/>
          <w:delText>5</w:delText>
        </w:r>
        <w:r w:rsidR="00CA30DE" w:rsidRPr="00C73117" w:rsidDel="002B4D78">
          <w:delText xml:space="preserve">. </w:delText>
        </w:r>
      </w:del>
      <w:bookmarkStart w:id="683" w:name="_Toc2262379"/>
      <w:r w:rsidR="00EF4787">
        <w:t>MB</w:t>
      </w:r>
      <w:del w:id="684" w:author="david goldhar" w:date="2019-02-27T09:21:00Z">
        <w:r w:rsidR="00CA30DE" w:rsidRPr="00C73117" w:rsidDel="002B4D78">
          <w:delText>’s</w:delText>
        </w:r>
      </w:del>
      <w:r w:rsidR="00CA30DE" w:rsidRPr="00C73117">
        <w:t xml:space="preserve"> </w:t>
      </w:r>
      <w:r w:rsidR="002B4D78" w:rsidRPr="00C73117">
        <w:t>Segmentation Plan Analysis</w:t>
      </w:r>
      <w:bookmarkEnd w:id="683"/>
    </w:p>
    <w:p w14:paraId="4E6C6758" w14:textId="1C3E7E75" w:rsidR="00CA30DE" w:rsidRDefault="006E4E5F" w:rsidP="00CA30DE">
      <w:pPr>
        <w:rPr>
          <w:rFonts w:cstheme="minorHAnsi"/>
          <w:sz w:val="24"/>
          <w:szCs w:val="24"/>
        </w:rPr>
      </w:pPr>
      <w:ins w:id="685" w:author="david goldhar" w:date="2019-02-27T09:39:00Z">
        <w:r>
          <w:rPr>
            <w:rFonts w:cstheme="minorHAnsi"/>
            <w:sz w:val="24"/>
            <w:szCs w:val="24"/>
          </w:rPr>
          <w:t xml:space="preserve">The </w:t>
        </w:r>
      </w:ins>
      <w:r w:rsidR="00EF4787">
        <w:rPr>
          <w:rFonts w:cstheme="minorHAnsi"/>
          <w:sz w:val="24"/>
          <w:szCs w:val="24"/>
        </w:rPr>
        <w:t>MB</w:t>
      </w:r>
      <w:del w:id="686" w:author="david goldhar" w:date="2019-02-27T09:39:00Z">
        <w:r w:rsidR="00CA30DE" w:rsidDel="004270C0">
          <w:rPr>
            <w:rFonts w:cstheme="minorHAnsi"/>
            <w:sz w:val="24"/>
            <w:szCs w:val="24"/>
          </w:rPr>
          <w:delText>’</w:delText>
        </w:r>
      </w:del>
      <w:del w:id="687" w:author="david goldhar" w:date="2019-02-27T09:40:00Z">
        <w:r w:rsidR="00CA30DE" w:rsidDel="004270C0">
          <w:rPr>
            <w:rFonts w:cstheme="minorHAnsi"/>
            <w:sz w:val="24"/>
            <w:szCs w:val="24"/>
          </w:rPr>
          <w:delText>s</w:delText>
        </w:r>
      </w:del>
      <w:r w:rsidR="00CA30DE">
        <w:rPr>
          <w:rFonts w:cstheme="minorHAnsi"/>
          <w:sz w:val="24"/>
          <w:szCs w:val="24"/>
        </w:rPr>
        <w:t xml:space="preserve"> SITS 2.0 segmentation planning documentation presents clear and secure options for a segmentation deployment. The document</w:t>
      </w:r>
      <w:ins w:id="688" w:author="david goldhar" w:date="2019-02-27T09:40:00Z">
        <w:r w:rsidR="004270C0">
          <w:rPr>
            <w:rFonts w:cstheme="minorHAnsi"/>
            <w:sz w:val="24"/>
            <w:szCs w:val="24"/>
          </w:rPr>
          <w:t xml:space="preserve"> i</w:t>
        </w:r>
      </w:ins>
      <w:r w:rsidR="00CA30DE">
        <w:rPr>
          <w:rFonts w:cstheme="minorHAnsi"/>
          <w:sz w:val="24"/>
          <w:szCs w:val="24"/>
        </w:rPr>
        <w:t xml:space="preserve">s elaborate and </w:t>
      </w:r>
      <w:del w:id="689" w:author="david goldhar" w:date="2019-02-27T09:40:00Z">
        <w:r w:rsidR="00CA30DE" w:rsidDel="004270C0">
          <w:rPr>
            <w:rFonts w:cstheme="minorHAnsi"/>
            <w:sz w:val="24"/>
            <w:szCs w:val="24"/>
          </w:rPr>
          <w:delText xml:space="preserve">provide </w:delText>
        </w:r>
      </w:del>
      <w:ins w:id="690" w:author="david goldhar" w:date="2019-02-27T09:40:00Z">
        <w:r w:rsidR="004270C0">
          <w:rPr>
            <w:rFonts w:cstheme="minorHAnsi"/>
            <w:sz w:val="24"/>
            <w:szCs w:val="24"/>
          </w:rPr>
          <w:t xml:space="preserve">shows </w:t>
        </w:r>
      </w:ins>
      <w:r w:rsidR="00CA30DE">
        <w:rPr>
          <w:rFonts w:cstheme="minorHAnsi"/>
          <w:sz w:val="24"/>
          <w:szCs w:val="24"/>
        </w:rPr>
        <w:t xml:space="preserve">technical know-how </w:t>
      </w:r>
      <w:del w:id="691" w:author="david goldhar" w:date="2019-02-27T09:40:00Z">
        <w:r w:rsidR="00CA30DE" w:rsidDel="004270C0">
          <w:rPr>
            <w:rFonts w:cstheme="minorHAnsi"/>
            <w:sz w:val="24"/>
            <w:szCs w:val="24"/>
          </w:rPr>
          <w:delText xml:space="preserve">to </w:delText>
        </w:r>
      </w:del>
      <w:ins w:id="692" w:author="david goldhar" w:date="2019-02-27T09:40:00Z">
        <w:r w:rsidR="004270C0">
          <w:rPr>
            <w:rFonts w:cstheme="minorHAnsi"/>
            <w:sz w:val="24"/>
            <w:szCs w:val="24"/>
          </w:rPr>
          <w:t xml:space="preserve">regarding </w:t>
        </w:r>
      </w:ins>
      <w:r w:rsidR="00CA30DE">
        <w:rPr>
          <w:rFonts w:cstheme="minorHAnsi"/>
          <w:sz w:val="24"/>
          <w:szCs w:val="24"/>
        </w:rPr>
        <w:t>network and security considerations for each deployment</w:t>
      </w:r>
      <w:del w:id="693" w:author="david goldhar" w:date="2019-02-27T09:40:00Z">
        <w:r w:rsidR="00CA30DE" w:rsidDel="004270C0">
          <w:rPr>
            <w:rFonts w:cstheme="minorHAnsi"/>
            <w:sz w:val="24"/>
            <w:szCs w:val="24"/>
          </w:rPr>
          <w:delText>’s</w:delText>
        </w:r>
      </w:del>
      <w:r w:rsidR="00CA30DE">
        <w:rPr>
          <w:rFonts w:cstheme="minorHAnsi"/>
          <w:sz w:val="24"/>
          <w:szCs w:val="24"/>
        </w:rPr>
        <w:t xml:space="preserve"> selection.</w:t>
      </w:r>
    </w:p>
    <w:p w14:paraId="2FC58452" w14:textId="66EFADFE" w:rsidR="00CA30DE" w:rsidRDefault="00CA30DE" w:rsidP="00CA30DE">
      <w:pPr>
        <w:rPr>
          <w:rFonts w:cstheme="minorHAnsi"/>
          <w:sz w:val="24"/>
          <w:szCs w:val="24"/>
        </w:rPr>
      </w:pPr>
      <w:r>
        <w:rPr>
          <w:rFonts w:cstheme="minorHAnsi"/>
          <w:sz w:val="24"/>
          <w:szCs w:val="24"/>
        </w:rPr>
        <w:t>The document</w:t>
      </w:r>
      <w:del w:id="694" w:author="david goldhar" w:date="2019-02-27T09:41:00Z">
        <w:r w:rsidDel="004270C0">
          <w:rPr>
            <w:rFonts w:cstheme="minorHAnsi"/>
            <w:sz w:val="24"/>
            <w:szCs w:val="24"/>
          </w:rPr>
          <w:delText>s</w:delText>
        </w:r>
      </w:del>
      <w:r>
        <w:rPr>
          <w:rFonts w:cstheme="minorHAnsi"/>
          <w:sz w:val="24"/>
          <w:szCs w:val="24"/>
        </w:rPr>
        <w:t xml:space="preserve"> methodology and </w:t>
      </w:r>
      <w:del w:id="695" w:author="david goldhar" w:date="2019-02-27T09:41:00Z">
        <w:r w:rsidDel="004270C0">
          <w:rPr>
            <w:rFonts w:cstheme="minorHAnsi"/>
            <w:sz w:val="24"/>
            <w:szCs w:val="24"/>
          </w:rPr>
          <w:delText xml:space="preserve">the </w:delText>
        </w:r>
      </w:del>
      <w:r>
        <w:rPr>
          <w:rFonts w:cstheme="minorHAnsi"/>
          <w:sz w:val="24"/>
          <w:szCs w:val="24"/>
        </w:rPr>
        <w:t xml:space="preserve">analysis align with good cyber engineering practice, </w:t>
      </w:r>
      <w:ins w:id="696" w:author="david goldhar" w:date="2019-02-27T09:41:00Z">
        <w:r w:rsidR="004270C0">
          <w:rPr>
            <w:rFonts w:cstheme="minorHAnsi"/>
            <w:sz w:val="24"/>
            <w:szCs w:val="24"/>
          </w:rPr>
          <w:t xml:space="preserve">and </w:t>
        </w:r>
      </w:ins>
      <w:del w:id="697" w:author="david goldhar" w:date="2019-02-27T09:41:00Z">
        <w:r w:rsidDel="004270C0">
          <w:rPr>
            <w:rFonts w:cstheme="minorHAnsi"/>
            <w:sz w:val="24"/>
            <w:szCs w:val="24"/>
          </w:rPr>
          <w:delText xml:space="preserve">additionally </w:delText>
        </w:r>
      </w:del>
      <w:r>
        <w:rPr>
          <w:rFonts w:cstheme="minorHAnsi"/>
          <w:sz w:val="24"/>
          <w:szCs w:val="24"/>
        </w:rPr>
        <w:t xml:space="preserve">the several deployment options presented </w:t>
      </w:r>
      <w:del w:id="698" w:author="david goldhar" w:date="2019-02-27T09:41:00Z">
        <w:r w:rsidDel="004270C0">
          <w:rPr>
            <w:rFonts w:cstheme="minorHAnsi"/>
            <w:sz w:val="24"/>
            <w:szCs w:val="24"/>
          </w:rPr>
          <w:delText xml:space="preserve">are </w:delText>
        </w:r>
      </w:del>
      <w:r>
        <w:rPr>
          <w:rFonts w:cstheme="minorHAnsi"/>
          <w:sz w:val="24"/>
          <w:szCs w:val="24"/>
        </w:rPr>
        <w:t>cover</w:t>
      </w:r>
      <w:del w:id="699" w:author="david goldhar" w:date="2019-02-27T09:41:00Z">
        <w:r w:rsidDel="004270C0">
          <w:rPr>
            <w:rFonts w:cstheme="minorHAnsi"/>
            <w:sz w:val="24"/>
            <w:szCs w:val="24"/>
          </w:rPr>
          <w:delText>ing</w:delText>
        </w:r>
      </w:del>
      <w:r>
        <w:rPr>
          <w:rFonts w:cstheme="minorHAnsi"/>
          <w:sz w:val="24"/>
          <w:szCs w:val="24"/>
        </w:rPr>
        <w:t xml:space="preserve"> a wide spectrum of </w:t>
      </w:r>
      <w:del w:id="700" w:author="david goldhar" w:date="2019-02-27T09:41:00Z">
        <w:r w:rsidDel="004270C0">
          <w:rPr>
            <w:rFonts w:cstheme="minorHAnsi"/>
            <w:sz w:val="24"/>
            <w:szCs w:val="24"/>
          </w:rPr>
          <w:delText>possibilities</w:delText>
        </w:r>
      </w:del>
      <w:ins w:id="701" w:author="david goldhar" w:date="2019-02-27T09:41:00Z">
        <w:r w:rsidR="004270C0">
          <w:rPr>
            <w:rFonts w:cstheme="minorHAnsi"/>
            <w:sz w:val="24"/>
            <w:szCs w:val="24"/>
          </w:rPr>
          <w:t>options</w:t>
        </w:r>
      </w:ins>
      <w:r>
        <w:rPr>
          <w:rFonts w:cstheme="minorHAnsi"/>
          <w:sz w:val="24"/>
          <w:szCs w:val="24"/>
        </w:rPr>
        <w:t xml:space="preserve">. </w:t>
      </w:r>
    </w:p>
    <w:p w14:paraId="4772001A" w14:textId="1816109E" w:rsidR="00CA30DE" w:rsidRPr="00970BCC" w:rsidRDefault="00CA30DE" w:rsidP="00CA30DE">
      <w:pPr>
        <w:rPr>
          <w:rFonts w:cstheme="minorHAnsi"/>
          <w:b/>
          <w:bCs/>
          <w:sz w:val="24"/>
          <w:szCs w:val="24"/>
        </w:rPr>
      </w:pPr>
      <w:r w:rsidRPr="00970BCC">
        <w:rPr>
          <w:rFonts w:cstheme="minorHAnsi"/>
          <w:b/>
          <w:bCs/>
          <w:sz w:val="24"/>
          <w:szCs w:val="24"/>
        </w:rPr>
        <w:t xml:space="preserve">We </w:t>
      </w:r>
      <w:del w:id="702" w:author="david goldhar" w:date="2019-02-27T09:46:00Z">
        <w:r w:rsidRPr="00970BCC" w:rsidDel="005C1A1B">
          <w:rPr>
            <w:rFonts w:cstheme="minorHAnsi"/>
            <w:b/>
            <w:bCs/>
            <w:sz w:val="24"/>
            <w:szCs w:val="24"/>
          </w:rPr>
          <w:delText xml:space="preserve">suggest </w:delText>
        </w:r>
      </w:del>
      <w:ins w:id="703" w:author="david goldhar" w:date="2019-02-27T09:46:00Z">
        <w:r w:rsidR="005C1A1B">
          <w:rPr>
            <w:rFonts w:cstheme="minorHAnsi"/>
            <w:b/>
            <w:bCs/>
            <w:sz w:val="24"/>
            <w:szCs w:val="24"/>
          </w:rPr>
          <w:t>recommend</w:t>
        </w:r>
        <w:r w:rsidR="005C1A1B" w:rsidRPr="00970BCC">
          <w:rPr>
            <w:rFonts w:cstheme="minorHAnsi"/>
            <w:b/>
            <w:bCs/>
            <w:sz w:val="24"/>
            <w:szCs w:val="24"/>
          </w:rPr>
          <w:t xml:space="preserve"> </w:t>
        </w:r>
      </w:ins>
      <w:r>
        <w:rPr>
          <w:rFonts w:cstheme="minorHAnsi"/>
          <w:b/>
          <w:bCs/>
          <w:sz w:val="24"/>
          <w:szCs w:val="24"/>
        </w:rPr>
        <w:t>adding</w:t>
      </w:r>
      <w:r w:rsidRPr="00970BCC">
        <w:rPr>
          <w:rFonts w:cstheme="minorHAnsi"/>
          <w:b/>
          <w:bCs/>
          <w:sz w:val="24"/>
          <w:szCs w:val="24"/>
        </w:rPr>
        <w:t xml:space="preserve"> to the documentation a list of benefits and downsides for each option, including security, safety, cost</w:t>
      </w:r>
      <w:ins w:id="704" w:author="david goldhar" w:date="2019-02-27T09:43:00Z">
        <w:r w:rsidR="005C1A1B">
          <w:rPr>
            <w:rFonts w:cstheme="minorHAnsi"/>
            <w:b/>
            <w:bCs/>
            <w:sz w:val="24"/>
            <w:szCs w:val="24"/>
          </w:rPr>
          <w:t>,</w:t>
        </w:r>
      </w:ins>
      <w:r w:rsidRPr="00970BCC">
        <w:rPr>
          <w:rFonts w:cstheme="minorHAnsi"/>
          <w:b/>
          <w:bCs/>
          <w:sz w:val="24"/>
          <w:szCs w:val="24"/>
        </w:rPr>
        <w:t xml:space="preserve"> and maintenance considerations. </w:t>
      </w:r>
    </w:p>
    <w:p w14:paraId="7B7AB5C4" w14:textId="21884C60" w:rsidR="00CA30DE" w:rsidRDefault="00CA30DE" w:rsidP="00CA30DE">
      <w:pPr>
        <w:rPr>
          <w:rFonts w:cstheme="minorHAnsi"/>
          <w:sz w:val="24"/>
          <w:szCs w:val="24"/>
        </w:rPr>
      </w:pPr>
      <w:r>
        <w:rPr>
          <w:rFonts w:cstheme="minorHAnsi"/>
          <w:sz w:val="24"/>
          <w:szCs w:val="24"/>
        </w:rPr>
        <w:t>Some options might provide better security</w:t>
      </w:r>
      <w:ins w:id="705" w:author="david goldhar" w:date="2019-02-27T09:46:00Z">
        <w:r w:rsidR="005C1A1B">
          <w:rPr>
            <w:rFonts w:cstheme="minorHAnsi"/>
            <w:sz w:val="24"/>
            <w:szCs w:val="24"/>
          </w:rPr>
          <w:t>,</w:t>
        </w:r>
      </w:ins>
      <w:r>
        <w:rPr>
          <w:rFonts w:cstheme="minorHAnsi"/>
          <w:sz w:val="24"/>
          <w:szCs w:val="24"/>
        </w:rPr>
        <w:t xml:space="preserve"> but at a large maintenance upkeep, for example.</w:t>
      </w:r>
    </w:p>
    <w:p w14:paraId="2D9C159E" w14:textId="4C1C3B05" w:rsidR="00CA30DE" w:rsidRDefault="00CA30DE" w:rsidP="001210F2">
      <w:pPr>
        <w:rPr>
          <w:rFonts w:cstheme="minorHAnsi"/>
          <w:sz w:val="24"/>
          <w:szCs w:val="24"/>
        </w:rPr>
      </w:pPr>
      <w:r>
        <w:rPr>
          <w:rFonts w:cstheme="minorHAnsi"/>
          <w:sz w:val="24"/>
          <w:szCs w:val="24"/>
        </w:rPr>
        <w:t xml:space="preserve">Such an effort is paramount </w:t>
      </w:r>
      <w:del w:id="706" w:author="david goldhar" w:date="2019-02-27T12:01:00Z">
        <w:r w:rsidDel="001210F2">
          <w:rPr>
            <w:rFonts w:cstheme="minorHAnsi"/>
            <w:sz w:val="24"/>
            <w:szCs w:val="24"/>
          </w:rPr>
          <w:delText xml:space="preserve">to </w:delText>
        </w:r>
      </w:del>
      <w:ins w:id="707" w:author="david goldhar" w:date="2019-02-27T12:01:00Z">
        <w:r w:rsidR="001210F2">
          <w:rPr>
            <w:rFonts w:cstheme="minorHAnsi"/>
            <w:sz w:val="24"/>
            <w:szCs w:val="24"/>
          </w:rPr>
          <w:t xml:space="preserve">for </w:t>
        </w:r>
      </w:ins>
      <w:r>
        <w:rPr>
          <w:rFonts w:cstheme="minorHAnsi"/>
          <w:sz w:val="24"/>
          <w:szCs w:val="24"/>
        </w:rPr>
        <w:t xml:space="preserve">the selection of the optimal deployment for </w:t>
      </w:r>
      <w:ins w:id="708" w:author="david goldhar" w:date="2019-02-27T09:46:00Z">
        <w:r w:rsidR="005C1A1B">
          <w:rPr>
            <w:rFonts w:cstheme="minorHAnsi"/>
            <w:sz w:val="24"/>
            <w:szCs w:val="24"/>
          </w:rPr>
          <w:t xml:space="preserve">the </w:t>
        </w:r>
      </w:ins>
      <w:r>
        <w:rPr>
          <w:rFonts w:cstheme="minorHAnsi"/>
          <w:sz w:val="24"/>
          <w:szCs w:val="24"/>
        </w:rPr>
        <w:t>Untertürkheim plant. The suggested process should involve all the relevant stakeholder</w:t>
      </w:r>
      <w:ins w:id="709" w:author="david goldhar" w:date="2019-02-27T12:01:00Z">
        <w:r w:rsidR="001210F2">
          <w:rPr>
            <w:rFonts w:cstheme="minorHAnsi"/>
            <w:sz w:val="24"/>
            <w:szCs w:val="24"/>
          </w:rPr>
          <w:t>s</w:t>
        </w:r>
      </w:ins>
      <w:r>
        <w:rPr>
          <w:rFonts w:cstheme="minorHAnsi"/>
          <w:sz w:val="24"/>
          <w:szCs w:val="24"/>
        </w:rPr>
        <w:t xml:space="preserve"> of the segmentation deployment, from </w:t>
      </w:r>
      <w:ins w:id="710" w:author="david goldhar" w:date="2019-02-27T09:46:00Z">
        <w:r w:rsidR="005C1A1B">
          <w:rPr>
            <w:rFonts w:cstheme="minorHAnsi"/>
            <w:sz w:val="24"/>
            <w:szCs w:val="24"/>
          </w:rPr>
          <w:t xml:space="preserve">the </w:t>
        </w:r>
      </w:ins>
      <w:r>
        <w:rPr>
          <w:rFonts w:cstheme="minorHAnsi"/>
          <w:sz w:val="24"/>
          <w:szCs w:val="24"/>
        </w:rPr>
        <w:t>network/security team to the BISO and plant manager.</w:t>
      </w:r>
    </w:p>
    <w:p w14:paraId="57F61A26" w14:textId="5495CB41" w:rsidR="00CA30DE" w:rsidRDefault="00CA30DE" w:rsidP="00CA30DE">
      <w:pPr>
        <w:rPr>
          <w:rFonts w:cstheme="minorHAnsi"/>
          <w:sz w:val="24"/>
          <w:szCs w:val="24"/>
        </w:rPr>
      </w:pPr>
      <w:del w:id="711" w:author="david goldhar" w:date="2019-02-27T12:03:00Z">
        <w:r w:rsidDel="001210F2">
          <w:rPr>
            <w:rFonts w:cstheme="minorHAnsi"/>
            <w:sz w:val="24"/>
            <w:szCs w:val="24"/>
          </w:rPr>
          <w:delText xml:space="preserve">Upon </w:delText>
        </w:r>
      </w:del>
      <w:ins w:id="712" w:author="david goldhar" w:date="2019-02-27T12:03:00Z">
        <w:r w:rsidR="001210F2">
          <w:rPr>
            <w:rFonts w:cstheme="minorHAnsi"/>
            <w:sz w:val="24"/>
            <w:szCs w:val="24"/>
          </w:rPr>
          <w:t xml:space="preserve">After </w:t>
        </w:r>
      </w:ins>
      <w:r>
        <w:rPr>
          <w:rFonts w:cstheme="minorHAnsi"/>
          <w:sz w:val="24"/>
          <w:szCs w:val="24"/>
        </w:rPr>
        <w:t>reviewing the documentation, we would like to share the following insights:</w:t>
      </w:r>
    </w:p>
    <w:p w14:paraId="17561626" w14:textId="08CAF154" w:rsidR="00CA30DE" w:rsidRPr="00970BCC" w:rsidRDefault="00CA30DE" w:rsidP="001210F2">
      <w:pPr>
        <w:pStyle w:val="ListParagraph"/>
        <w:numPr>
          <w:ilvl w:val="0"/>
          <w:numId w:val="18"/>
        </w:numPr>
        <w:rPr>
          <w:rFonts w:cstheme="minorHAnsi"/>
          <w:sz w:val="24"/>
          <w:szCs w:val="24"/>
        </w:rPr>
      </w:pPr>
      <w:r w:rsidRPr="00970BCC">
        <w:rPr>
          <w:rFonts w:cstheme="minorHAnsi"/>
          <w:sz w:val="24"/>
          <w:szCs w:val="24"/>
        </w:rPr>
        <w:t xml:space="preserve">Deployment of an enforcement point between </w:t>
      </w:r>
      <w:ins w:id="713" w:author="david goldhar" w:date="2019-02-27T12:03:00Z">
        <w:r w:rsidR="001210F2">
          <w:rPr>
            <w:rFonts w:cstheme="minorHAnsi"/>
            <w:sz w:val="24"/>
            <w:szCs w:val="24"/>
          </w:rPr>
          <w:t xml:space="preserve">the </w:t>
        </w:r>
      </w:ins>
      <w:r w:rsidRPr="00970BCC">
        <w:rPr>
          <w:rFonts w:cstheme="minorHAnsi"/>
          <w:sz w:val="24"/>
          <w:szCs w:val="24"/>
        </w:rPr>
        <w:t xml:space="preserve">production level and </w:t>
      </w:r>
      <w:ins w:id="714" w:author="david goldhar" w:date="2019-02-27T12:03:00Z">
        <w:r w:rsidR="001210F2">
          <w:rPr>
            <w:rFonts w:cstheme="minorHAnsi"/>
            <w:sz w:val="24"/>
            <w:szCs w:val="24"/>
          </w:rPr>
          <w:t xml:space="preserve">the </w:t>
        </w:r>
      </w:ins>
      <w:r w:rsidRPr="00970BCC">
        <w:rPr>
          <w:rFonts w:cstheme="minorHAnsi"/>
          <w:sz w:val="24"/>
          <w:szCs w:val="24"/>
        </w:rPr>
        <w:t>non-production level (</w:t>
      </w:r>
      <w:r w:rsidR="00DB14C8" w:rsidRPr="00970BCC">
        <w:rPr>
          <w:rFonts w:cstheme="minorHAnsi"/>
          <w:sz w:val="24"/>
          <w:szCs w:val="24"/>
        </w:rPr>
        <w:t xml:space="preserve">Layer </w:t>
      </w:r>
      <w:r w:rsidRPr="00970BCC">
        <w:rPr>
          <w:rFonts w:cstheme="minorHAnsi"/>
          <w:sz w:val="24"/>
          <w:szCs w:val="24"/>
        </w:rPr>
        <w:t>3.5) in preventative mode is a paramount consideration in protecting the production processes and equipment</w:t>
      </w:r>
      <w:r>
        <w:rPr>
          <w:rFonts w:cstheme="minorHAnsi"/>
          <w:sz w:val="24"/>
          <w:szCs w:val="24"/>
        </w:rPr>
        <w:t xml:space="preserve"> against external threats</w:t>
      </w:r>
      <w:r w:rsidRPr="00970BCC">
        <w:rPr>
          <w:rFonts w:cstheme="minorHAnsi"/>
          <w:sz w:val="24"/>
          <w:szCs w:val="24"/>
        </w:rPr>
        <w:t xml:space="preserve">. As </w:t>
      </w:r>
      <w:ins w:id="715" w:author="david goldhar" w:date="2019-02-27T12:03:00Z">
        <w:r w:rsidR="001210F2">
          <w:rPr>
            <w:rFonts w:cstheme="minorHAnsi"/>
            <w:sz w:val="24"/>
            <w:szCs w:val="24"/>
          </w:rPr>
          <w:t xml:space="preserve">will be </w:t>
        </w:r>
      </w:ins>
      <w:r w:rsidRPr="00970BCC">
        <w:rPr>
          <w:rFonts w:cstheme="minorHAnsi"/>
          <w:sz w:val="24"/>
          <w:szCs w:val="24"/>
        </w:rPr>
        <w:t xml:space="preserve">discussed in detail in the next chapter, our threat modeling analysis predicts that the majority of </w:t>
      </w:r>
      <w:proofErr w:type="spellStart"/>
      <w:r w:rsidRPr="00970BCC">
        <w:rPr>
          <w:rFonts w:cstheme="minorHAnsi"/>
          <w:sz w:val="24"/>
          <w:szCs w:val="24"/>
        </w:rPr>
        <w:t>cyber attacks</w:t>
      </w:r>
      <w:proofErr w:type="spellEnd"/>
      <w:r w:rsidRPr="00970BCC">
        <w:rPr>
          <w:rFonts w:cstheme="minorHAnsi"/>
          <w:sz w:val="24"/>
          <w:szCs w:val="24"/>
        </w:rPr>
        <w:t xml:space="preserve"> on production equipment will </w:t>
      </w:r>
      <w:del w:id="716" w:author="david goldhar" w:date="2019-02-27T12:04:00Z">
        <w:r w:rsidRPr="00970BCC" w:rsidDel="001210F2">
          <w:rPr>
            <w:rFonts w:cstheme="minorHAnsi"/>
            <w:sz w:val="24"/>
            <w:szCs w:val="24"/>
          </w:rPr>
          <w:delText xml:space="preserve">commence </w:delText>
        </w:r>
      </w:del>
      <w:ins w:id="717" w:author="david goldhar" w:date="2019-02-27T12:04:00Z">
        <w:r w:rsidR="001210F2">
          <w:rPr>
            <w:rFonts w:cstheme="minorHAnsi"/>
            <w:sz w:val="24"/>
            <w:szCs w:val="24"/>
          </w:rPr>
          <w:t xml:space="preserve">originate </w:t>
        </w:r>
      </w:ins>
      <w:r w:rsidRPr="00970BCC">
        <w:rPr>
          <w:rFonts w:cstheme="minorHAnsi"/>
          <w:sz w:val="24"/>
          <w:szCs w:val="24"/>
        </w:rPr>
        <w:t xml:space="preserve">from the </w:t>
      </w:r>
      <w:r w:rsidR="00EF4787">
        <w:rPr>
          <w:rFonts w:cstheme="minorHAnsi"/>
          <w:sz w:val="24"/>
          <w:szCs w:val="24"/>
        </w:rPr>
        <w:t>MB</w:t>
      </w:r>
      <w:r w:rsidRPr="00970BCC">
        <w:rPr>
          <w:rFonts w:cstheme="minorHAnsi"/>
          <w:sz w:val="24"/>
          <w:szCs w:val="24"/>
        </w:rPr>
        <w:t xml:space="preserve"> IT</w:t>
      </w:r>
      <w:ins w:id="718" w:author="david goldhar" w:date="2019-02-28T16:07:00Z">
        <w:r w:rsidR="00F92A17">
          <w:rPr>
            <w:rFonts w:cstheme="minorHAnsi"/>
            <w:sz w:val="24"/>
            <w:szCs w:val="24"/>
          </w:rPr>
          <w:t xml:space="preserve"> </w:t>
        </w:r>
      </w:ins>
      <w:del w:id="719" w:author="david goldhar" w:date="2019-02-27T12:04:00Z">
        <w:r w:rsidRPr="00970BCC" w:rsidDel="001210F2">
          <w:rPr>
            <w:rFonts w:cstheme="minorHAnsi"/>
            <w:sz w:val="24"/>
            <w:szCs w:val="24"/>
          </w:rPr>
          <w:delText xml:space="preserve"> </w:delText>
        </w:r>
      </w:del>
      <w:r w:rsidRPr="00970BCC">
        <w:rPr>
          <w:rFonts w:cstheme="minorHAnsi"/>
          <w:sz w:val="24"/>
          <w:szCs w:val="24"/>
        </w:rPr>
        <w:t>network (e.g. DCN or office LANs)</w:t>
      </w:r>
      <w:ins w:id="720" w:author="david goldhar" w:date="2019-02-27T12:04:00Z">
        <w:r w:rsidR="001210F2">
          <w:rPr>
            <w:rFonts w:cstheme="minorHAnsi"/>
            <w:sz w:val="24"/>
            <w:szCs w:val="24"/>
          </w:rPr>
          <w:t>,</w:t>
        </w:r>
      </w:ins>
      <w:r w:rsidRPr="00970BCC">
        <w:rPr>
          <w:rFonts w:cstheme="minorHAnsi"/>
          <w:sz w:val="24"/>
          <w:szCs w:val="24"/>
        </w:rPr>
        <w:t xml:space="preserve"> or through the DMZ. A </w:t>
      </w:r>
      <w:ins w:id="721" w:author="david goldhar" w:date="2019-02-27T12:04:00Z">
        <w:r w:rsidR="001210F2">
          <w:rPr>
            <w:rFonts w:cstheme="minorHAnsi"/>
            <w:sz w:val="24"/>
            <w:szCs w:val="24"/>
          </w:rPr>
          <w:t>s</w:t>
        </w:r>
      </w:ins>
      <w:del w:id="722" w:author="david goldhar" w:date="2019-02-27T12:04:00Z">
        <w:r w:rsidRPr="00970BCC" w:rsidDel="001210F2">
          <w:rPr>
            <w:rFonts w:cstheme="minorHAnsi"/>
            <w:sz w:val="24"/>
            <w:szCs w:val="24"/>
          </w:rPr>
          <w:delText>S</w:delText>
        </w:r>
      </w:del>
      <w:r w:rsidRPr="00970BCC">
        <w:rPr>
          <w:rFonts w:cstheme="minorHAnsi"/>
          <w:sz w:val="24"/>
          <w:szCs w:val="24"/>
        </w:rPr>
        <w:t xml:space="preserve">ignificant attack mitigation control is a </w:t>
      </w:r>
      <w:del w:id="723" w:author="david goldhar" w:date="2019-02-28T15:54:00Z">
        <w:r w:rsidRPr="00970BCC" w:rsidDel="00C04853">
          <w:rPr>
            <w:rFonts w:cstheme="minorHAnsi"/>
            <w:sz w:val="24"/>
            <w:szCs w:val="24"/>
          </w:rPr>
          <w:delText>stringent</w:delText>
        </w:r>
      </w:del>
      <w:ins w:id="724" w:author="david goldhar" w:date="2019-02-28T15:54:00Z">
        <w:r w:rsidR="00C04853">
          <w:rPr>
            <w:rFonts w:cstheme="minorHAnsi"/>
            <w:sz w:val="24"/>
            <w:szCs w:val="24"/>
          </w:rPr>
          <w:t>strict</w:t>
        </w:r>
      </w:ins>
      <w:r w:rsidRPr="00970BCC">
        <w:rPr>
          <w:rFonts w:cstheme="minorHAnsi"/>
          <w:sz w:val="24"/>
          <w:szCs w:val="24"/>
        </w:rPr>
        <w:t xml:space="preserve">, preventative deployment </w:t>
      </w:r>
      <w:r>
        <w:rPr>
          <w:rFonts w:cstheme="minorHAnsi"/>
          <w:sz w:val="24"/>
          <w:szCs w:val="24"/>
        </w:rPr>
        <w:t>in front of</w:t>
      </w:r>
      <w:r w:rsidRPr="00970BCC">
        <w:rPr>
          <w:rFonts w:cstheme="minorHAnsi"/>
          <w:sz w:val="24"/>
          <w:szCs w:val="24"/>
        </w:rPr>
        <w:t xml:space="preserve"> the production level network. </w:t>
      </w:r>
      <w:ins w:id="725" w:author="david goldhar" w:date="2019-02-27T12:04:00Z">
        <w:r w:rsidR="001210F2">
          <w:rPr>
            <w:rFonts w:cstheme="minorHAnsi"/>
            <w:sz w:val="24"/>
            <w:szCs w:val="24"/>
          </w:rPr>
          <w:t xml:space="preserve">The </w:t>
        </w:r>
      </w:ins>
      <w:r w:rsidRPr="00970BCC">
        <w:rPr>
          <w:rFonts w:cstheme="minorHAnsi"/>
          <w:sz w:val="24"/>
          <w:szCs w:val="24"/>
        </w:rPr>
        <w:t>SITS 2.0 segmentation plan document present</w:t>
      </w:r>
      <w:ins w:id="726" w:author="david goldhar" w:date="2019-02-27T12:04:00Z">
        <w:r w:rsidR="001210F2">
          <w:rPr>
            <w:rFonts w:cstheme="minorHAnsi"/>
            <w:sz w:val="24"/>
            <w:szCs w:val="24"/>
          </w:rPr>
          <w:t>s</w:t>
        </w:r>
      </w:ins>
      <w:r w:rsidRPr="00970BCC">
        <w:rPr>
          <w:rFonts w:cstheme="minorHAnsi"/>
          <w:sz w:val="24"/>
          <w:szCs w:val="24"/>
        </w:rPr>
        <w:t xml:space="preserve"> several such deployment </w:t>
      </w:r>
      <w:r>
        <w:rPr>
          <w:rFonts w:cstheme="minorHAnsi"/>
          <w:sz w:val="24"/>
          <w:szCs w:val="24"/>
        </w:rPr>
        <w:t>possibilities</w:t>
      </w:r>
      <w:r w:rsidRPr="00970BCC">
        <w:rPr>
          <w:rFonts w:cstheme="minorHAnsi"/>
          <w:sz w:val="24"/>
          <w:szCs w:val="24"/>
        </w:rPr>
        <w:t xml:space="preserve">. For example, </w:t>
      </w:r>
      <w:r w:rsidR="001473F6" w:rsidRPr="00970BCC">
        <w:rPr>
          <w:rFonts w:cstheme="minorHAnsi"/>
          <w:sz w:val="24"/>
          <w:szCs w:val="24"/>
        </w:rPr>
        <w:t xml:space="preserve">Figures </w:t>
      </w:r>
      <w:r w:rsidRPr="00970BCC">
        <w:rPr>
          <w:rFonts w:cstheme="minorHAnsi"/>
          <w:sz w:val="24"/>
          <w:szCs w:val="24"/>
        </w:rPr>
        <w:t>5 and 6 shows two optional deployment models:</w:t>
      </w:r>
    </w:p>
    <w:p w14:paraId="5C9C6A53" w14:textId="77777777" w:rsidR="00CA30DE" w:rsidRDefault="00CA30DE" w:rsidP="00CA30DE">
      <w:pPr>
        <w:rPr>
          <w:rFonts w:cstheme="minorHAnsi"/>
          <w:sz w:val="24"/>
          <w:szCs w:val="24"/>
        </w:rPr>
      </w:pPr>
      <w:r>
        <w:rPr>
          <w:noProof/>
        </w:rPr>
        <w:drawing>
          <wp:inline distT="0" distB="0" distL="0" distR="0" wp14:anchorId="01F02B15" wp14:editId="75B17AF3">
            <wp:extent cx="5032386" cy="231457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5552" cy="2325230"/>
                    </a:xfrm>
                    <a:prstGeom prst="rect">
                      <a:avLst/>
                    </a:prstGeom>
                  </pic:spPr>
                </pic:pic>
              </a:graphicData>
            </a:graphic>
          </wp:inline>
        </w:drawing>
      </w:r>
    </w:p>
    <w:p w14:paraId="77A7C6AB" w14:textId="77777777" w:rsidR="00CA30DE" w:rsidRDefault="00CA30DE" w:rsidP="00CA30DE">
      <w:pPr>
        <w:rPr>
          <w:rFonts w:cstheme="minorHAnsi"/>
          <w:sz w:val="24"/>
          <w:szCs w:val="24"/>
        </w:rPr>
      </w:pPr>
      <w:r>
        <w:rPr>
          <w:noProof/>
        </w:rPr>
        <w:lastRenderedPageBreak/>
        <w:drawing>
          <wp:inline distT="0" distB="0" distL="0" distR="0" wp14:anchorId="34C6B092" wp14:editId="457097FF">
            <wp:extent cx="5086350" cy="241656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9029" cy="2422584"/>
                    </a:xfrm>
                    <a:prstGeom prst="rect">
                      <a:avLst/>
                    </a:prstGeom>
                  </pic:spPr>
                </pic:pic>
              </a:graphicData>
            </a:graphic>
          </wp:inline>
        </w:drawing>
      </w:r>
    </w:p>
    <w:p w14:paraId="7A7D8A20" w14:textId="2F95E14A" w:rsidR="00CA30DE" w:rsidRDefault="00CA30DE" w:rsidP="001473F6">
      <w:pPr>
        <w:rPr>
          <w:rFonts w:cstheme="minorHAnsi"/>
          <w:sz w:val="24"/>
          <w:szCs w:val="24"/>
        </w:rPr>
      </w:pPr>
      <w:r>
        <w:rPr>
          <w:rFonts w:cstheme="minorHAnsi"/>
          <w:sz w:val="24"/>
          <w:szCs w:val="24"/>
        </w:rPr>
        <w:t xml:space="preserve">One of the major obstacles in the implementation </w:t>
      </w:r>
      <w:del w:id="727" w:author="david goldhar" w:date="2019-02-27T12:05:00Z">
        <w:r w:rsidDel="001473F6">
          <w:rPr>
            <w:rFonts w:cstheme="minorHAnsi"/>
            <w:sz w:val="24"/>
            <w:szCs w:val="24"/>
          </w:rPr>
          <w:delText xml:space="preserve">presented </w:delText>
        </w:r>
      </w:del>
      <w:ins w:id="728" w:author="david goldhar" w:date="2019-02-27T12:05:00Z">
        <w:r w:rsidR="001473F6">
          <w:rPr>
            <w:rFonts w:cstheme="minorHAnsi"/>
            <w:sz w:val="24"/>
            <w:szCs w:val="24"/>
          </w:rPr>
          <w:t xml:space="preserve">shown </w:t>
        </w:r>
      </w:ins>
      <w:r>
        <w:rPr>
          <w:rFonts w:cstheme="minorHAnsi"/>
          <w:sz w:val="24"/>
          <w:szCs w:val="24"/>
        </w:rPr>
        <w:t xml:space="preserve">in </w:t>
      </w:r>
      <w:r w:rsidR="001473F6">
        <w:rPr>
          <w:rFonts w:cstheme="minorHAnsi"/>
          <w:sz w:val="24"/>
          <w:szCs w:val="24"/>
        </w:rPr>
        <w:t xml:space="preserve">Figure </w:t>
      </w:r>
      <w:r>
        <w:rPr>
          <w:rFonts w:cstheme="minorHAnsi"/>
          <w:sz w:val="24"/>
          <w:szCs w:val="24"/>
        </w:rPr>
        <w:t xml:space="preserve">6 is the amount of time and effort it will take to properly configure and </w:t>
      </w:r>
      <w:del w:id="729" w:author="david goldhar" w:date="2019-02-27T12:05:00Z">
        <w:r w:rsidDel="001473F6">
          <w:rPr>
            <w:rFonts w:cstheme="minorHAnsi"/>
            <w:sz w:val="24"/>
            <w:szCs w:val="24"/>
          </w:rPr>
          <w:delText xml:space="preserve">ongoing </w:delText>
        </w:r>
      </w:del>
      <w:r>
        <w:rPr>
          <w:rFonts w:cstheme="minorHAnsi"/>
          <w:sz w:val="24"/>
          <w:szCs w:val="24"/>
        </w:rPr>
        <w:t>maint</w:t>
      </w:r>
      <w:ins w:id="730" w:author="david goldhar" w:date="2019-02-27T12:06:00Z">
        <w:r w:rsidR="001473F6">
          <w:rPr>
            <w:rFonts w:cstheme="minorHAnsi"/>
            <w:sz w:val="24"/>
            <w:szCs w:val="24"/>
          </w:rPr>
          <w:t>ain</w:t>
        </w:r>
      </w:ins>
      <w:del w:id="731" w:author="david goldhar" w:date="2019-02-27T12:06:00Z">
        <w:r w:rsidDel="001473F6">
          <w:rPr>
            <w:rFonts w:cstheme="minorHAnsi"/>
            <w:sz w:val="24"/>
            <w:szCs w:val="24"/>
          </w:rPr>
          <w:delText>enance of</w:delText>
        </w:r>
      </w:del>
      <w:r>
        <w:rPr>
          <w:rFonts w:cstheme="minorHAnsi"/>
          <w:sz w:val="24"/>
          <w:szCs w:val="24"/>
        </w:rPr>
        <w:t xml:space="preserve"> such a large array of gateways even though they are deployed as </w:t>
      </w:r>
      <w:del w:id="732" w:author="david goldhar" w:date="2019-02-27T12:06:00Z">
        <w:r w:rsidDel="001473F6">
          <w:rPr>
            <w:rFonts w:cstheme="minorHAnsi"/>
            <w:sz w:val="24"/>
            <w:szCs w:val="24"/>
          </w:rPr>
          <w:delText xml:space="preserve">a </w:delText>
        </w:r>
      </w:del>
      <w:r w:rsidR="00273176">
        <w:rPr>
          <w:rFonts w:cstheme="minorHAnsi"/>
          <w:sz w:val="24"/>
          <w:szCs w:val="24"/>
        </w:rPr>
        <w:t xml:space="preserve">Layer </w:t>
      </w:r>
      <w:r>
        <w:rPr>
          <w:rFonts w:cstheme="minorHAnsi"/>
          <w:sz w:val="24"/>
          <w:szCs w:val="24"/>
        </w:rPr>
        <w:t xml:space="preserve">2 network devices. In addition, a policy misconfiguration could take a lot of resources to detect and locate. </w:t>
      </w:r>
    </w:p>
    <w:p w14:paraId="3D28DF24" w14:textId="547184C1" w:rsidR="00CA30DE" w:rsidRPr="00970BCC" w:rsidRDefault="00273176" w:rsidP="00273176">
      <w:pPr>
        <w:rPr>
          <w:rFonts w:cstheme="minorHAnsi"/>
          <w:b/>
          <w:bCs/>
          <w:sz w:val="24"/>
          <w:szCs w:val="24"/>
        </w:rPr>
      </w:pPr>
      <w:ins w:id="733" w:author="david goldhar" w:date="2019-02-27T12:06:00Z">
        <w:r>
          <w:rPr>
            <w:rFonts w:cstheme="minorHAnsi"/>
            <w:b/>
            <w:bCs/>
            <w:sz w:val="24"/>
            <w:szCs w:val="24"/>
          </w:rPr>
          <w:t xml:space="preserve">We </w:t>
        </w:r>
      </w:ins>
      <w:del w:id="734" w:author="david goldhar" w:date="2019-02-27T12:07:00Z">
        <w:r w:rsidR="00CA30DE" w:rsidRPr="002B5294" w:rsidDel="00273176">
          <w:rPr>
            <w:rFonts w:cstheme="minorHAnsi"/>
            <w:b/>
            <w:bCs/>
            <w:sz w:val="24"/>
            <w:szCs w:val="24"/>
          </w:rPr>
          <w:delText xml:space="preserve">It is our </w:delText>
        </w:r>
      </w:del>
      <w:r w:rsidR="00CA30DE" w:rsidRPr="00970BCC">
        <w:rPr>
          <w:rFonts w:cstheme="minorHAnsi"/>
          <w:b/>
          <w:bCs/>
          <w:sz w:val="24"/>
          <w:szCs w:val="24"/>
        </w:rPr>
        <w:t>recommend</w:t>
      </w:r>
      <w:del w:id="735" w:author="david goldhar" w:date="2019-02-27T12:07:00Z">
        <w:r w:rsidR="00CA30DE" w:rsidRPr="00970BCC" w:rsidDel="00273176">
          <w:rPr>
            <w:rFonts w:cstheme="minorHAnsi"/>
            <w:b/>
            <w:bCs/>
            <w:sz w:val="24"/>
            <w:szCs w:val="24"/>
          </w:rPr>
          <w:delText xml:space="preserve">ation to </w:delText>
        </w:r>
      </w:del>
      <w:ins w:id="736" w:author="david goldhar" w:date="2019-02-27T12:07:00Z">
        <w:r>
          <w:rPr>
            <w:rFonts w:cstheme="minorHAnsi"/>
            <w:b/>
            <w:bCs/>
            <w:sz w:val="24"/>
            <w:szCs w:val="24"/>
          </w:rPr>
          <w:t xml:space="preserve"> that  </w:t>
        </w:r>
      </w:ins>
      <w:del w:id="737" w:author="david goldhar" w:date="2019-02-27T12:07:00Z">
        <w:r w:rsidR="00CA30DE" w:rsidRPr="00970BCC" w:rsidDel="00273176">
          <w:rPr>
            <w:rFonts w:cstheme="minorHAnsi"/>
            <w:b/>
            <w:bCs/>
            <w:sz w:val="24"/>
            <w:szCs w:val="24"/>
          </w:rPr>
          <w:delText xml:space="preserve">avoid </w:delText>
        </w:r>
      </w:del>
      <w:r w:rsidR="00CA30DE" w:rsidRPr="00970BCC">
        <w:rPr>
          <w:rFonts w:cstheme="minorHAnsi"/>
          <w:b/>
          <w:bCs/>
          <w:sz w:val="24"/>
          <w:szCs w:val="24"/>
        </w:rPr>
        <w:t xml:space="preserve">the design and implementation of such architectures </w:t>
      </w:r>
      <w:ins w:id="738" w:author="david goldhar" w:date="2019-02-27T12:07:00Z">
        <w:r>
          <w:rPr>
            <w:rFonts w:cstheme="minorHAnsi"/>
            <w:b/>
            <w:bCs/>
            <w:sz w:val="24"/>
            <w:szCs w:val="24"/>
          </w:rPr>
          <w:t xml:space="preserve">be </w:t>
        </w:r>
        <w:r w:rsidRPr="00970BCC">
          <w:rPr>
            <w:rFonts w:cstheme="minorHAnsi"/>
            <w:b/>
            <w:bCs/>
            <w:sz w:val="24"/>
            <w:szCs w:val="24"/>
          </w:rPr>
          <w:t>avoid</w:t>
        </w:r>
        <w:r>
          <w:rPr>
            <w:rFonts w:cstheme="minorHAnsi"/>
            <w:b/>
            <w:bCs/>
            <w:sz w:val="24"/>
            <w:szCs w:val="24"/>
          </w:rPr>
          <w:t>ed</w:t>
        </w:r>
        <w:r w:rsidRPr="00970BCC">
          <w:rPr>
            <w:rFonts w:cstheme="minorHAnsi"/>
            <w:b/>
            <w:bCs/>
            <w:sz w:val="24"/>
            <w:szCs w:val="24"/>
          </w:rPr>
          <w:t xml:space="preserve"> </w:t>
        </w:r>
      </w:ins>
      <w:r w:rsidR="00CA30DE" w:rsidRPr="00970BCC">
        <w:rPr>
          <w:rFonts w:cstheme="minorHAnsi"/>
          <w:b/>
          <w:bCs/>
          <w:sz w:val="24"/>
          <w:szCs w:val="24"/>
        </w:rPr>
        <w:t>since it degrades security</w:t>
      </w:r>
      <w:ins w:id="739" w:author="david goldhar" w:date="2019-02-27T12:07:00Z">
        <w:r>
          <w:rPr>
            <w:rFonts w:cstheme="minorHAnsi"/>
            <w:b/>
            <w:bCs/>
            <w:sz w:val="24"/>
            <w:szCs w:val="24"/>
          </w:rPr>
          <w:t>,</w:t>
        </w:r>
      </w:ins>
      <w:r w:rsidR="00CA30DE" w:rsidRPr="00970BCC">
        <w:rPr>
          <w:rFonts w:cstheme="minorHAnsi"/>
          <w:b/>
          <w:bCs/>
          <w:sz w:val="24"/>
          <w:szCs w:val="24"/>
        </w:rPr>
        <w:t xml:space="preserve"> for the reasons mentioned above. The architecture </w:t>
      </w:r>
      <w:del w:id="740" w:author="david goldhar" w:date="2019-02-27T12:07:00Z">
        <w:r w:rsidR="00CA30DE" w:rsidRPr="00970BCC" w:rsidDel="00273176">
          <w:rPr>
            <w:rFonts w:cstheme="minorHAnsi"/>
            <w:b/>
            <w:bCs/>
            <w:sz w:val="24"/>
            <w:szCs w:val="24"/>
          </w:rPr>
          <w:delText xml:space="preserve">presented </w:delText>
        </w:r>
      </w:del>
      <w:ins w:id="741" w:author="david goldhar" w:date="2019-02-27T12:07:00Z">
        <w:r>
          <w:rPr>
            <w:rFonts w:cstheme="minorHAnsi"/>
            <w:b/>
            <w:bCs/>
            <w:sz w:val="24"/>
            <w:szCs w:val="24"/>
          </w:rPr>
          <w:t xml:space="preserve">shown </w:t>
        </w:r>
      </w:ins>
      <w:r w:rsidR="00CA30DE" w:rsidRPr="00970BCC">
        <w:rPr>
          <w:rFonts w:cstheme="minorHAnsi"/>
          <w:b/>
          <w:bCs/>
          <w:sz w:val="24"/>
          <w:szCs w:val="24"/>
        </w:rPr>
        <w:t xml:space="preserve">in </w:t>
      </w:r>
      <w:r w:rsidRPr="00970BCC">
        <w:rPr>
          <w:rFonts w:cstheme="minorHAnsi"/>
          <w:b/>
          <w:bCs/>
          <w:sz w:val="24"/>
          <w:szCs w:val="24"/>
        </w:rPr>
        <w:t xml:space="preserve">Figure </w:t>
      </w:r>
      <w:r w:rsidR="00CA30DE" w:rsidRPr="00970BCC">
        <w:rPr>
          <w:rFonts w:cstheme="minorHAnsi"/>
          <w:b/>
          <w:bCs/>
          <w:sz w:val="24"/>
          <w:szCs w:val="24"/>
        </w:rPr>
        <w:t xml:space="preserve">5 </w:t>
      </w:r>
      <w:del w:id="742" w:author="david goldhar" w:date="2019-02-27T12:08:00Z">
        <w:r w:rsidR="00CA30DE" w:rsidRPr="00970BCC" w:rsidDel="00273176">
          <w:rPr>
            <w:rFonts w:cstheme="minorHAnsi"/>
            <w:b/>
            <w:bCs/>
            <w:sz w:val="24"/>
            <w:szCs w:val="24"/>
          </w:rPr>
          <w:delText xml:space="preserve">has an </w:delText>
        </w:r>
      </w:del>
      <w:ins w:id="743" w:author="david goldhar" w:date="2019-02-27T12:08:00Z">
        <w:r>
          <w:rPr>
            <w:rFonts w:cstheme="minorHAnsi"/>
            <w:b/>
            <w:bCs/>
            <w:sz w:val="24"/>
            <w:szCs w:val="24"/>
          </w:rPr>
          <w:t xml:space="preserve">is </w:t>
        </w:r>
      </w:ins>
      <w:r w:rsidR="00CA30DE" w:rsidRPr="00970BCC">
        <w:rPr>
          <w:rFonts w:cstheme="minorHAnsi"/>
          <w:b/>
          <w:bCs/>
          <w:sz w:val="24"/>
          <w:szCs w:val="24"/>
        </w:rPr>
        <w:t xml:space="preserve">easier </w:t>
      </w:r>
      <w:ins w:id="744" w:author="david goldhar" w:date="2019-02-27T12:08:00Z">
        <w:r>
          <w:rPr>
            <w:rFonts w:cstheme="minorHAnsi"/>
            <w:b/>
            <w:bCs/>
            <w:sz w:val="24"/>
            <w:szCs w:val="24"/>
          </w:rPr>
          <w:t xml:space="preserve">to </w:t>
        </w:r>
      </w:ins>
      <w:del w:id="745" w:author="david goldhar" w:date="2019-02-27T12:08:00Z">
        <w:r w:rsidR="00CA30DE" w:rsidRPr="00970BCC" w:rsidDel="00273176">
          <w:rPr>
            <w:rFonts w:cstheme="minorHAnsi"/>
            <w:b/>
            <w:bCs/>
            <w:sz w:val="24"/>
            <w:szCs w:val="24"/>
          </w:rPr>
          <w:delText xml:space="preserve">manageability </w:delText>
        </w:r>
      </w:del>
      <w:ins w:id="746" w:author="david goldhar" w:date="2019-02-27T12:08:00Z">
        <w:r w:rsidRPr="00970BCC">
          <w:rPr>
            <w:rFonts w:cstheme="minorHAnsi"/>
            <w:b/>
            <w:bCs/>
            <w:sz w:val="24"/>
            <w:szCs w:val="24"/>
          </w:rPr>
          <w:t>manage</w:t>
        </w:r>
        <w:r>
          <w:rPr>
            <w:rFonts w:cstheme="minorHAnsi"/>
            <w:b/>
            <w:bCs/>
            <w:sz w:val="24"/>
            <w:szCs w:val="24"/>
          </w:rPr>
          <w:t xml:space="preserve"> </w:t>
        </w:r>
      </w:ins>
      <w:r w:rsidR="00CA30DE" w:rsidRPr="00970BCC">
        <w:rPr>
          <w:rFonts w:cstheme="minorHAnsi"/>
          <w:b/>
          <w:bCs/>
          <w:sz w:val="24"/>
          <w:szCs w:val="24"/>
        </w:rPr>
        <w:t>and</w:t>
      </w:r>
      <w:ins w:id="747" w:author="david goldhar" w:date="2019-02-27T12:08:00Z">
        <w:r>
          <w:rPr>
            <w:rFonts w:cstheme="minorHAnsi"/>
            <w:b/>
            <w:bCs/>
            <w:sz w:val="24"/>
            <w:szCs w:val="24"/>
          </w:rPr>
          <w:t xml:space="preserve"> has,</w:t>
        </w:r>
      </w:ins>
      <w:r w:rsidR="00CA30DE" w:rsidRPr="00970BCC">
        <w:rPr>
          <w:rFonts w:cstheme="minorHAnsi"/>
          <w:b/>
          <w:bCs/>
          <w:sz w:val="24"/>
          <w:szCs w:val="24"/>
        </w:rPr>
        <w:t xml:space="preserve"> overall</w:t>
      </w:r>
      <w:ins w:id="748" w:author="david goldhar" w:date="2019-02-27T12:08:00Z">
        <w:r>
          <w:rPr>
            <w:rFonts w:cstheme="minorHAnsi"/>
            <w:b/>
            <w:bCs/>
            <w:sz w:val="24"/>
            <w:szCs w:val="24"/>
          </w:rPr>
          <w:t>,</w:t>
        </w:r>
      </w:ins>
      <w:r w:rsidR="00CA30DE" w:rsidRPr="00970BCC">
        <w:rPr>
          <w:rFonts w:cstheme="minorHAnsi"/>
          <w:b/>
          <w:bCs/>
          <w:sz w:val="24"/>
          <w:szCs w:val="24"/>
        </w:rPr>
        <w:t xml:space="preserve"> a </w:t>
      </w:r>
      <w:del w:id="749" w:author="david goldhar" w:date="2019-02-27T12:08:00Z">
        <w:r w:rsidR="00CA30DE" w:rsidRPr="00970BCC" w:rsidDel="00273176">
          <w:rPr>
            <w:rFonts w:cstheme="minorHAnsi"/>
            <w:b/>
            <w:bCs/>
            <w:sz w:val="24"/>
            <w:szCs w:val="24"/>
          </w:rPr>
          <w:delText xml:space="preserve">larger </w:delText>
        </w:r>
      </w:del>
      <w:ins w:id="750" w:author="david goldhar" w:date="2019-02-27T12:08:00Z">
        <w:r>
          <w:rPr>
            <w:rFonts w:cstheme="minorHAnsi"/>
            <w:b/>
            <w:bCs/>
            <w:sz w:val="24"/>
            <w:szCs w:val="24"/>
          </w:rPr>
          <w:t xml:space="preserve">higher </w:t>
        </w:r>
      </w:ins>
      <w:r w:rsidR="00CA30DE" w:rsidRPr="00970BCC">
        <w:rPr>
          <w:rFonts w:cstheme="minorHAnsi"/>
          <w:b/>
          <w:bCs/>
          <w:sz w:val="24"/>
          <w:szCs w:val="24"/>
        </w:rPr>
        <w:t>security efficiency</w:t>
      </w:r>
      <w:ins w:id="751" w:author="david goldhar" w:date="2019-02-27T12:09:00Z">
        <w:r>
          <w:rPr>
            <w:rFonts w:cstheme="minorHAnsi"/>
            <w:b/>
            <w:bCs/>
            <w:sz w:val="24"/>
            <w:szCs w:val="24"/>
          </w:rPr>
          <w:t xml:space="preserve">. </w:t>
        </w:r>
      </w:ins>
      <w:del w:id="752" w:author="david goldhar" w:date="2019-02-27T12:09:00Z">
        <w:r w:rsidR="00CA30DE" w:rsidRPr="00970BCC" w:rsidDel="00273176">
          <w:rPr>
            <w:rFonts w:cstheme="minorHAnsi"/>
            <w:b/>
            <w:bCs/>
            <w:sz w:val="24"/>
            <w:szCs w:val="24"/>
          </w:rPr>
          <w:delText xml:space="preserve">, </w:delText>
        </w:r>
      </w:del>
      <w:r w:rsidRPr="00970BCC">
        <w:rPr>
          <w:rFonts w:cstheme="minorHAnsi"/>
          <w:b/>
          <w:bCs/>
          <w:sz w:val="24"/>
          <w:szCs w:val="24"/>
        </w:rPr>
        <w:t xml:space="preserve">We </w:t>
      </w:r>
      <w:r w:rsidR="00CA30DE" w:rsidRPr="00970BCC">
        <w:rPr>
          <w:rFonts w:cstheme="minorHAnsi"/>
          <w:b/>
          <w:bCs/>
          <w:sz w:val="24"/>
          <w:szCs w:val="24"/>
        </w:rPr>
        <w:t xml:space="preserve">believe it has higher </w:t>
      </w:r>
      <w:ins w:id="753" w:author="david goldhar" w:date="2019-02-27T12:09:00Z">
        <w:r>
          <w:rPr>
            <w:rFonts w:cstheme="minorHAnsi"/>
            <w:b/>
            <w:bCs/>
            <w:sz w:val="24"/>
            <w:szCs w:val="24"/>
          </w:rPr>
          <w:t xml:space="preserve">chance of </w:t>
        </w:r>
      </w:ins>
      <w:r w:rsidR="00CA30DE" w:rsidRPr="00970BCC">
        <w:rPr>
          <w:rFonts w:cstheme="minorHAnsi"/>
          <w:b/>
          <w:bCs/>
          <w:sz w:val="24"/>
          <w:szCs w:val="24"/>
        </w:rPr>
        <w:t xml:space="preserve">success </w:t>
      </w:r>
      <w:del w:id="754" w:author="david goldhar" w:date="2019-02-27T12:09:00Z">
        <w:r w:rsidR="00CA30DE" w:rsidRPr="00970BCC" w:rsidDel="00273176">
          <w:rPr>
            <w:rFonts w:cstheme="minorHAnsi"/>
            <w:b/>
            <w:bCs/>
            <w:sz w:val="24"/>
            <w:szCs w:val="24"/>
          </w:rPr>
          <w:delText xml:space="preserve">of </w:delText>
        </w:r>
      </w:del>
      <w:commentRangeStart w:id="755"/>
      <w:commentRangeStart w:id="756"/>
      <w:r w:rsidR="00CA30DE" w:rsidRPr="00970BCC">
        <w:rPr>
          <w:rFonts w:cstheme="minorHAnsi"/>
          <w:b/>
          <w:bCs/>
          <w:sz w:val="24"/>
          <w:szCs w:val="24"/>
        </w:rPr>
        <w:t xml:space="preserve">implantation </w:t>
      </w:r>
      <w:commentRangeEnd w:id="755"/>
      <w:r w:rsidR="006B0CCD">
        <w:rPr>
          <w:rStyle w:val="CommentReference"/>
        </w:rPr>
        <w:commentReference w:id="755"/>
      </w:r>
      <w:commentRangeEnd w:id="756"/>
      <w:ins w:id="757" w:author="david goldhar" w:date="2019-02-27T12:10:00Z">
        <w:r w:rsidR="006B0CCD">
          <w:rPr>
            <w:rFonts w:cstheme="minorHAnsi"/>
            <w:b/>
            <w:bCs/>
            <w:sz w:val="24"/>
            <w:szCs w:val="24"/>
          </w:rPr>
          <w:t xml:space="preserve"> </w:t>
        </w:r>
      </w:ins>
      <w:r w:rsidR="006B0CCD">
        <w:rPr>
          <w:rStyle w:val="CommentReference"/>
        </w:rPr>
        <w:commentReference w:id="756"/>
      </w:r>
      <w:r w:rsidR="00CA30DE" w:rsidRPr="00970BCC">
        <w:rPr>
          <w:rFonts w:cstheme="minorHAnsi"/>
          <w:b/>
          <w:bCs/>
          <w:sz w:val="24"/>
          <w:szCs w:val="24"/>
        </w:rPr>
        <w:t xml:space="preserve">and ongoing maintenance.  </w:t>
      </w:r>
    </w:p>
    <w:p w14:paraId="6405491C" w14:textId="77777777" w:rsidR="00CA30DE" w:rsidRDefault="00CA30DE" w:rsidP="00CA30DE">
      <w:pPr>
        <w:rPr>
          <w:rFonts w:cstheme="minorHAnsi"/>
          <w:sz w:val="24"/>
          <w:szCs w:val="24"/>
        </w:rPr>
      </w:pPr>
    </w:p>
    <w:p w14:paraId="39D299A1" w14:textId="5CEAC2E2" w:rsidR="00CA30DE" w:rsidRDefault="00CA30DE" w:rsidP="00E4648C">
      <w:pPr>
        <w:pStyle w:val="ListParagraph"/>
        <w:numPr>
          <w:ilvl w:val="0"/>
          <w:numId w:val="18"/>
        </w:numPr>
        <w:rPr>
          <w:rFonts w:cstheme="minorHAnsi"/>
          <w:sz w:val="24"/>
          <w:szCs w:val="24"/>
        </w:rPr>
      </w:pPr>
      <w:del w:id="758" w:author="david goldhar" w:date="2019-02-27T12:13:00Z">
        <w:r w:rsidRPr="00530FAA" w:rsidDel="00E4648C">
          <w:rPr>
            <w:rFonts w:cstheme="minorHAnsi"/>
            <w:sz w:val="24"/>
            <w:szCs w:val="24"/>
          </w:rPr>
          <w:delText xml:space="preserve">All </w:delText>
        </w:r>
      </w:del>
      <w:ins w:id="759" w:author="david goldhar" w:date="2019-02-27T12:13:00Z">
        <w:r w:rsidR="00E4648C">
          <w:rPr>
            <w:rFonts w:cstheme="minorHAnsi"/>
            <w:sz w:val="24"/>
            <w:szCs w:val="24"/>
          </w:rPr>
          <w:t xml:space="preserve">The </w:t>
        </w:r>
      </w:ins>
      <w:r w:rsidRPr="00530FAA">
        <w:rPr>
          <w:rFonts w:cstheme="minorHAnsi"/>
          <w:sz w:val="24"/>
          <w:szCs w:val="24"/>
        </w:rPr>
        <w:t xml:space="preserve">production equipment level must </w:t>
      </w:r>
      <w:ins w:id="760" w:author="david goldhar" w:date="2019-02-27T12:13:00Z">
        <w:r w:rsidR="00E4648C">
          <w:rPr>
            <w:rFonts w:cstheme="minorHAnsi"/>
            <w:sz w:val="24"/>
            <w:szCs w:val="24"/>
          </w:rPr>
          <w:t xml:space="preserve">also </w:t>
        </w:r>
      </w:ins>
      <w:r w:rsidRPr="00530FAA">
        <w:rPr>
          <w:rFonts w:cstheme="minorHAnsi"/>
          <w:sz w:val="24"/>
          <w:szCs w:val="24"/>
        </w:rPr>
        <w:t xml:space="preserve">have an enforcement point governing its </w:t>
      </w:r>
      <w:r>
        <w:rPr>
          <w:rFonts w:cstheme="minorHAnsi"/>
          <w:sz w:val="24"/>
          <w:szCs w:val="24"/>
        </w:rPr>
        <w:t xml:space="preserve">intra-process </w:t>
      </w:r>
      <w:r w:rsidRPr="00530FAA">
        <w:rPr>
          <w:rFonts w:cstheme="minorHAnsi"/>
          <w:sz w:val="24"/>
          <w:szCs w:val="24"/>
        </w:rPr>
        <w:t xml:space="preserve">communications. This requirement enables </w:t>
      </w:r>
      <w:del w:id="761" w:author="david goldhar" w:date="2019-02-27T12:15:00Z">
        <w:r w:rsidRPr="00530FAA" w:rsidDel="00E4648C">
          <w:rPr>
            <w:rFonts w:cstheme="minorHAnsi"/>
            <w:sz w:val="24"/>
            <w:szCs w:val="24"/>
          </w:rPr>
          <w:delText xml:space="preserve">an important </w:delText>
        </w:r>
      </w:del>
      <w:del w:id="762" w:author="david goldhar" w:date="2019-02-27T12:14:00Z">
        <w:r w:rsidRPr="00530FAA" w:rsidDel="00E4648C">
          <w:rPr>
            <w:rFonts w:cstheme="minorHAnsi"/>
            <w:sz w:val="24"/>
            <w:szCs w:val="24"/>
          </w:rPr>
          <w:delText xml:space="preserve">part in production networks security which is </w:delText>
        </w:r>
      </w:del>
      <w:r>
        <w:rPr>
          <w:rFonts w:cstheme="minorHAnsi"/>
          <w:sz w:val="24"/>
          <w:szCs w:val="24"/>
        </w:rPr>
        <w:t xml:space="preserve">traffic </w:t>
      </w:r>
      <w:r w:rsidRPr="00530FAA">
        <w:rPr>
          <w:rFonts w:cstheme="minorHAnsi"/>
          <w:sz w:val="24"/>
          <w:szCs w:val="24"/>
        </w:rPr>
        <w:t>monitoring</w:t>
      </w:r>
      <w:r>
        <w:rPr>
          <w:rFonts w:cstheme="minorHAnsi"/>
          <w:sz w:val="24"/>
          <w:szCs w:val="24"/>
        </w:rPr>
        <w:t xml:space="preserve"> for detection purposes</w:t>
      </w:r>
      <w:ins w:id="763" w:author="david goldhar" w:date="2019-02-27T12:14:00Z">
        <w:r w:rsidR="00E4648C">
          <w:rPr>
            <w:rFonts w:cstheme="minorHAnsi"/>
            <w:sz w:val="24"/>
            <w:szCs w:val="24"/>
          </w:rPr>
          <w:t xml:space="preserve">, </w:t>
        </w:r>
        <w:r w:rsidR="00E4648C" w:rsidRPr="00530FAA">
          <w:rPr>
            <w:rFonts w:cstheme="minorHAnsi"/>
            <w:sz w:val="24"/>
            <w:szCs w:val="24"/>
          </w:rPr>
          <w:t xml:space="preserve">which is </w:t>
        </w:r>
      </w:ins>
      <w:ins w:id="764" w:author="david goldhar" w:date="2019-02-27T12:15:00Z">
        <w:r w:rsidR="00E4648C" w:rsidRPr="00530FAA">
          <w:rPr>
            <w:rFonts w:cstheme="minorHAnsi"/>
            <w:sz w:val="24"/>
            <w:szCs w:val="24"/>
          </w:rPr>
          <w:t xml:space="preserve">an important </w:t>
        </w:r>
      </w:ins>
      <w:ins w:id="765" w:author="david goldhar" w:date="2019-02-27T12:14:00Z">
        <w:r w:rsidR="00E4648C" w:rsidRPr="00530FAA">
          <w:rPr>
            <w:rFonts w:cstheme="minorHAnsi"/>
            <w:sz w:val="24"/>
            <w:szCs w:val="24"/>
          </w:rPr>
          <w:t xml:space="preserve">part </w:t>
        </w:r>
      </w:ins>
      <w:ins w:id="766" w:author="david goldhar" w:date="2019-02-27T12:15:00Z">
        <w:r w:rsidR="00E4648C">
          <w:rPr>
            <w:rFonts w:cstheme="minorHAnsi"/>
            <w:sz w:val="24"/>
            <w:szCs w:val="24"/>
          </w:rPr>
          <w:t xml:space="preserve">of </w:t>
        </w:r>
      </w:ins>
      <w:ins w:id="767" w:author="david goldhar" w:date="2019-02-27T12:14:00Z">
        <w:r w:rsidR="00E4648C">
          <w:rPr>
            <w:rFonts w:cstheme="minorHAnsi"/>
            <w:sz w:val="24"/>
            <w:szCs w:val="24"/>
          </w:rPr>
          <w:t>production network</w:t>
        </w:r>
        <w:r w:rsidR="00E4648C" w:rsidRPr="00530FAA">
          <w:rPr>
            <w:rFonts w:cstheme="minorHAnsi"/>
            <w:sz w:val="24"/>
            <w:szCs w:val="24"/>
          </w:rPr>
          <w:t xml:space="preserve"> security</w:t>
        </w:r>
      </w:ins>
      <w:r w:rsidRPr="00530FAA">
        <w:rPr>
          <w:rFonts w:cstheme="minorHAnsi"/>
          <w:sz w:val="24"/>
          <w:szCs w:val="24"/>
        </w:rPr>
        <w:t xml:space="preserve">. </w:t>
      </w:r>
      <w:del w:id="768" w:author="david goldhar" w:date="2019-02-27T12:15:00Z">
        <w:r w:rsidRPr="00530FAA" w:rsidDel="00E4648C">
          <w:rPr>
            <w:rFonts w:cstheme="minorHAnsi"/>
            <w:sz w:val="24"/>
            <w:szCs w:val="24"/>
          </w:rPr>
          <w:delText xml:space="preserve">Since </w:delText>
        </w:r>
      </w:del>
      <w:r w:rsidR="00E4648C" w:rsidRPr="00530FAA">
        <w:rPr>
          <w:rFonts w:cstheme="minorHAnsi"/>
          <w:sz w:val="24"/>
          <w:szCs w:val="24"/>
        </w:rPr>
        <w:t xml:space="preserve">Shaping </w:t>
      </w:r>
      <w:r w:rsidRPr="00530FAA">
        <w:rPr>
          <w:rFonts w:cstheme="minorHAnsi"/>
          <w:sz w:val="24"/>
          <w:szCs w:val="24"/>
        </w:rPr>
        <w:t>an “approved traffic only” policy might take time to mature to full enforcement due to the risks in preventing legitimate traffic</w:t>
      </w:r>
      <w:ins w:id="769" w:author="david goldhar" w:date="2019-02-27T12:15:00Z">
        <w:r w:rsidR="00E4648C">
          <w:rPr>
            <w:rFonts w:cstheme="minorHAnsi"/>
            <w:sz w:val="24"/>
            <w:szCs w:val="24"/>
          </w:rPr>
          <w:t xml:space="preserve">, so </w:t>
        </w:r>
      </w:ins>
      <w:del w:id="770" w:author="david goldhar" w:date="2019-02-27T12:16:00Z">
        <w:r w:rsidRPr="00530FAA" w:rsidDel="00E4648C">
          <w:rPr>
            <w:rFonts w:cstheme="minorHAnsi"/>
            <w:sz w:val="24"/>
            <w:szCs w:val="24"/>
          </w:rPr>
          <w:delText xml:space="preserve">, </w:delText>
        </w:r>
      </w:del>
      <w:r w:rsidRPr="00530FAA">
        <w:rPr>
          <w:rFonts w:cstheme="minorHAnsi"/>
          <w:sz w:val="24"/>
          <w:szCs w:val="24"/>
        </w:rPr>
        <w:t xml:space="preserve">a detection and monitoring phase is highly recommended. </w:t>
      </w:r>
    </w:p>
    <w:p w14:paraId="5F5C82E3" w14:textId="0C66B3E3" w:rsidR="00CA30DE" w:rsidRDefault="00CA30DE" w:rsidP="00E4648C">
      <w:pPr>
        <w:pStyle w:val="ListParagraph"/>
        <w:rPr>
          <w:rFonts w:cstheme="minorHAnsi"/>
          <w:sz w:val="24"/>
          <w:szCs w:val="24"/>
        </w:rPr>
      </w:pPr>
      <w:del w:id="771" w:author="david goldhar" w:date="2019-02-27T12:16:00Z">
        <w:r w:rsidRPr="00530FAA" w:rsidDel="00E4648C">
          <w:rPr>
            <w:rFonts w:cstheme="minorHAnsi"/>
            <w:b/>
            <w:bCs/>
            <w:sz w:val="24"/>
            <w:szCs w:val="24"/>
          </w:rPr>
          <w:delText xml:space="preserve">All </w:delText>
        </w:r>
      </w:del>
      <w:r w:rsidRPr="00530FAA">
        <w:rPr>
          <w:rFonts w:cstheme="minorHAnsi"/>
          <w:b/>
          <w:bCs/>
          <w:sz w:val="24"/>
          <w:szCs w:val="24"/>
        </w:rPr>
        <w:t xml:space="preserve">SITS 2.0 implementation selections that </w:t>
      </w:r>
      <w:del w:id="772" w:author="david goldhar" w:date="2019-02-27T12:16:00Z">
        <w:r w:rsidRPr="00530FAA" w:rsidDel="00E4648C">
          <w:rPr>
            <w:rFonts w:cstheme="minorHAnsi"/>
            <w:b/>
            <w:bCs/>
            <w:sz w:val="24"/>
            <w:szCs w:val="24"/>
          </w:rPr>
          <w:delText xml:space="preserve">are </w:delText>
        </w:r>
      </w:del>
      <w:ins w:id="773" w:author="david goldhar" w:date="2019-02-27T12:16:00Z">
        <w:r w:rsidR="00E4648C">
          <w:rPr>
            <w:rFonts w:cstheme="minorHAnsi"/>
            <w:b/>
            <w:bCs/>
            <w:sz w:val="24"/>
            <w:szCs w:val="24"/>
          </w:rPr>
          <w:t xml:space="preserve">do </w:t>
        </w:r>
      </w:ins>
      <w:r w:rsidRPr="00530FAA">
        <w:rPr>
          <w:rFonts w:cstheme="minorHAnsi"/>
          <w:b/>
          <w:bCs/>
          <w:sz w:val="24"/>
          <w:szCs w:val="24"/>
        </w:rPr>
        <w:t>not support</w:t>
      </w:r>
      <w:del w:id="774" w:author="david goldhar" w:date="2019-02-27T12:16:00Z">
        <w:r w:rsidRPr="00530FAA" w:rsidDel="00E4648C">
          <w:rPr>
            <w:rFonts w:cstheme="minorHAnsi"/>
            <w:b/>
            <w:bCs/>
            <w:sz w:val="24"/>
            <w:szCs w:val="24"/>
          </w:rPr>
          <w:delText xml:space="preserve">ing </w:delText>
        </w:r>
      </w:del>
      <w:ins w:id="775" w:author="david goldhar" w:date="2019-02-27T12:16:00Z">
        <w:r w:rsidR="00E4648C">
          <w:rPr>
            <w:rFonts w:cstheme="minorHAnsi"/>
            <w:b/>
            <w:bCs/>
            <w:sz w:val="24"/>
            <w:szCs w:val="24"/>
          </w:rPr>
          <w:t xml:space="preserve"> </w:t>
        </w:r>
      </w:ins>
      <w:r w:rsidRPr="00530FAA">
        <w:rPr>
          <w:rFonts w:cstheme="minorHAnsi"/>
          <w:b/>
          <w:bCs/>
          <w:sz w:val="24"/>
          <w:szCs w:val="24"/>
        </w:rPr>
        <w:t>complete visibility and enforcement capabilities for the entire traffic in production equipment level should not be chosen</w:t>
      </w:r>
      <w:r w:rsidRPr="00530FAA">
        <w:rPr>
          <w:rFonts w:cstheme="minorHAnsi"/>
          <w:sz w:val="24"/>
          <w:szCs w:val="24"/>
        </w:rPr>
        <w:t xml:space="preserve">. </w:t>
      </w:r>
    </w:p>
    <w:p w14:paraId="7B1630A7" w14:textId="1F0394EE" w:rsidR="00CA30DE" w:rsidRPr="00530FAA" w:rsidRDefault="00CA30DE" w:rsidP="00E4648C">
      <w:pPr>
        <w:pStyle w:val="ListParagraph"/>
        <w:rPr>
          <w:rFonts w:cstheme="minorHAnsi"/>
          <w:sz w:val="24"/>
          <w:szCs w:val="24"/>
        </w:rPr>
      </w:pPr>
      <w:r w:rsidRPr="00530FAA">
        <w:rPr>
          <w:rFonts w:cstheme="minorHAnsi"/>
          <w:sz w:val="24"/>
          <w:szCs w:val="24"/>
        </w:rPr>
        <w:t xml:space="preserve">For example, </w:t>
      </w:r>
      <w:r w:rsidR="00E4648C" w:rsidRPr="00530FAA">
        <w:rPr>
          <w:rFonts w:cstheme="minorHAnsi"/>
          <w:sz w:val="24"/>
          <w:szCs w:val="24"/>
        </w:rPr>
        <w:t xml:space="preserve">Figure </w:t>
      </w:r>
      <w:r w:rsidRPr="00530FAA">
        <w:rPr>
          <w:rFonts w:cstheme="minorHAnsi"/>
          <w:sz w:val="24"/>
          <w:szCs w:val="24"/>
        </w:rPr>
        <w:t xml:space="preserve">11 shows such </w:t>
      </w:r>
      <w:ins w:id="776" w:author="david goldhar" w:date="2019-02-27T12:17:00Z">
        <w:r w:rsidR="00E4648C">
          <w:rPr>
            <w:rFonts w:cstheme="minorHAnsi"/>
            <w:sz w:val="24"/>
            <w:szCs w:val="24"/>
          </w:rPr>
          <w:t xml:space="preserve">an example of </w:t>
        </w:r>
      </w:ins>
      <w:r w:rsidRPr="00530FAA">
        <w:rPr>
          <w:rFonts w:cstheme="minorHAnsi"/>
          <w:sz w:val="24"/>
          <w:szCs w:val="24"/>
        </w:rPr>
        <w:t>a “limited” deployment</w:t>
      </w:r>
      <w:r>
        <w:rPr>
          <w:rFonts w:cstheme="minorHAnsi"/>
          <w:sz w:val="24"/>
          <w:szCs w:val="24"/>
        </w:rPr>
        <w:t xml:space="preserve"> </w:t>
      </w:r>
      <w:ins w:id="777" w:author="david goldhar" w:date="2019-02-27T12:17:00Z">
        <w:r w:rsidR="00E4648C">
          <w:rPr>
            <w:rFonts w:cstheme="minorHAnsi"/>
            <w:sz w:val="24"/>
            <w:szCs w:val="24"/>
          </w:rPr>
          <w:t xml:space="preserve">that </w:t>
        </w:r>
      </w:ins>
      <w:del w:id="778" w:author="david goldhar" w:date="2019-02-27T12:17:00Z">
        <w:r w:rsidDel="00E4648C">
          <w:rPr>
            <w:rFonts w:cstheme="minorHAnsi"/>
            <w:sz w:val="24"/>
            <w:szCs w:val="24"/>
          </w:rPr>
          <w:delText xml:space="preserve">one </w:delText>
        </w:r>
      </w:del>
      <w:r>
        <w:rPr>
          <w:rFonts w:cstheme="minorHAnsi"/>
          <w:sz w:val="24"/>
          <w:szCs w:val="24"/>
        </w:rPr>
        <w:t xml:space="preserve">shouldn’t </w:t>
      </w:r>
      <w:ins w:id="779" w:author="david goldhar" w:date="2019-02-27T12:17:00Z">
        <w:r w:rsidR="00E4648C">
          <w:rPr>
            <w:rFonts w:cstheme="minorHAnsi"/>
            <w:sz w:val="24"/>
            <w:szCs w:val="24"/>
          </w:rPr>
          <w:t xml:space="preserve">be </w:t>
        </w:r>
      </w:ins>
      <w:r>
        <w:rPr>
          <w:rFonts w:cstheme="minorHAnsi"/>
          <w:sz w:val="24"/>
          <w:szCs w:val="24"/>
        </w:rPr>
        <w:t>use</w:t>
      </w:r>
      <w:ins w:id="780" w:author="david goldhar" w:date="2019-02-27T12:17:00Z">
        <w:r w:rsidR="00E4648C">
          <w:rPr>
            <w:rFonts w:cstheme="minorHAnsi"/>
            <w:sz w:val="24"/>
            <w:szCs w:val="24"/>
          </w:rPr>
          <w:t>d</w:t>
        </w:r>
      </w:ins>
      <w:r w:rsidRPr="00530FAA">
        <w:rPr>
          <w:rStyle w:val="CommentReference"/>
          <w:rFonts w:cstheme="minorBidi"/>
        </w:rPr>
        <w:t>.</w:t>
      </w:r>
    </w:p>
    <w:p w14:paraId="1D556FFB" w14:textId="77777777" w:rsidR="00CA30DE" w:rsidRDefault="00CA30DE" w:rsidP="00CA30DE">
      <w:pPr>
        <w:rPr>
          <w:rFonts w:cstheme="minorHAnsi"/>
          <w:sz w:val="24"/>
          <w:szCs w:val="24"/>
        </w:rPr>
      </w:pPr>
      <w:r>
        <w:rPr>
          <w:noProof/>
        </w:rPr>
        <w:lastRenderedPageBreak/>
        <w:drawing>
          <wp:inline distT="0" distB="0" distL="0" distR="0" wp14:anchorId="0B83EC01" wp14:editId="5F019816">
            <wp:extent cx="5943600" cy="3913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13505"/>
                    </a:xfrm>
                    <a:prstGeom prst="rect">
                      <a:avLst/>
                    </a:prstGeom>
                  </pic:spPr>
                </pic:pic>
              </a:graphicData>
            </a:graphic>
          </wp:inline>
        </w:drawing>
      </w:r>
    </w:p>
    <w:p w14:paraId="71B5A6A7" w14:textId="77777777" w:rsidR="00CA30DE" w:rsidRDefault="00CA30DE" w:rsidP="00CA30DE">
      <w:pPr>
        <w:rPr>
          <w:rFonts w:cstheme="minorHAnsi"/>
          <w:sz w:val="24"/>
          <w:szCs w:val="24"/>
        </w:rPr>
      </w:pPr>
    </w:p>
    <w:p w14:paraId="60C756E4" w14:textId="654C6DB2" w:rsidR="00CA30DE" w:rsidRPr="002B5294" w:rsidRDefault="00CA30DE" w:rsidP="00E81552">
      <w:pPr>
        <w:pStyle w:val="ListParagraph"/>
        <w:numPr>
          <w:ilvl w:val="0"/>
          <w:numId w:val="18"/>
        </w:numPr>
        <w:rPr>
          <w:rFonts w:cstheme="minorHAnsi"/>
          <w:sz w:val="24"/>
          <w:szCs w:val="24"/>
        </w:rPr>
      </w:pPr>
      <w:r w:rsidRPr="002B5294">
        <w:rPr>
          <w:rFonts w:cstheme="minorHAnsi"/>
          <w:sz w:val="24"/>
          <w:szCs w:val="24"/>
        </w:rPr>
        <w:t xml:space="preserve">Emergency planning for potential </w:t>
      </w:r>
      <w:ins w:id="781" w:author="david goldhar" w:date="2019-02-27T12:18:00Z">
        <w:r w:rsidR="00C510A9" w:rsidRPr="002B5294">
          <w:rPr>
            <w:rFonts w:cstheme="minorHAnsi"/>
            <w:sz w:val="24"/>
            <w:szCs w:val="24"/>
          </w:rPr>
          <w:t xml:space="preserve">gateway </w:t>
        </w:r>
      </w:ins>
      <w:r w:rsidRPr="002B5294">
        <w:rPr>
          <w:rFonts w:cstheme="minorHAnsi"/>
          <w:sz w:val="24"/>
          <w:szCs w:val="24"/>
        </w:rPr>
        <w:t xml:space="preserve">failures </w:t>
      </w:r>
      <w:del w:id="782" w:author="david goldhar" w:date="2019-02-27T12:18:00Z">
        <w:r w:rsidRPr="002B5294" w:rsidDel="00C510A9">
          <w:rPr>
            <w:rFonts w:cstheme="minorHAnsi"/>
            <w:sz w:val="24"/>
            <w:szCs w:val="24"/>
          </w:rPr>
          <w:delText xml:space="preserve">of the gateway </w:delText>
        </w:r>
      </w:del>
      <w:r w:rsidRPr="002B5294">
        <w:rPr>
          <w:rFonts w:cstheme="minorHAnsi"/>
          <w:sz w:val="24"/>
          <w:szCs w:val="24"/>
        </w:rPr>
        <w:t xml:space="preserve">is an important consideration in implementation design. </w:t>
      </w:r>
      <w:ins w:id="783" w:author="david goldhar" w:date="2019-02-27T12:18:00Z">
        <w:r w:rsidR="00C510A9">
          <w:rPr>
            <w:rFonts w:cstheme="minorHAnsi"/>
            <w:sz w:val="24"/>
            <w:szCs w:val="24"/>
          </w:rPr>
          <w:t xml:space="preserve">The </w:t>
        </w:r>
      </w:ins>
      <w:r w:rsidR="00A92959">
        <w:rPr>
          <w:rFonts w:cstheme="minorHAnsi"/>
          <w:sz w:val="24"/>
          <w:szCs w:val="24"/>
        </w:rPr>
        <w:t>“Planning Manual for protecting manufacturing equipment against IT Threats”</w:t>
      </w:r>
      <w:r w:rsidRPr="002B5294">
        <w:rPr>
          <w:rFonts w:cstheme="minorHAnsi"/>
          <w:sz w:val="24"/>
          <w:szCs w:val="24"/>
        </w:rPr>
        <w:t xml:space="preserve">, </w:t>
      </w:r>
      <w:r w:rsidR="00C510A9" w:rsidRPr="002B5294">
        <w:rPr>
          <w:rFonts w:cstheme="minorHAnsi"/>
          <w:sz w:val="24"/>
          <w:szCs w:val="24"/>
        </w:rPr>
        <w:t xml:space="preserve">Chapter </w:t>
      </w:r>
      <w:r w:rsidRPr="002B5294">
        <w:rPr>
          <w:rFonts w:cstheme="minorHAnsi"/>
          <w:sz w:val="24"/>
          <w:szCs w:val="24"/>
        </w:rPr>
        <w:t>6, provides the</w:t>
      </w:r>
      <w:ins w:id="784" w:author="david goldhar" w:date="2019-02-27T12:18:00Z">
        <w:r w:rsidR="00C510A9">
          <w:rPr>
            <w:rFonts w:cstheme="minorHAnsi"/>
            <w:sz w:val="24"/>
            <w:szCs w:val="24"/>
          </w:rPr>
          <w:t>se</w:t>
        </w:r>
      </w:ins>
      <w:r w:rsidRPr="002B5294">
        <w:rPr>
          <w:rFonts w:cstheme="minorHAnsi"/>
          <w:sz w:val="24"/>
          <w:szCs w:val="24"/>
        </w:rPr>
        <w:t xml:space="preserve"> use</w:t>
      </w:r>
      <w:ins w:id="785" w:author="david goldhar" w:date="2019-02-27T12:18:00Z">
        <w:r w:rsidR="00C510A9">
          <w:rPr>
            <w:rFonts w:cstheme="minorHAnsi"/>
            <w:sz w:val="24"/>
            <w:szCs w:val="24"/>
          </w:rPr>
          <w:t>-</w:t>
        </w:r>
      </w:ins>
      <w:del w:id="786" w:author="david goldhar" w:date="2019-02-27T12:18:00Z">
        <w:r w:rsidRPr="002B5294" w:rsidDel="00C510A9">
          <w:rPr>
            <w:rFonts w:cstheme="minorHAnsi"/>
            <w:sz w:val="24"/>
            <w:szCs w:val="24"/>
          </w:rPr>
          <w:delText xml:space="preserve"> </w:delText>
        </w:r>
      </w:del>
      <w:r w:rsidRPr="002B5294">
        <w:rPr>
          <w:rFonts w:cstheme="minorHAnsi"/>
          <w:sz w:val="24"/>
          <w:szCs w:val="24"/>
        </w:rPr>
        <w:t>case</w:t>
      </w:r>
      <w:del w:id="787" w:author="david goldhar" w:date="2019-02-27T12:18:00Z">
        <w:r w:rsidRPr="002B5294" w:rsidDel="00C510A9">
          <w:rPr>
            <w:rFonts w:cstheme="minorHAnsi"/>
            <w:sz w:val="24"/>
            <w:szCs w:val="24"/>
          </w:rPr>
          <w:delText>s</w:delText>
        </w:r>
      </w:del>
      <w:r w:rsidRPr="002B5294">
        <w:rPr>
          <w:rFonts w:cstheme="minorHAnsi"/>
          <w:sz w:val="24"/>
          <w:szCs w:val="24"/>
        </w:rPr>
        <w:t xml:space="preserve"> scenarios and suggests workarounds. The deployment scenarios of the gateway and their respective failure solutions are important for preserving </w:t>
      </w:r>
      <w:del w:id="788" w:author="david goldhar" w:date="2019-02-27T12:19:00Z">
        <w:r w:rsidRPr="002B5294" w:rsidDel="00C510A9">
          <w:rPr>
            <w:rFonts w:cstheme="minorHAnsi"/>
            <w:sz w:val="24"/>
            <w:szCs w:val="24"/>
          </w:rPr>
          <w:delText xml:space="preserve">the </w:delText>
        </w:r>
      </w:del>
      <w:ins w:id="789" w:author="david goldhar" w:date="2019-02-27T12:19:00Z">
        <w:r w:rsidR="00C510A9">
          <w:rPr>
            <w:rFonts w:cstheme="minorHAnsi"/>
            <w:sz w:val="24"/>
            <w:szCs w:val="24"/>
          </w:rPr>
          <w:t xml:space="preserve">the </w:t>
        </w:r>
        <w:r w:rsidR="00C510A9" w:rsidRPr="002B5294">
          <w:rPr>
            <w:rFonts w:cstheme="minorHAnsi"/>
            <w:sz w:val="24"/>
            <w:szCs w:val="24"/>
          </w:rPr>
          <w:t xml:space="preserve">safety </w:t>
        </w:r>
        <w:r w:rsidR="00C510A9">
          <w:rPr>
            <w:rFonts w:cstheme="minorHAnsi"/>
            <w:sz w:val="24"/>
            <w:szCs w:val="24"/>
          </w:rPr>
          <w:t xml:space="preserve">of </w:t>
        </w:r>
      </w:ins>
      <w:r w:rsidRPr="002B5294">
        <w:rPr>
          <w:rFonts w:cstheme="minorHAnsi"/>
          <w:sz w:val="24"/>
          <w:szCs w:val="24"/>
        </w:rPr>
        <w:t xml:space="preserve">production processes </w:t>
      </w:r>
      <w:del w:id="790" w:author="david goldhar" w:date="2019-02-27T12:19:00Z">
        <w:r w:rsidRPr="002B5294" w:rsidDel="00C510A9">
          <w:rPr>
            <w:rFonts w:cstheme="minorHAnsi"/>
            <w:sz w:val="24"/>
            <w:szCs w:val="24"/>
          </w:rPr>
          <w:delText xml:space="preserve">safety </w:delText>
        </w:r>
      </w:del>
      <w:r w:rsidRPr="002B5294">
        <w:rPr>
          <w:rFonts w:cstheme="minorHAnsi"/>
          <w:sz w:val="24"/>
          <w:szCs w:val="24"/>
        </w:rPr>
        <w:t>when either the gateway has a malfunction</w:t>
      </w:r>
      <w:ins w:id="791" w:author="david goldhar" w:date="2019-02-27T12:19:00Z">
        <w:r w:rsidR="00C510A9">
          <w:rPr>
            <w:rFonts w:cstheme="minorHAnsi"/>
            <w:sz w:val="24"/>
            <w:szCs w:val="24"/>
          </w:rPr>
          <w:t>,</w:t>
        </w:r>
      </w:ins>
      <w:r w:rsidRPr="002B5294">
        <w:rPr>
          <w:rFonts w:cstheme="minorHAnsi"/>
          <w:sz w:val="24"/>
          <w:szCs w:val="24"/>
        </w:rPr>
        <w:t xml:space="preserve"> or </w:t>
      </w:r>
      <w:del w:id="792" w:author="david goldhar" w:date="2019-02-27T12:19:00Z">
        <w:r w:rsidRPr="002B5294" w:rsidDel="00C510A9">
          <w:rPr>
            <w:rFonts w:cstheme="minorHAnsi"/>
            <w:sz w:val="24"/>
            <w:szCs w:val="24"/>
          </w:rPr>
          <w:delText xml:space="preserve">accidentally </w:delText>
        </w:r>
      </w:del>
      <w:r w:rsidRPr="002B5294">
        <w:rPr>
          <w:rFonts w:cstheme="minorHAnsi"/>
          <w:sz w:val="24"/>
          <w:szCs w:val="24"/>
        </w:rPr>
        <w:t xml:space="preserve">a rule policy </w:t>
      </w:r>
      <w:commentRangeStart w:id="793"/>
      <w:ins w:id="794" w:author="david goldhar" w:date="2019-02-27T12:19:00Z">
        <w:r w:rsidR="00C510A9" w:rsidRPr="002B5294">
          <w:rPr>
            <w:rFonts w:cstheme="minorHAnsi"/>
            <w:sz w:val="24"/>
            <w:szCs w:val="24"/>
          </w:rPr>
          <w:t xml:space="preserve">accidentally </w:t>
        </w:r>
        <w:commentRangeEnd w:id="793"/>
        <w:r w:rsidR="00C510A9">
          <w:rPr>
            <w:rStyle w:val="CommentReference"/>
            <w:rFonts w:asciiTheme="minorHAnsi" w:hAnsiTheme="minorHAnsi" w:cstheme="minorBidi"/>
            <w:color w:val="auto"/>
            <w:shd w:val="clear" w:color="auto" w:fill="auto"/>
          </w:rPr>
          <w:commentReference w:id="793"/>
        </w:r>
      </w:ins>
      <w:r w:rsidRPr="002B5294">
        <w:rPr>
          <w:rFonts w:cstheme="minorHAnsi"/>
          <w:sz w:val="24"/>
          <w:szCs w:val="24"/>
        </w:rPr>
        <w:t xml:space="preserve">prevents </w:t>
      </w:r>
      <w:del w:id="795" w:author="david goldhar" w:date="2019-02-27T12:20:00Z">
        <w:r w:rsidRPr="002B5294" w:rsidDel="00C510A9">
          <w:rPr>
            <w:rFonts w:cstheme="minorHAnsi"/>
            <w:sz w:val="24"/>
            <w:szCs w:val="24"/>
          </w:rPr>
          <w:delText xml:space="preserve">a </w:delText>
        </w:r>
      </w:del>
      <w:r w:rsidRPr="002B5294">
        <w:rPr>
          <w:rFonts w:cstheme="minorHAnsi"/>
          <w:sz w:val="24"/>
          <w:szCs w:val="24"/>
        </w:rPr>
        <w:t>legitimate traffic</w:t>
      </w:r>
      <w:ins w:id="796" w:author="david goldhar" w:date="2019-02-27T12:20:00Z">
        <w:r w:rsidR="00C510A9">
          <w:rPr>
            <w:rFonts w:cstheme="minorHAnsi"/>
            <w:sz w:val="24"/>
            <w:szCs w:val="24"/>
          </w:rPr>
          <w:t>,</w:t>
        </w:r>
      </w:ins>
      <w:r w:rsidRPr="002B5294">
        <w:rPr>
          <w:rFonts w:cstheme="minorHAnsi"/>
          <w:sz w:val="24"/>
          <w:szCs w:val="24"/>
        </w:rPr>
        <w:t xml:space="preserve"> despite a good policy implementation. The ideal solution, in our view, should </w:t>
      </w:r>
      <w:del w:id="797" w:author="david goldhar" w:date="2019-02-27T12:24:00Z">
        <w:r w:rsidRPr="002B5294" w:rsidDel="00E81552">
          <w:rPr>
            <w:rFonts w:cstheme="minorHAnsi"/>
            <w:sz w:val="24"/>
            <w:szCs w:val="24"/>
          </w:rPr>
          <w:delText xml:space="preserve">provide </w:delText>
        </w:r>
      </w:del>
      <w:ins w:id="798" w:author="david goldhar" w:date="2019-02-27T12:24:00Z">
        <w:r w:rsidR="00E81552">
          <w:rPr>
            <w:rFonts w:cstheme="minorHAnsi"/>
            <w:sz w:val="24"/>
            <w:szCs w:val="24"/>
          </w:rPr>
          <w:t xml:space="preserve">require </w:t>
        </w:r>
      </w:ins>
      <w:r w:rsidRPr="002B5294">
        <w:rPr>
          <w:rFonts w:cstheme="minorHAnsi"/>
          <w:sz w:val="24"/>
          <w:szCs w:val="24"/>
        </w:rPr>
        <w:t xml:space="preserve">minimum intervention </w:t>
      </w:r>
      <w:del w:id="799" w:author="david goldhar" w:date="2019-02-27T12:24:00Z">
        <w:r w:rsidRPr="002B5294" w:rsidDel="00E81552">
          <w:rPr>
            <w:rFonts w:cstheme="minorHAnsi"/>
            <w:sz w:val="24"/>
            <w:szCs w:val="24"/>
          </w:rPr>
          <w:delText xml:space="preserve">from </w:delText>
        </w:r>
      </w:del>
      <w:ins w:id="800" w:author="david goldhar" w:date="2019-02-27T12:24:00Z">
        <w:r w:rsidR="00E81552">
          <w:rPr>
            <w:rFonts w:cstheme="minorHAnsi"/>
            <w:sz w:val="24"/>
            <w:szCs w:val="24"/>
          </w:rPr>
          <w:t xml:space="preserve">by </w:t>
        </w:r>
      </w:ins>
      <w:r w:rsidRPr="002B5294">
        <w:rPr>
          <w:rFonts w:cstheme="minorHAnsi"/>
          <w:sz w:val="24"/>
          <w:szCs w:val="24"/>
        </w:rPr>
        <w:t>an administrator/BISO</w:t>
      </w:r>
      <w:ins w:id="801" w:author="david goldhar" w:date="2019-02-27T12:20:00Z">
        <w:r w:rsidR="00C510A9">
          <w:rPr>
            <w:rFonts w:cstheme="minorHAnsi"/>
            <w:sz w:val="24"/>
            <w:szCs w:val="24"/>
          </w:rPr>
          <w:t>,</w:t>
        </w:r>
      </w:ins>
      <w:r w:rsidRPr="002B5294">
        <w:rPr>
          <w:rFonts w:cstheme="minorHAnsi"/>
          <w:sz w:val="24"/>
          <w:szCs w:val="24"/>
        </w:rPr>
        <w:t xml:space="preserve"> and </w:t>
      </w:r>
      <w:del w:id="802" w:author="david goldhar" w:date="2019-02-27T12:25:00Z">
        <w:r w:rsidRPr="002B5294" w:rsidDel="00E81552">
          <w:rPr>
            <w:rFonts w:cstheme="minorHAnsi"/>
            <w:sz w:val="24"/>
            <w:szCs w:val="24"/>
          </w:rPr>
          <w:delText xml:space="preserve">utilize </w:delText>
        </w:r>
      </w:del>
      <w:ins w:id="803" w:author="david goldhar" w:date="2019-02-27T12:25:00Z">
        <w:r w:rsidR="00E81552">
          <w:rPr>
            <w:rFonts w:cstheme="minorHAnsi"/>
            <w:sz w:val="24"/>
            <w:szCs w:val="24"/>
          </w:rPr>
          <w:t xml:space="preserve">use </w:t>
        </w:r>
      </w:ins>
      <w:r w:rsidRPr="002B5294">
        <w:rPr>
          <w:rFonts w:cstheme="minorHAnsi"/>
          <w:sz w:val="24"/>
          <w:szCs w:val="24"/>
        </w:rPr>
        <w:t>automated</w:t>
      </w:r>
      <w:r>
        <w:rPr>
          <w:rFonts w:cstheme="minorHAnsi"/>
          <w:sz w:val="24"/>
          <w:szCs w:val="24"/>
        </w:rPr>
        <w:t>/semi-automated (non-manual)</w:t>
      </w:r>
      <w:r w:rsidRPr="002B5294">
        <w:rPr>
          <w:rFonts w:cstheme="minorHAnsi"/>
          <w:sz w:val="24"/>
          <w:szCs w:val="24"/>
        </w:rPr>
        <w:t xml:space="preserve"> recovery. A High</w:t>
      </w:r>
      <w:ins w:id="804" w:author="david goldhar" w:date="2019-02-27T12:25:00Z">
        <w:r w:rsidR="00E81552">
          <w:rPr>
            <w:rFonts w:cstheme="minorHAnsi"/>
            <w:sz w:val="24"/>
            <w:szCs w:val="24"/>
          </w:rPr>
          <w:t>-</w:t>
        </w:r>
      </w:ins>
      <w:del w:id="805" w:author="david goldhar" w:date="2019-02-27T12:25:00Z">
        <w:r w:rsidRPr="002B5294" w:rsidDel="00E81552">
          <w:rPr>
            <w:rFonts w:cstheme="minorHAnsi"/>
            <w:sz w:val="24"/>
            <w:szCs w:val="24"/>
          </w:rPr>
          <w:delText xml:space="preserve"> </w:delText>
        </w:r>
      </w:del>
      <w:r w:rsidRPr="002B5294">
        <w:rPr>
          <w:rFonts w:cstheme="minorHAnsi"/>
          <w:sz w:val="24"/>
          <w:szCs w:val="24"/>
        </w:rPr>
        <w:t xml:space="preserve">availability gateway cluster offers </w:t>
      </w:r>
      <w:del w:id="806" w:author="david goldhar" w:date="2019-02-27T12:25:00Z">
        <w:r w:rsidRPr="002B5294" w:rsidDel="00E81552">
          <w:rPr>
            <w:rFonts w:cstheme="minorHAnsi"/>
            <w:sz w:val="24"/>
            <w:szCs w:val="24"/>
          </w:rPr>
          <w:delText xml:space="preserve">an </w:delText>
        </w:r>
      </w:del>
      <w:r w:rsidRPr="002B5294">
        <w:rPr>
          <w:rFonts w:cstheme="minorHAnsi"/>
          <w:sz w:val="24"/>
          <w:szCs w:val="24"/>
        </w:rPr>
        <w:t xml:space="preserve">automatic failure recovery </w:t>
      </w:r>
      <w:del w:id="807" w:author="david goldhar" w:date="2019-02-27T12:20:00Z">
        <w:r w:rsidRPr="002B5294" w:rsidDel="00C510A9">
          <w:rPr>
            <w:rFonts w:cstheme="minorHAnsi"/>
            <w:sz w:val="24"/>
            <w:szCs w:val="24"/>
          </w:rPr>
          <w:delText xml:space="preserve">in </w:delText>
        </w:r>
      </w:del>
      <w:ins w:id="808" w:author="david goldhar" w:date="2019-02-27T12:25:00Z">
        <w:r w:rsidR="00E81552">
          <w:rPr>
            <w:rFonts w:cstheme="minorHAnsi"/>
            <w:sz w:val="24"/>
            <w:szCs w:val="24"/>
          </w:rPr>
          <w:t xml:space="preserve">in </w:t>
        </w:r>
      </w:ins>
      <w:ins w:id="809" w:author="david goldhar" w:date="2019-02-27T12:20:00Z">
        <w:r w:rsidR="00C510A9">
          <w:rPr>
            <w:rFonts w:cstheme="minorHAnsi"/>
            <w:sz w:val="24"/>
            <w:szCs w:val="24"/>
          </w:rPr>
          <w:t xml:space="preserve">the </w:t>
        </w:r>
      </w:ins>
      <w:del w:id="810" w:author="david goldhar" w:date="2019-02-27T12:25:00Z">
        <w:r w:rsidRPr="002B5294" w:rsidDel="00E81552">
          <w:rPr>
            <w:rFonts w:cstheme="minorHAnsi"/>
            <w:sz w:val="24"/>
            <w:szCs w:val="24"/>
          </w:rPr>
          <w:delText xml:space="preserve">case </w:delText>
        </w:r>
      </w:del>
      <w:ins w:id="811" w:author="david goldhar" w:date="2019-02-27T12:25:00Z">
        <w:r w:rsidR="00E81552">
          <w:rPr>
            <w:rFonts w:cstheme="minorHAnsi"/>
            <w:sz w:val="24"/>
            <w:szCs w:val="24"/>
          </w:rPr>
          <w:t xml:space="preserve">event </w:t>
        </w:r>
      </w:ins>
      <w:r w:rsidRPr="002B5294">
        <w:rPr>
          <w:rFonts w:cstheme="minorHAnsi"/>
          <w:sz w:val="24"/>
          <w:szCs w:val="24"/>
        </w:rPr>
        <w:t xml:space="preserve">of a single gateway failure (see </w:t>
      </w:r>
      <w:ins w:id="812" w:author="david goldhar" w:date="2019-02-27T12:25:00Z">
        <w:r w:rsidR="00E81552">
          <w:rPr>
            <w:rFonts w:cstheme="minorHAnsi"/>
            <w:sz w:val="24"/>
            <w:szCs w:val="24"/>
          </w:rPr>
          <w:t xml:space="preserve">the </w:t>
        </w:r>
      </w:ins>
      <w:del w:id="813" w:author="david goldhar" w:date="2019-02-27T12:25:00Z">
        <w:r w:rsidRPr="002B5294" w:rsidDel="00E81552">
          <w:rPr>
            <w:rFonts w:cstheme="minorHAnsi"/>
            <w:sz w:val="24"/>
            <w:szCs w:val="24"/>
          </w:rPr>
          <w:delText xml:space="preserve">following diagram </w:delText>
        </w:r>
      </w:del>
      <w:ins w:id="814" w:author="david goldhar" w:date="2019-02-27T12:26:00Z">
        <w:r w:rsidR="00E81552">
          <w:rPr>
            <w:rFonts w:cstheme="minorHAnsi"/>
            <w:sz w:val="24"/>
            <w:szCs w:val="24"/>
          </w:rPr>
          <w:t xml:space="preserve">Figure below </w:t>
        </w:r>
      </w:ins>
      <w:r w:rsidRPr="002B5294">
        <w:rPr>
          <w:rFonts w:cstheme="minorHAnsi"/>
          <w:sz w:val="24"/>
          <w:szCs w:val="24"/>
        </w:rPr>
        <w:t>for a suggested HA deployment).</w:t>
      </w:r>
    </w:p>
    <w:p w14:paraId="5A5D5D57" w14:textId="10EADC88" w:rsidR="00CA30DE" w:rsidDel="00BA3E95" w:rsidRDefault="00CA30DE" w:rsidP="00CA30DE">
      <w:pPr>
        <w:rPr>
          <w:del w:id="815" w:author="david goldhar" w:date="2019-02-28T16:04:00Z"/>
          <w:rFonts w:cstheme="minorHAnsi"/>
          <w:sz w:val="24"/>
          <w:szCs w:val="24"/>
        </w:rPr>
      </w:pPr>
      <w:r>
        <w:rPr>
          <w:rFonts w:cstheme="minorHAnsi"/>
          <w:noProof/>
          <w:sz w:val="24"/>
          <w:szCs w:val="24"/>
        </w:rPr>
        <w:lastRenderedPageBreak/>
        <w:drawing>
          <wp:inline distT="0" distB="0" distL="0" distR="0" wp14:anchorId="5B3466E5" wp14:editId="045C5668">
            <wp:extent cx="4086921" cy="3028950"/>
            <wp:effectExtent l="0" t="0" r="8890" b="0"/>
            <wp:docPr id="229" name="Picture 2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1448" cy="3047128"/>
                    </a:xfrm>
                    <a:prstGeom prst="rect">
                      <a:avLst/>
                    </a:prstGeom>
                  </pic:spPr>
                </pic:pic>
              </a:graphicData>
            </a:graphic>
          </wp:inline>
        </w:drawing>
      </w:r>
    </w:p>
    <w:p w14:paraId="4AD2BDC1" w14:textId="77777777" w:rsidR="00CA30DE" w:rsidRDefault="00CA30DE" w:rsidP="00BA3E95">
      <w:pPr>
        <w:rPr>
          <w:rFonts w:cstheme="minorHAnsi"/>
          <w:sz w:val="24"/>
          <w:szCs w:val="24"/>
        </w:rPr>
        <w:pPrChange w:id="816" w:author="david goldhar" w:date="2019-02-28T16:04:00Z">
          <w:pPr/>
        </w:pPrChange>
      </w:pPr>
    </w:p>
    <w:p w14:paraId="11C66537" w14:textId="60436B60" w:rsidR="00CA30DE" w:rsidRPr="002B5294" w:rsidRDefault="00CA30DE" w:rsidP="00F105D3">
      <w:pPr>
        <w:rPr>
          <w:rFonts w:cstheme="minorHAnsi"/>
          <w:b/>
          <w:bCs/>
          <w:sz w:val="24"/>
          <w:szCs w:val="24"/>
        </w:rPr>
      </w:pPr>
      <w:r w:rsidRPr="002B5294">
        <w:rPr>
          <w:rFonts w:cstheme="minorHAnsi"/>
          <w:b/>
          <w:bCs/>
          <w:sz w:val="24"/>
          <w:szCs w:val="24"/>
        </w:rPr>
        <w:t xml:space="preserve">Deactivating </w:t>
      </w:r>
      <w:ins w:id="817" w:author="david goldhar" w:date="2019-02-27T12:27:00Z">
        <w:r w:rsidR="00F105D3">
          <w:rPr>
            <w:rFonts w:cstheme="minorHAnsi"/>
            <w:b/>
            <w:bCs/>
            <w:sz w:val="24"/>
            <w:szCs w:val="24"/>
          </w:rPr>
          <w:t xml:space="preserve">the </w:t>
        </w:r>
      </w:ins>
      <w:r w:rsidRPr="002B5294">
        <w:rPr>
          <w:rFonts w:cstheme="minorHAnsi"/>
          <w:b/>
          <w:bCs/>
          <w:sz w:val="24"/>
          <w:szCs w:val="24"/>
        </w:rPr>
        <w:t xml:space="preserve">IPS feature to </w:t>
      </w:r>
      <w:del w:id="818" w:author="david goldhar" w:date="2019-02-27T12:27:00Z">
        <w:r w:rsidRPr="002B5294" w:rsidDel="00F105D3">
          <w:rPr>
            <w:rFonts w:cstheme="minorHAnsi"/>
            <w:b/>
            <w:bCs/>
            <w:sz w:val="24"/>
            <w:szCs w:val="24"/>
          </w:rPr>
          <w:delText xml:space="preserve">solve </w:delText>
        </w:r>
      </w:del>
      <w:ins w:id="819" w:author="david goldhar" w:date="2019-02-27T12:27:00Z">
        <w:r w:rsidR="00F105D3">
          <w:rPr>
            <w:rFonts w:cstheme="minorHAnsi"/>
            <w:b/>
            <w:bCs/>
            <w:sz w:val="24"/>
            <w:szCs w:val="24"/>
          </w:rPr>
          <w:t xml:space="preserve">avoid </w:t>
        </w:r>
      </w:ins>
      <w:r w:rsidRPr="002B5294">
        <w:rPr>
          <w:rFonts w:cstheme="minorHAnsi"/>
          <w:b/>
          <w:bCs/>
          <w:sz w:val="24"/>
          <w:szCs w:val="24"/>
        </w:rPr>
        <w:t>preventi</w:t>
      </w:r>
      <w:ins w:id="820" w:author="david goldhar" w:date="2019-02-27T12:27:00Z">
        <w:r w:rsidR="00F105D3">
          <w:rPr>
            <w:rFonts w:cstheme="minorHAnsi"/>
            <w:b/>
            <w:bCs/>
            <w:sz w:val="24"/>
            <w:szCs w:val="24"/>
          </w:rPr>
          <w:t>ng</w:t>
        </w:r>
      </w:ins>
      <w:del w:id="821" w:author="david goldhar" w:date="2019-02-27T12:27:00Z">
        <w:r w:rsidRPr="002B5294" w:rsidDel="00F105D3">
          <w:rPr>
            <w:rFonts w:cstheme="minorHAnsi"/>
            <w:b/>
            <w:bCs/>
            <w:sz w:val="24"/>
            <w:szCs w:val="24"/>
          </w:rPr>
          <w:delText>on</w:delText>
        </w:r>
      </w:del>
      <w:r w:rsidRPr="002B5294">
        <w:rPr>
          <w:rFonts w:cstheme="minorHAnsi"/>
          <w:b/>
          <w:bCs/>
          <w:sz w:val="24"/>
          <w:szCs w:val="24"/>
        </w:rPr>
        <w:t xml:space="preserve"> </w:t>
      </w:r>
      <w:del w:id="822" w:author="david goldhar" w:date="2019-02-27T12:27:00Z">
        <w:r w:rsidRPr="002B5294" w:rsidDel="00F105D3">
          <w:rPr>
            <w:rFonts w:cstheme="minorHAnsi"/>
            <w:b/>
            <w:bCs/>
            <w:sz w:val="24"/>
            <w:szCs w:val="24"/>
          </w:rPr>
          <w:delText xml:space="preserve">of </w:delText>
        </w:r>
      </w:del>
      <w:r w:rsidRPr="002B5294">
        <w:rPr>
          <w:rFonts w:cstheme="minorHAnsi"/>
          <w:b/>
          <w:bCs/>
          <w:sz w:val="24"/>
          <w:szCs w:val="24"/>
        </w:rPr>
        <w:t>legitimate traffic increases the plant</w:t>
      </w:r>
      <w:del w:id="823" w:author="david goldhar" w:date="2019-02-27T12:27:00Z">
        <w:r w:rsidRPr="002B5294" w:rsidDel="00F105D3">
          <w:rPr>
            <w:rFonts w:cstheme="minorHAnsi"/>
            <w:b/>
            <w:bCs/>
            <w:sz w:val="24"/>
            <w:szCs w:val="24"/>
          </w:rPr>
          <w:delText>’s</w:delText>
        </w:r>
      </w:del>
      <w:r w:rsidRPr="002B5294">
        <w:rPr>
          <w:rFonts w:cstheme="minorHAnsi"/>
          <w:b/>
          <w:bCs/>
          <w:sz w:val="24"/>
          <w:szCs w:val="24"/>
        </w:rPr>
        <w:t xml:space="preserve"> risk, </w:t>
      </w:r>
      <w:ins w:id="824" w:author="david goldhar" w:date="2019-02-27T12:27:00Z">
        <w:r w:rsidR="00F105D3">
          <w:rPr>
            <w:rFonts w:cstheme="minorHAnsi"/>
            <w:b/>
            <w:bCs/>
            <w:sz w:val="24"/>
            <w:szCs w:val="24"/>
          </w:rPr>
          <w:t xml:space="preserve">since </w:t>
        </w:r>
      </w:ins>
      <w:r w:rsidRPr="002B5294">
        <w:rPr>
          <w:rFonts w:cstheme="minorHAnsi"/>
          <w:b/>
          <w:bCs/>
          <w:sz w:val="24"/>
          <w:szCs w:val="24"/>
        </w:rPr>
        <w:t xml:space="preserve">alerts are treated as potentially false positive. Reverting to prevention mode is extremely difficult because of the time and effort it takes to find the root cause </w:t>
      </w:r>
      <w:del w:id="825" w:author="david goldhar" w:date="2019-02-27T12:28:00Z">
        <w:r w:rsidRPr="002B5294" w:rsidDel="00F105D3">
          <w:rPr>
            <w:rFonts w:cstheme="minorHAnsi"/>
            <w:b/>
            <w:bCs/>
            <w:sz w:val="24"/>
            <w:szCs w:val="24"/>
          </w:rPr>
          <w:delText xml:space="preserve">analysis </w:delText>
        </w:r>
      </w:del>
      <w:r w:rsidRPr="002B5294">
        <w:rPr>
          <w:rFonts w:cstheme="minorHAnsi"/>
          <w:b/>
          <w:bCs/>
          <w:sz w:val="24"/>
          <w:szCs w:val="24"/>
        </w:rPr>
        <w:t>of the initial incident that caused the prevention</w:t>
      </w:r>
      <w:del w:id="826" w:author="david goldhar" w:date="2019-02-27T12:29:00Z">
        <w:r w:rsidRPr="002B5294" w:rsidDel="00F105D3">
          <w:rPr>
            <w:rFonts w:cstheme="minorHAnsi"/>
            <w:b/>
            <w:bCs/>
            <w:sz w:val="24"/>
            <w:szCs w:val="24"/>
          </w:rPr>
          <w:delText xml:space="preserve"> capability</w:delText>
        </w:r>
      </w:del>
      <w:r w:rsidRPr="002B5294">
        <w:rPr>
          <w:rFonts w:cstheme="minorHAnsi"/>
          <w:b/>
          <w:bCs/>
          <w:sz w:val="24"/>
          <w:szCs w:val="24"/>
        </w:rPr>
        <w:t>.</w:t>
      </w:r>
    </w:p>
    <w:p w14:paraId="0325A921" w14:textId="1D1B0801" w:rsidR="00CA30DE" w:rsidRPr="002B5294" w:rsidDel="00BA3E95" w:rsidRDefault="00CA30DE" w:rsidP="00BD3722">
      <w:pPr>
        <w:rPr>
          <w:del w:id="827" w:author="david goldhar" w:date="2019-02-28T16:04:00Z"/>
          <w:rFonts w:cstheme="minorHAnsi"/>
          <w:b/>
          <w:bCs/>
          <w:sz w:val="24"/>
          <w:szCs w:val="24"/>
        </w:rPr>
      </w:pPr>
      <w:r w:rsidRPr="002B5294">
        <w:rPr>
          <w:rFonts w:cstheme="minorHAnsi"/>
          <w:b/>
          <w:bCs/>
          <w:sz w:val="24"/>
          <w:szCs w:val="24"/>
        </w:rPr>
        <w:t xml:space="preserve">It is </w:t>
      </w:r>
      <w:commentRangeStart w:id="828"/>
      <w:r w:rsidRPr="002B5294">
        <w:rPr>
          <w:rFonts w:cstheme="minorHAnsi"/>
          <w:b/>
          <w:bCs/>
          <w:sz w:val="24"/>
          <w:szCs w:val="24"/>
        </w:rPr>
        <w:t xml:space="preserve">advisable </w:t>
      </w:r>
      <w:commentRangeEnd w:id="828"/>
      <w:r w:rsidR="001670C7">
        <w:rPr>
          <w:rStyle w:val="CommentReference"/>
        </w:rPr>
        <w:commentReference w:id="828"/>
      </w:r>
      <w:r w:rsidRPr="002B5294">
        <w:rPr>
          <w:rFonts w:cstheme="minorHAnsi"/>
          <w:b/>
          <w:bCs/>
          <w:sz w:val="24"/>
          <w:szCs w:val="24"/>
        </w:rPr>
        <w:t xml:space="preserve">to handle </w:t>
      </w:r>
      <w:del w:id="829" w:author="david goldhar" w:date="2019-02-27T12:29:00Z">
        <w:r w:rsidRPr="002B5294" w:rsidDel="00F105D3">
          <w:rPr>
            <w:rFonts w:cstheme="minorHAnsi"/>
            <w:b/>
            <w:bCs/>
            <w:sz w:val="24"/>
            <w:szCs w:val="24"/>
          </w:rPr>
          <w:delText xml:space="preserve">those </w:delText>
        </w:r>
      </w:del>
      <w:ins w:id="830" w:author="david goldhar" w:date="2019-02-27T12:29:00Z">
        <w:r w:rsidR="00F105D3" w:rsidRPr="002B5294">
          <w:rPr>
            <w:rFonts w:cstheme="minorHAnsi"/>
            <w:b/>
            <w:bCs/>
            <w:sz w:val="24"/>
            <w:szCs w:val="24"/>
          </w:rPr>
          <w:t>th</w:t>
        </w:r>
        <w:r w:rsidR="00F105D3">
          <w:rPr>
            <w:rFonts w:cstheme="minorHAnsi"/>
            <w:b/>
            <w:bCs/>
            <w:sz w:val="24"/>
            <w:szCs w:val="24"/>
          </w:rPr>
          <w:t>e</w:t>
        </w:r>
        <w:r w:rsidR="00F105D3" w:rsidRPr="002B5294">
          <w:rPr>
            <w:rFonts w:cstheme="minorHAnsi"/>
            <w:b/>
            <w:bCs/>
            <w:sz w:val="24"/>
            <w:szCs w:val="24"/>
          </w:rPr>
          <w:t xml:space="preserve">se </w:t>
        </w:r>
      </w:ins>
      <w:r w:rsidRPr="002B5294">
        <w:rPr>
          <w:rFonts w:cstheme="minorHAnsi"/>
          <w:b/>
          <w:bCs/>
          <w:sz w:val="24"/>
          <w:szCs w:val="24"/>
        </w:rPr>
        <w:t xml:space="preserve">scenarios (degrading </w:t>
      </w:r>
      <w:del w:id="831" w:author="david goldhar" w:date="2019-02-27T12:29:00Z">
        <w:r w:rsidRPr="002B5294" w:rsidDel="00F105D3">
          <w:rPr>
            <w:rFonts w:cstheme="minorHAnsi"/>
            <w:b/>
            <w:bCs/>
            <w:sz w:val="24"/>
            <w:szCs w:val="24"/>
          </w:rPr>
          <w:delText xml:space="preserve">to </w:delText>
        </w:r>
      </w:del>
      <w:r w:rsidRPr="002B5294">
        <w:rPr>
          <w:rFonts w:cstheme="minorHAnsi"/>
          <w:b/>
          <w:bCs/>
          <w:sz w:val="24"/>
          <w:szCs w:val="24"/>
        </w:rPr>
        <w:t>IDS) with high priority</w:t>
      </w:r>
      <w:ins w:id="832" w:author="david goldhar" w:date="2019-02-27T12:29:00Z">
        <w:r w:rsidR="00F105D3">
          <w:rPr>
            <w:rFonts w:cstheme="minorHAnsi"/>
            <w:b/>
            <w:bCs/>
            <w:sz w:val="24"/>
            <w:szCs w:val="24"/>
          </w:rPr>
          <w:t>,</w:t>
        </w:r>
      </w:ins>
      <w:r w:rsidRPr="002B5294">
        <w:rPr>
          <w:rFonts w:cstheme="minorHAnsi"/>
          <w:b/>
          <w:bCs/>
          <w:sz w:val="24"/>
          <w:szCs w:val="24"/>
        </w:rPr>
        <w:t xml:space="preserve"> and </w:t>
      </w:r>
      <w:ins w:id="833" w:author="david goldhar" w:date="2019-02-27T12:29:00Z">
        <w:r w:rsidR="00F105D3">
          <w:rPr>
            <w:rFonts w:cstheme="minorHAnsi"/>
            <w:b/>
            <w:bCs/>
            <w:sz w:val="24"/>
            <w:szCs w:val="24"/>
          </w:rPr>
          <w:t xml:space="preserve">to </w:t>
        </w:r>
      </w:ins>
      <w:r w:rsidRPr="002B5294">
        <w:rPr>
          <w:rFonts w:cstheme="minorHAnsi"/>
          <w:b/>
          <w:bCs/>
          <w:sz w:val="24"/>
          <w:szCs w:val="24"/>
        </w:rPr>
        <w:t xml:space="preserve">create procedures to mitigate </w:t>
      </w:r>
      <w:del w:id="834" w:author="david goldhar" w:date="2019-02-27T12:29:00Z">
        <w:r w:rsidRPr="002B5294" w:rsidDel="00F105D3">
          <w:rPr>
            <w:rFonts w:cstheme="minorHAnsi"/>
            <w:b/>
            <w:bCs/>
            <w:sz w:val="24"/>
            <w:szCs w:val="24"/>
          </w:rPr>
          <w:delText xml:space="preserve">that </w:delText>
        </w:r>
      </w:del>
      <w:ins w:id="835" w:author="david goldhar" w:date="2019-02-27T12:29:00Z">
        <w:r w:rsidR="00F105D3">
          <w:rPr>
            <w:rFonts w:cstheme="minorHAnsi"/>
            <w:b/>
            <w:bCs/>
            <w:sz w:val="24"/>
            <w:szCs w:val="24"/>
          </w:rPr>
          <w:t xml:space="preserve">the </w:t>
        </w:r>
      </w:ins>
      <w:r w:rsidRPr="002B5294">
        <w:rPr>
          <w:rFonts w:cstheme="minorHAnsi"/>
          <w:b/>
          <w:bCs/>
          <w:sz w:val="24"/>
          <w:szCs w:val="24"/>
        </w:rPr>
        <w:t xml:space="preserve">risk (such as establishing a responsible role </w:t>
      </w:r>
      <w:ins w:id="836" w:author="david goldhar" w:date="2019-02-27T12:30:00Z">
        <w:r w:rsidR="00BD3722">
          <w:rPr>
            <w:rFonts w:cstheme="minorHAnsi"/>
            <w:b/>
            <w:bCs/>
            <w:sz w:val="24"/>
            <w:szCs w:val="24"/>
          </w:rPr>
          <w:t xml:space="preserve">to </w:t>
        </w:r>
      </w:ins>
      <w:del w:id="837" w:author="david goldhar" w:date="2019-02-27T12:31:00Z">
        <w:r w:rsidRPr="002B5294" w:rsidDel="00BD3722">
          <w:rPr>
            <w:rFonts w:cstheme="minorHAnsi"/>
            <w:b/>
            <w:bCs/>
            <w:sz w:val="24"/>
            <w:szCs w:val="24"/>
          </w:rPr>
          <w:delText xml:space="preserve">for </w:delText>
        </w:r>
      </w:del>
      <w:r w:rsidRPr="002B5294">
        <w:rPr>
          <w:rFonts w:cstheme="minorHAnsi"/>
          <w:b/>
          <w:bCs/>
          <w:sz w:val="24"/>
          <w:szCs w:val="24"/>
        </w:rPr>
        <w:t>manag</w:t>
      </w:r>
      <w:ins w:id="838" w:author="david goldhar" w:date="2019-02-27T12:31:00Z">
        <w:r w:rsidR="00BD3722">
          <w:rPr>
            <w:rFonts w:cstheme="minorHAnsi"/>
            <w:b/>
            <w:bCs/>
            <w:sz w:val="24"/>
            <w:szCs w:val="24"/>
          </w:rPr>
          <w:t>e</w:t>
        </w:r>
      </w:ins>
      <w:del w:id="839" w:author="david goldhar" w:date="2019-02-27T12:31:00Z">
        <w:r w:rsidRPr="002B5294" w:rsidDel="00BD3722">
          <w:rPr>
            <w:rFonts w:cstheme="minorHAnsi"/>
            <w:b/>
            <w:bCs/>
            <w:sz w:val="24"/>
            <w:szCs w:val="24"/>
          </w:rPr>
          <w:delText>ing</w:delText>
        </w:r>
      </w:del>
      <w:r w:rsidRPr="002B5294">
        <w:rPr>
          <w:rFonts w:cstheme="minorHAnsi"/>
          <w:b/>
          <w:bCs/>
          <w:sz w:val="24"/>
          <w:szCs w:val="24"/>
        </w:rPr>
        <w:t xml:space="preserve"> the process</w:t>
      </w:r>
      <w:ins w:id="840" w:author="david goldhar" w:date="2019-02-27T12:30:00Z">
        <w:r w:rsidR="00F105D3">
          <w:rPr>
            <w:rFonts w:cstheme="minorHAnsi"/>
            <w:b/>
            <w:bCs/>
            <w:sz w:val="24"/>
            <w:szCs w:val="24"/>
          </w:rPr>
          <w:t>,</w:t>
        </w:r>
      </w:ins>
      <w:r w:rsidRPr="002B5294">
        <w:rPr>
          <w:rFonts w:cstheme="minorHAnsi"/>
          <w:b/>
          <w:bCs/>
          <w:sz w:val="24"/>
          <w:szCs w:val="24"/>
        </w:rPr>
        <w:t xml:space="preserve"> </w:t>
      </w:r>
      <w:del w:id="841" w:author="david goldhar" w:date="2019-02-27T12:31:00Z">
        <w:r w:rsidRPr="002B5294" w:rsidDel="00BD3722">
          <w:rPr>
            <w:rFonts w:cstheme="minorHAnsi"/>
            <w:b/>
            <w:bCs/>
            <w:sz w:val="24"/>
            <w:szCs w:val="24"/>
          </w:rPr>
          <w:delText xml:space="preserve">to </w:delText>
        </w:r>
      </w:del>
      <w:r w:rsidRPr="002B5294">
        <w:rPr>
          <w:rFonts w:cstheme="minorHAnsi"/>
          <w:b/>
          <w:bCs/>
          <w:sz w:val="24"/>
          <w:szCs w:val="24"/>
        </w:rPr>
        <w:t>research the root cause</w:t>
      </w:r>
      <w:ins w:id="842" w:author="david goldhar" w:date="2019-02-27T12:31:00Z">
        <w:r w:rsidR="00BD3722">
          <w:rPr>
            <w:rFonts w:cstheme="minorHAnsi"/>
            <w:b/>
            <w:bCs/>
            <w:sz w:val="24"/>
            <w:szCs w:val="24"/>
          </w:rPr>
          <w:t>,</w:t>
        </w:r>
      </w:ins>
      <w:r w:rsidRPr="002B5294">
        <w:rPr>
          <w:rFonts w:cstheme="minorHAnsi"/>
          <w:b/>
          <w:bCs/>
          <w:sz w:val="24"/>
          <w:szCs w:val="24"/>
        </w:rPr>
        <w:t xml:space="preserve"> </w:t>
      </w:r>
      <w:del w:id="843" w:author="david goldhar" w:date="2019-02-27T12:30:00Z">
        <w:r w:rsidRPr="002B5294" w:rsidDel="00F105D3">
          <w:rPr>
            <w:rFonts w:cstheme="minorHAnsi"/>
            <w:b/>
            <w:bCs/>
            <w:sz w:val="24"/>
            <w:szCs w:val="24"/>
          </w:rPr>
          <w:delText xml:space="preserve">analysis </w:delText>
        </w:r>
      </w:del>
      <w:r w:rsidRPr="002B5294">
        <w:rPr>
          <w:rFonts w:cstheme="minorHAnsi"/>
          <w:b/>
          <w:bCs/>
          <w:sz w:val="24"/>
          <w:szCs w:val="24"/>
        </w:rPr>
        <w:t xml:space="preserve">and </w:t>
      </w:r>
      <w:del w:id="844" w:author="david goldhar" w:date="2019-02-27T12:31:00Z">
        <w:r w:rsidRPr="002B5294" w:rsidDel="00BD3722">
          <w:rPr>
            <w:rFonts w:cstheme="minorHAnsi"/>
            <w:b/>
            <w:bCs/>
            <w:sz w:val="24"/>
            <w:szCs w:val="24"/>
          </w:rPr>
          <w:delText xml:space="preserve">the </w:delText>
        </w:r>
      </w:del>
      <w:r w:rsidRPr="002B5294">
        <w:rPr>
          <w:rFonts w:cstheme="minorHAnsi"/>
          <w:b/>
          <w:bCs/>
          <w:sz w:val="24"/>
          <w:szCs w:val="24"/>
        </w:rPr>
        <w:t>return to IPS mode).</w:t>
      </w:r>
    </w:p>
    <w:p w14:paraId="56D608AA" w14:textId="71D3DD87" w:rsidR="00CA30DE" w:rsidDel="00BA3E95" w:rsidRDefault="00CA30DE" w:rsidP="00BA3E95">
      <w:pPr>
        <w:rPr>
          <w:del w:id="845" w:author="david goldhar" w:date="2019-02-28T16:04:00Z"/>
          <w:rFonts w:cstheme="minorHAnsi"/>
          <w:sz w:val="24"/>
          <w:szCs w:val="24"/>
        </w:rPr>
        <w:pPrChange w:id="846" w:author="david goldhar" w:date="2019-02-28T16:04:00Z">
          <w:pPr/>
        </w:pPrChange>
      </w:pPr>
    </w:p>
    <w:p w14:paraId="6C174C02" w14:textId="67E680DF" w:rsidR="00CA30DE" w:rsidRPr="00A35505" w:rsidRDefault="00CA30DE" w:rsidP="00CA30DE">
      <w:pPr>
        <w:rPr>
          <w:rFonts w:cstheme="minorHAnsi"/>
          <w:sz w:val="24"/>
          <w:szCs w:val="24"/>
        </w:rPr>
      </w:pPr>
      <w:del w:id="847" w:author="david goldhar" w:date="2019-02-28T16:04:00Z">
        <w:r w:rsidRPr="00A35505" w:rsidDel="00BA3E95">
          <w:rPr>
            <w:rFonts w:cstheme="minorHAnsi"/>
            <w:sz w:val="24"/>
            <w:szCs w:val="24"/>
          </w:rPr>
          <w:br w:type="page"/>
        </w:r>
      </w:del>
    </w:p>
    <w:p w14:paraId="54CBC8EF" w14:textId="63D23951" w:rsidR="00CA30DE" w:rsidRPr="00A35505" w:rsidRDefault="00CA30DE">
      <w:pPr>
        <w:pStyle w:val="Heading1"/>
        <w:pPrChange w:id="848" w:author="david goldhar" w:date="2019-02-27T19:01:00Z">
          <w:pPr/>
        </w:pPrChange>
      </w:pPr>
      <w:del w:id="849" w:author="david goldhar" w:date="2019-02-28T14:44:00Z">
        <w:r w:rsidRPr="00A35505" w:rsidDel="00743771">
          <w:lastRenderedPageBreak/>
          <w:delText xml:space="preserve"> </w:delText>
        </w:r>
      </w:del>
      <w:del w:id="850" w:author="david goldhar" w:date="2019-02-27T19:01:00Z">
        <w:r w:rsidR="0021075A" w:rsidDel="000170CB">
          <w:delText>6</w:delText>
        </w:r>
        <w:r w:rsidRPr="00A35505" w:rsidDel="000170CB">
          <w:delText xml:space="preserve">. </w:delText>
        </w:r>
      </w:del>
      <w:bookmarkStart w:id="851" w:name="_Toc2262380"/>
      <w:r w:rsidR="00EF4787">
        <w:t>MB</w:t>
      </w:r>
      <w:r w:rsidRPr="00A35505">
        <w:t xml:space="preserve"> &amp; </w:t>
      </w:r>
      <w:r>
        <w:t>OTORIO</w:t>
      </w:r>
      <w:r w:rsidRPr="00A35505">
        <w:t xml:space="preserve"> </w:t>
      </w:r>
      <w:r w:rsidR="000170CB" w:rsidRPr="00A35505">
        <w:t>Unified</w:t>
      </w:r>
      <w:r w:rsidRPr="00A35505">
        <w:t xml:space="preserve"> Analysis </w:t>
      </w:r>
      <w:r w:rsidR="000170CB" w:rsidRPr="00A35505">
        <w:t>Process</w:t>
      </w:r>
      <w:bookmarkEnd w:id="851"/>
      <w:r w:rsidR="000170CB" w:rsidRPr="00A35505">
        <w:t xml:space="preserve"> </w:t>
      </w:r>
    </w:p>
    <w:p w14:paraId="28E85B5B" w14:textId="0954922E" w:rsidR="00CA30DE" w:rsidRDefault="00CA30DE" w:rsidP="001F7476">
      <w:pPr>
        <w:rPr>
          <w:rFonts w:cstheme="minorHAnsi"/>
          <w:sz w:val="24"/>
          <w:szCs w:val="24"/>
        </w:rPr>
      </w:pPr>
      <w:del w:id="852" w:author="david goldhar" w:date="2019-02-27T12:31:00Z">
        <w:r w:rsidDel="0012584C">
          <w:rPr>
            <w:rFonts w:cstheme="minorHAnsi"/>
            <w:sz w:val="24"/>
            <w:szCs w:val="24"/>
          </w:rPr>
          <w:delText xml:space="preserve">The following </w:delText>
        </w:r>
      </w:del>
      <w:ins w:id="853" w:author="david goldhar" w:date="2019-02-27T12:31:00Z">
        <w:r w:rsidR="0012584C">
          <w:rPr>
            <w:rFonts w:cstheme="minorHAnsi"/>
            <w:sz w:val="24"/>
            <w:szCs w:val="24"/>
          </w:rPr>
          <w:t xml:space="preserve">This </w:t>
        </w:r>
      </w:ins>
      <w:r>
        <w:rPr>
          <w:rFonts w:cstheme="minorHAnsi"/>
          <w:sz w:val="24"/>
          <w:szCs w:val="24"/>
        </w:rPr>
        <w:t xml:space="preserve">section </w:t>
      </w:r>
      <w:del w:id="854" w:author="david goldhar" w:date="2019-02-27T12:31:00Z">
        <w:r w:rsidDel="0012584C">
          <w:rPr>
            <w:rFonts w:cstheme="minorHAnsi"/>
            <w:sz w:val="24"/>
            <w:szCs w:val="24"/>
          </w:rPr>
          <w:delText xml:space="preserve">will </w:delText>
        </w:r>
      </w:del>
      <w:r>
        <w:rPr>
          <w:rFonts w:cstheme="minorHAnsi"/>
          <w:sz w:val="24"/>
          <w:szCs w:val="24"/>
        </w:rPr>
        <w:t>describe</w:t>
      </w:r>
      <w:ins w:id="855" w:author="david goldhar" w:date="2019-02-27T12:31:00Z">
        <w:r w:rsidR="0012584C">
          <w:rPr>
            <w:rFonts w:cstheme="minorHAnsi"/>
            <w:sz w:val="24"/>
            <w:szCs w:val="24"/>
          </w:rPr>
          <w:t>s</w:t>
        </w:r>
      </w:ins>
      <w:r>
        <w:rPr>
          <w:rFonts w:cstheme="minorHAnsi"/>
          <w:sz w:val="24"/>
          <w:szCs w:val="24"/>
        </w:rPr>
        <w:t xml:space="preserve"> in detail </w:t>
      </w:r>
      <w:ins w:id="856" w:author="david goldhar" w:date="2019-02-27T12:32:00Z">
        <w:r w:rsidR="001F7476">
          <w:rPr>
            <w:rFonts w:cstheme="minorHAnsi"/>
            <w:sz w:val="24"/>
            <w:szCs w:val="24"/>
          </w:rPr>
          <w:t xml:space="preserve">the </w:t>
        </w:r>
      </w:ins>
      <w:r>
        <w:rPr>
          <w:rFonts w:cstheme="minorHAnsi"/>
          <w:sz w:val="24"/>
          <w:szCs w:val="24"/>
        </w:rPr>
        <w:t>OTORIO</w:t>
      </w:r>
      <w:del w:id="857" w:author="david goldhar" w:date="2019-02-27T12:31:00Z">
        <w:r w:rsidDel="0012584C">
          <w:rPr>
            <w:rFonts w:cstheme="minorHAnsi"/>
            <w:sz w:val="24"/>
            <w:szCs w:val="24"/>
          </w:rPr>
          <w:delText>’s</w:delText>
        </w:r>
      </w:del>
      <w:r>
        <w:rPr>
          <w:rFonts w:cstheme="minorHAnsi"/>
          <w:sz w:val="24"/>
          <w:szCs w:val="24"/>
        </w:rPr>
        <w:t xml:space="preserve"> threat model</w:t>
      </w:r>
      <w:del w:id="858" w:author="david goldhar" w:date="2019-02-27T12:32:00Z">
        <w:r w:rsidDel="001F7476">
          <w:rPr>
            <w:rFonts w:cstheme="minorHAnsi"/>
            <w:sz w:val="24"/>
            <w:szCs w:val="24"/>
          </w:rPr>
          <w:delText>ing</w:delText>
        </w:r>
      </w:del>
      <w:r>
        <w:rPr>
          <w:rFonts w:cstheme="minorHAnsi"/>
          <w:sz w:val="24"/>
          <w:szCs w:val="24"/>
        </w:rPr>
        <w:t xml:space="preserve"> in conjunction with </w:t>
      </w:r>
      <w:ins w:id="859" w:author="david goldhar" w:date="2019-02-27T12:32:00Z">
        <w:r w:rsidR="0012584C">
          <w:rPr>
            <w:rFonts w:cstheme="minorHAnsi"/>
            <w:sz w:val="24"/>
            <w:szCs w:val="24"/>
          </w:rPr>
          <w:t xml:space="preserve">the </w:t>
        </w:r>
      </w:ins>
      <w:r>
        <w:rPr>
          <w:rFonts w:cstheme="minorHAnsi"/>
          <w:sz w:val="24"/>
          <w:szCs w:val="24"/>
        </w:rPr>
        <w:t xml:space="preserve">Untertürkheim production halls and </w:t>
      </w:r>
      <w:ins w:id="860" w:author="david goldhar" w:date="2019-02-27T12:32:00Z">
        <w:r w:rsidR="0012584C">
          <w:rPr>
            <w:rFonts w:cstheme="minorHAnsi"/>
            <w:sz w:val="24"/>
            <w:szCs w:val="24"/>
          </w:rPr>
          <w:t xml:space="preserve">the </w:t>
        </w:r>
      </w:ins>
      <w:r w:rsidR="00EF4787">
        <w:rPr>
          <w:rFonts w:cstheme="minorHAnsi"/>
          <w:sz w:val="24"/>
          <w:szCs w:val="24"/>
        </w:rPr>
        <w:t>MB</w:t>
      </w:r>
      <w:r>
        <w:rPr>
          <w:rFonts w:cstheme="minorHAnsi"/>
          <w:sz w:val="24"/>
          <w:szCs w:val="24"/>
        </w:rPr>
        <w:t xml:space="preserve"> SITS 2.0 documentation.</w:t>
      </w:r>
    </w:p>
    <w:p w14:paraId="7505866D" w14:textId="4CB0224C" w:rsidR="00CA30DE" w:rsidRDefault="00CA30DE" w:rsidP="006A5D89">
      <w:pPr>
        <w:rPr>
          <w:rFonts w:cstheme="minorHAnsi"/>
          <w:sz w:val="24"/>
          <w:szCs w:val="24"/>
        </w:rPr>
      </w:pPr>
      <w:r>
        <w:rPr>
          <w:rFonts w:cstheme="minorHAnsi"/>
          <w:sz w:val="24"/>
          <w:szCs w:val="24"/>
        </w:rPr>
        <w:t xml:space="preserve">The combination of </w:t>
      </w:r>
      <w:ins w:id="861" w:author="david goldhar" w:date="2019-02-27T12:32:00Z">
        <w:r w:rsidR="001F7476">
          <w:rPr>
            <w:rFonts w:cstheme="minorHAnsi"/>
            <w:sz w:val="24"/>
            <w:szCs w:val="24"/>
          </w:rPr>
          <w:t xml:space="preserve">the </w:t>
        </w:r>
      </w:ins>
      <w:r>
        <w:rPr>
          <w:rFonts w:cstheme="minorHAnsi"/>
          <w:sz w:val="24"/>
          <w:szCs w:val="24"/>
        </w:rPr>
        <w:t xml:space="preserve">OTORIO </w:t>
      </w:r>
      <w:ins w:id="862" w:author="david goldhar" w:date="2019-02-27T12:32:00Z">
        <w:r w:rsidR="001F7476">
          <w:rPr>
            <w:rFonts w:cstheme="minorHAnsi"/>
            <w:sz w:val="24"/>
            <w:szCs w:val="24"/>
          </w:rPr>
          <w:t xml:space="preserve">threat </w:t>
        </w:r>
      </w:ins>
      <w:r>
        <w:rPr>
          <w:rFonts w:cstheme="minorHAnsi"/>
          <w:sz w:val="24"/>
          <w:szCs w:val="24"/>
        </w:rPr>
        <w:t xml:space="preserve">model </w:t>
      </w:r>
      <w:ins w:id="863" w:author="david goldhar" w:date="2019-02-27T12:32:00Z">
        <w:r w:rsidR="001F7476">
          <w:rPr>
            <w:rFonts w:cstheme="minorHAnsi"/>
            <w:sz w:val="24"/>
            <w:szCs w:val="24"/>
          </w:rPr>
          <w:t xml:space="preserve">together </w:t>
        </w:r>
      </w:ins>
      <w:r>
        <w:rPr>
          <w:rFonts w:cstheme="minorHAnsi"/>
          <w:sz w:val="24"/>
          <w:szCs w:val="24"/>
        </w:rPr>
        <w:t xml:space="preserve">with </w:t>
      </w:r>
      <w:r w:rsidR="00EF4787">
        <w:rPr>
          <w:rFonts w:cstheme="minorHAnsi"/>
          <w:sz w:val="24"/>
          <w:szCs w:val="24"/>
        </w:rPr>
        <w:t>MB</w:t>
      </w:r>
      <w:r>
        <w:rPr>
          <w:rFonts w:cstheme="minorHAnsi"/>
          <w:sz w:val="24"/>
          <w:szCs w:val="24"/>
        </w:rPr>
        <w:t xml:space="preserve"> SITS 2.0 provides an effective segmentation plan customized to </w:t>
      </w:r>
      <w:r w:rsidR="00EF4787">
        <w:rPr>
          <w:rFonts w:cstheme="minorHAnsi"/>
          <w:sz w:val="24"/>
          <w:szCs w:val="24"/>
        </w:rPr>
        <w:t>MB</w:t>
      </w:r>
      <w:r>
        <w:rPr>
          <w:rFonts w:cstheme="minorHAnsi"/>
          <w:sz w:val="24"/>
          <w:szCs w:val="24"/>
        </w:rPr>
        <w:t xml:space="preserve"> to efficiently counteract an attack</w:t>
      </w:r>
      <w:del w:id="864" w:author="david goldhar" w:date="2019-02-27T12:33:00Z">
        <w:r w:rsidDel="001F7476">
          <w:rPr>
            <w:rFonts w:cstheme="minorHAnsi"/>
            <w:sz w:val="24"/>
            <w:szCs w:val="24"/>
          </w:rPr>
          <w:delText>er</w:delText>
        </w:r>
      </w:del>
      <w:ins w:id="865" w:author="david goldhar" w:date="2019-02-27T12:33:00Z">
        <w:r w:rsidR="006A5D89">
          <w:rPr>
            <w:rFonts w:cstheme="minorHAnsi"/>
            <w:sz w:val="24"/>
            <w:szCs w:val="24"/>
          </w:rPr>
          <w:t>,</w:t>
        </w:r>
      </w:ins>
      <w:r>
        <w:rPr>
          <w:rFonts w:cstheme="minorHAnsi"/>
          <w:sz w:val="24"/>
          <w:szCs w:val="24"/>
        </w:rPr>
        <w:t xml:space="preserve"> and </w:t>
      </w:r>
      <w:ins w:id="866" w:author="david goldhar" w:date="2019-02-27T12:33:00Z">
        <w:r w:rsidR="006A5D89">
          <w:rPr>
            <w:rFonts w:cstheme="minorHAnsi"/>
            <w:sz w:val="24"/>
            <w:szCs w:val="24"/>
          </w:rPr>
          <w:t xml:space="preserve">to </w:t>
        </w:r>
      </w:ins>
      <w:r>
        <w:rPr>
          <w:rFonts w:cstheme="minorHAnsi"/>
          <w:sz w:val="24"/>
          <w:szCs w:val="24"/>
        </w:rPr>
        <w:t>provid</w:t>
      </w:r>
      <w:ins w:id="867" w:author="david goldhar" w:date="2019-02-27T12:33:00Z">
        <w:r w:rsidR="006A5D89">
          <w:rPr>
            <w:rFonts w:cstheme="minorHAnsi"/>
            <w:sz w:val="24"/>
            <w:szCs w:val="24"/>
          </w:rPr>
          <w:t>e</w:t>
        </w:r>
      </w:ins>
      <w:del w:id="868" w:author="david goldhar" w:date="2019-02-27T12:33:00Z">
        <w:r w:rsidDel="006A5D89">
          <w:rPr>
            <w:rFonts w:cstheme="minorHAnsi"/>
            <w:sz w:val="24"/>
            <w:szCs w:val="24"/>
          </w:rPr>
          <w:delText>ing</w:delText>
        </w:r>
      </w:del>
      <w:r>
        <w:rPr>
          <w:rFonts w:cstheme="minorHAnsi"/>
          <w:sz w:val="24"/>
          <w:szCs w:val="24"/>
        </w:rPr>
        <w:t xml:space="preserve"> </w:t>
      </w:r>
      <w:del w:id="869" w:author="david goldhar" w:date="2019-02-27T12:33:00Z">
        <w:r w:rsidDel="006A5D89">
          <w:rPr>
            <w:rFonts w:cstheme="minorHAnsi"/>
            <w:sz w:val="24"/>
            <w:szCs w:val="24"/>
          </w:rPr>
          <w:delText xml:space="preserve">a </w:delText>
        </w:r>
      </w:del>
      <w:r>
        <w:rPr>
          <w:rFonts w:cstheme="minorHAnsi"/>
          <w:sz w:val="24"/>
          <w:szCs w:val="24"/>
        </w:rPr>
        <w:t xml:space="preserve">swift detection of an attack </w:t>
      </w:r>
      <w:ins w:id="870" w:author="david goldhar" w:date="2019-02-27T12:33:00Z">
        <w:r w:rsidR="006A5D89">
          <w:rPr>
            <w:rFonts w:cstheme="minorHAnsi"/>
            <w:sz w:val="24"/>
            <w:szCs w:val="24"/>
          </w:rPr>
          <w:t xml:space="preserve">together </w:t>
        </w:r>
      </w:ins>
      <w:r>
        <w:rPr>
          <w:rFonts w:cstheme="minorHAnsi"/>
          <w:sz w:val="24"/>
          <w:szCs w:val="24"/>
        </w:rPr>
        <w:t>with the means to stop it.</w:t>
      </w:r>
    </w:p>
    <w:p w14:paraId="7002F1AA" w14:textId="25444AB7" w:rsidR="00CA30DE" w:rsidRDefault="00CA30DE" w:rsidP="00E14383">
      <w:pPr>
        <w:rPr>
          <w:rFonts w:cstheme="minorHAnsi"/>
          <w:sz w:val="24"/>
          <w:szCs w:val="24"/>
        </w:rPr>
      </w:pPr>
      <w:r>
        <w:rPr>
          <w:rFonts w:cstheme="minorHAnsi"/>
          <w:sz w:val="24"/>
          <w:szCs w:val="24"/>
        </w:rPr>
        <w:t xml:space="preserve">As </w:t>
      </w:r>
      <w:del w:id="871" w:author="david goldhar" w:date="2019-02-27T13:34:00Z">
        <w:r w:rsidDel="00E14383">
          <w:rPr>
            <w:rFonts w:cstheme="minorHAnsi"/>
            <w:sz w:val="24"/>
            <w:szCs w:val="24"/>
          </w:rPr>
          <w:delText xml:space="preserve">seen </w:delText>
        </w:r>
      </w:del>
      <w:ins w:id="872" w:author="david goldhar" w:date="2019-02-27T13:34:00Z">
        <w:r w:rsidR="00E14383">
          <w:rPr>
            <w:rFonts w:cstheme="minorHAnsi"/>
            <w:sz w:val="24"/>
            <w:szCs w:val="24"/>
          </w:rPr>
          <w:t xml:space="preserve">discussed </w:t>
        </w:r>
      </w:ins>
      <w:r>
        <w:rPr>
          <w:rFonts w:cstheme="minorHAnsi"/>
          <w:sz w:val="24"/>
          <w:szCs w:val="24"/>
        </w:rPr>
        <w:t xml:space="preserve">in </w:t>
      </w:r>
      <w:r w:rsidR="004B2BFE">
        <w:rPr>
          <w:rFonts w:cstheme="minorHAnsi"/>
          <w:sz w:val="24"/>
          <w:szCs w:val="24"/>
        </w:rPr>
        <w:t xml:space="preserve">Chapter </w:t>
      </w:r>
      <w:r>
        <w:rPr>
          <w:rFonts w:cstheme="minorHAnsi"/>
          <w:sz w:val="24"/>
          <w:szCs w:val="24"/>
        </w:rPr>
        <w:t xml:space="preserve">3, </w:t>
      </w:r>
      <w:ins w:id="873" w:author="david goldhar" w:date="2019-02-27T12:33:00Z">
        <w:r w:rsidR="00274738">
          <w:rPr>
            <w:rFonts w:cstheme="minorHAnsi"/>
            <w:sz w:val="24"/>
            <w:szCs w:val="24"/>
          </w:rPr>
          <w:t xml:space="preserve">the </w:t>
        </w:r>
      </w:ins>
      <w:r>
        <w:rPr>
          <w:rFonts w:cstheme="minorHAnsi"/>
          <w:sz w:val="24"/>
          <w:szCs w:val="24"/>
        </w:rPr>
        <w:t>OTORIO</w:t>
      </w:r>
      <w:del w:id="874" w:author="david goldhar" w:date="2019-02-27T12:33:00Z">
        <w:r w:rsidDel="00274738">
          <w:rPr>
            <w:rFonts w:cstheme="minorHAnsi"/>
            <w:sz w:val="24"/>
            <w:szCs w:val="24"/>
          </w:rPr>
          <w:delText>’s</w:delText>
        </w:r>
      </w:del>
      <w:r>
        <w:rPr>
          <w:rFonts w:cstheme="minorHAnsi"/>
          <w:sz w:val="24"/>
          <w:szCs w:val="24"/>
        </w:rPr>
        <w:t xml:space="preserve"> model should </w:t>
      </w:r>
      <w:del w:id="875" w:author="david goldhar" w:date="2019-02-27T12:34:00Z">
        <w:r w:rsidDel="00274738">
          <w:rPr>
            <w:rFonts w:cstheme="minorHAnsi"/>
            <w:sz w:val="24"/>
            <w:szCs w:val="24"/>
          </w:rPr>
          <w:delText xml:space="preserve">comply </w:delText>
        </w:r>
      </w:del>
      <w:ins w:id="876" w:author="david goldhar" w:date="2019-02-27T12:34:00Z">
        <w:r w:rsidR="00274738">
          <w:rPr>
            <w:rFonts w:cstheme="minorHAnsi"/>
            <w:sz w:val="24"/>
            <w:szCs w:val="24"/>
          </w:rPr>
          <w:t xml:space="preserve">address these </w:t>
        </w:r>
      </w:ins>
      <w:del w:id="877" w:author="david goldhar" w:date="2019-02-27T12:34:00Z">
        <w:r w:rsidDel="00274738">
          <w:rPr>
            <w:rFonts w:cstheme="minorHAnsi"/>
            <w:sz w:val="24"/>
            <w:szCs w:val="24"/>
          </w:rPr>
          <w:delText xml:space="preserve">with </w:delText>
        </w:r>
      </w:del>
      <w:r>
        <w:rPr>
          <w:rFonts w:cstheme="minorHAnsi"/>
          <w:sz w:val="24"/>
          <w:szCs w:val="24"/>
        </w:rPr>
        <w:t>three questions.</w:t>
      </w:r>
    </w:p>
    <w:p w14:paraId="3BFE0084" w14:textId="77777777" w:rsidR="00CA30DE" w:rsidRPr="00C5160C" w:rsidRDefault="00CA30DE" w:rsidP="00CA30DE">
      <w:pPr>
        <w:pStyle w:val="ListParagraph"/>
        <w:ind w:left="360"/>
        <w:rPr>
          <w:rFonts w:cstheme="minorHAnsi"/>
          <w:b/>
          <w:bCs/>
          <w:sz w:val="24"/>
          <w:szCs w:val="24"/>
        </w:rPr>
      </w:pPr>
    </w:p>
    <w:p w14:paraId="1A66A83D" w14:textId="77777777" w:rsidR="00CA30DE" w:rsidRPr="00C5160C" w:rsidRDefault="00CA30DE" w:rsidP="009956E1">
      <w:pPr>
        <w:pStyle w:val="ListParagraph"/>
        <w:numPr>
          <w:ilvl w:val="0"/>
          <w:numId w:val="11"/>
        </w:numPr>
        <w:rPr>
          <w:rFonts w:cstheme="minorHAnsi"/>
          <w:b/>
          <w:bCs/>
          <w:sz w:val="24"/>
          <w:szCs w:val="24"/>
        </w:rPr>
      </w:pPr>
      <w:r w:rsidRPr="00A61CA7">
        <w:rPr>
          <w:rFonts w:cstheme="minorHAnsi"/>
          <w:b/>
          <w:bCs/>
          <w:sz w:val="24"/>
          <w:szCs w:val="24"/>
          <w:highlight w:val="yellow"/>
        </w:rPr>
        <w:t>What</w:t>
      </w:r>
      <w:r>
        <w:rPr>
          <w:rFonts w:cstheme="minorHAnsi"/>
          <w:b/>
          <w:bCs/>
          <w:sz w:val="24"/>
          <w:szCs w:val="24"/>
        </w:rPr>
        <w:t xml:space="preserve"> are the attack surfaces and vectors? </w:t>
      </w:r>
    </w:p>
    <w:p w14:paraId="6F50EF4B" w14:textId="302DFC14" w:rsidR="00CA30DE" w:rsidRPr="00C5160C" w:rsidRDefault="00E14383" w:rsidP="00CA30DE">
      <w:pPr>
        <w:rPr>
          <w:rFonts w:cstheme="minorHAnsi"/>
          <w:sz w:val="24"/>
          <w:szCs w:val="24"/>
        </w:rPr>
      </w:pPr>
      <w:ins w:id="878" w:author="david goldhar" w:date="2019-02-27T13:34:00Z">
        <w:r>
          <w:rPr>
            <w:rFonts w:cstheme="minorHAnsi"/>
            <w:sz w:val="24"/>
            <w:szCs w:val="24"/>
          </w:rPr>
          <w:t xml:space="preserve">The </w:t>
        </w:r>
      </w:ins>
      <w:r w:rsidR="00CA30DE">
        <w:rPr>
          <w:rFonts w:cstheme="minorHAnsi"/>
          <w:sz w:val="24"/>
          <w:szCs w:val="24"/>
        </w:rPr>
        <w:t>Untertürkheim</w:t>
      </w:r>
      <w:r w:rsidR="00CA30DE" w:rsidRPr="00C5160C">
        <w:rPr>
          <w:rFonts w:cstheme="minorHAnsi"/>
          <w:sz w:val="24"/>
          <w:szCs w:val="24"/>
        </w:rPr>
        <w:t xml:space="preserve"> plant (like most </w:t>
      </w:r>
      <w:r w:rsidR="00EF4787">
        <w:rPr>
          <w:rFonts w:cstheme="minorHAnsi"/>
          <w:sz w:val="24"/>
          <w:szCs w:val="24"/>
        </w:rPr>
        <w:t>MB</w:t>
      </w:r>
      <w:r w:rsidR="00CA30DE" w:rsidRPr="00C5160C">
        <w:rPr>
          <w:rFonts w:cstheme="minorHAnsi"/>
          <w:sz w:val="24"/>
          <w:szCs w:val="24"/>
        </w:rPr>
        <w:t xml:space="preserve"> plants) has several attack surfaces and</w:t>
      </w:r>
      <w:r w:rsidR="00CA30DE">
        <w:rPr>
          <w:rFonts w:cstheme="minorHAnsi"/>
          <w:sz w:val="24"/>
          <w:szCs w:val="24"/>
        </w:rPr>
        <w:t xml:space="preserve"> potential attack</w:t>
      </w:r>
      <w:r w:rsidR="00CA30DE" w:rsidRPr="00C5160C">
        <w:rPr>
          <w:rFonts w:cstheme="minorHAnsi"/>
          <w:sz w:val="24"/>
          <w:szCs w:val="24"/>
        </w:rPr>
        <w:t xml:space="preserve"> vectors that enable cyber attackers to breach the shop floor and propagate in the network.</w:t>
      </w:r>
    </w:p>
    <w:p w14:paraId="0EF906DC" w14:textId="74D044EB" w:rsidR="00CA30DE" w:rsidRPr="00C5160C" w:rsidRDefault="00CA30DE" w:rsidP="00E14383">
      <w:pPr>
        <w:rPr>
          <w:rFonts w:cstheme="minorHAnsi"/>
          <w:sz w:val="24"/>
          <w:szCs w:val="24"/>
          <w:rtl/>
        </w:rPr>
      </w:pPr>
      <w:r w:rsidRPr="00C5160C">
        <w:rPr>
          <w:rFonts w:cstheme="minorHAnsi"/>
          <w:sz w:val="24"/>
          <w:szCs w:val="24"/>
        </w:rPr>
        <w:t xml:space="preserve">A cyber-attack, whether targeted (i.e. a planned and prepared attack) or opportunistic </w:t>
      </w:r>
      <w:r>
        <w:rPr>
          <w:rFonts w:cstheme="minorHAnsi"/>
          <w:sz w:val="24"/>
          <w:szCs w:val="24"/>
        </w:rPr>
        <w:t xml:space="preserve">generic </w:t>
      </w:r>
      <w:r w:rsidRPr="00C5160C">
        <w:rPr>
          <w:rFonts w:cstheme="minorHAnsi"/>
          <w:sz w:val="24"/>
          <w:szCs w:val="24"/>
        </w:rPr>
        <w:t>(i.e. exploiting an unsecured attack surface</w:t>
      </w:r>
      <w:ins w:id="879" w:author="david goldhar" w:date="2019-02-27T13:34:00Z">
        <w:r w:rsidR="00E14383">
          <w:rPr>
            <w:rFonts w:cstheme="minorHAnsi"/>
            <w:sz w:val="24"/>
            <w:szCs w:val="24"/>
          </w:rPr>
          <w:t>,</w:t>
        </w:r>
      </w:ins>
      <w:r w:rsidRPr="00C5160C">
        <w:rPr>
          <w:rFonts w:cstheme="minorHAnsi"/>
          <w:sz w:val="24"/>
          <w:szCs w:val="24"/>
        </w:rPr>
        <w:t xml:space="preserve"> or a generic malware that was introduced to the shop floor unintentionally by an employe</w:t>
      </w:r>
      <w:r>
        <w:rPr>
          <w:rFonts w:cstheme="minorHAnsi"/>
          <w:sz w:val="24"/>
          <w:szCs w:val="24"/>
        </w:rPr>
        <w:t>e</w:t>
      </w:r>
      <w:r w:rsidRPr="00C5160C">
        <w:rPr>
          <w:rFonts w:cstheme="minorHAnsi"/>
          <w:sz w:val="24"/>
          <w:szCs w:val="24"/>
        </w:rPr>
        <w:t xml:space="preserve">) has the potential to cause production </w:t>
      </w:r>
      <w:r>
        <w:rPr>
          <w:rFonts w:cstheme="minorHAnsi"/>
          <w:sz w:val="24"/>
          <w:szCs w:val="24"/>
        </w:rPr>
        <w:t>failure</w:t>
      </w:r>
      <w:ins w:id="880" w:author="david goldhar" w:date="2019-02-27T13:35:00Z">
        <w:r w:rsidR="00E14383">
          <w:rPr>
            <w:rFonts w:cstheme="minorHAnsi"/>
            <w:sz w:val="24"/>
            <w:szCs w:val="24"/>
          </w:rPr>
          <w:t>,</w:t>
        </w:r>
      </w:ins>
      <w:r>
        <w:rPr>
          <w:rFonts w:cstheme="minorHAnsi"/>
          <w:sz w:val="24"/>
          <w:szCs w:val="24"/>
        </w:rPr>
        <w:t xml:space="preserve"> </w:t>
      </w:r>
      <w:r w:rsidRPr="00C5160C">
        <w:rPr>
          <w:rFonts w:cstheme="minorHAnsi"/>
          <w:sz w:val="24"/>
          <w:szCs w:val="24"/>
        </w:rPr>
        <w:t xml:space="preserve">or interfere with </w:t>
      </w:r>
      <w:del w:id="881" w:author="david goldhar" w:date="2019-02-27T13:35:00Z">
        <w:r w:rsidRPr="00C5160C" w:rsidDel="00E14383">
          <w:rPr>
            <w:rFonts w:cstheme="minorHAnsi"/>
            <w:sz w:val="24"/>
            <w:szCs w:val="24"/>
          </w:rPr>
          <w:delText xml:space="preserve">the </w:delText>
        </w:r>
      </w:del>
      <w:r w:rsidRPr="00C5160C">
        <w:rPr>
          <w:rFonts w:cstheme="minorHAnsi"/>
          <w:sz w:val="24"/>
          <w:szCs w:val="24"/>
        </w:rPr>
        <w:t>safety mechanisms</w:t>
      </w:r>
      <w:ins w:id="882" w:author="david goldhar" w:date="2019-02-27T13:35:00Z">
        <w:r w:rsidR="00E14383">
          <w:rPr>
            <w:rFonts w:cstheme="minorHAnsi"/>
            <w:sz w:val="24"/>
            <w:szCs w:val="24"/>
          </w:rPr>
          <w:t>,</w:t>
        </w:r>
      </w:ins>
      <w:r w:rsidRPr="00C5160C">
        <w:rPr>
          <w:rFonts w:cstheme="minorHAnsi"/>
          <w:sz w:val="24"/>
          <w:szCs w:val="24"/>
        </w:rPr>
        <w:t xml:space="preserve"> resulting in </w:t>
      </w:r>
      <w:r>
        <w:rPr>
          <w:rFonts w:cstheme="minorHAnsi"/>
          <w:sz w:val="24"/>
          <w:szCs w:val="24"/>
        </w:rPr>
        <w:t xml:space="preserve">potential </w:t>
      </w:r>
      <w:r w:rsidRPr="00C5160C">
        <w:rPr>
          <w:rFonts w:cstheme="minorHAnsi"/>
          <w:sz w:val="24"/>
          <w:szCs w:val="24"/>
        </w:rPr>
        <w:t xml:space="preserve">financial </w:t>
      </w:r>
      <w:del w:id="883" w:author="david goldhar" w:date="2019-02-27T13:35:00Z">
        <w:r w:rsidRPr="00C5160C" w:rsidDel="00E14383">
          <w:rPr>
            <w:rFonts w:cstheme="minorHAnsi"/>
            <w:sz w:val="24"/>
            <w:szCs w:val="24"/>
          </w:rPr>
          <w:delText>cost</w:delText>
        </w:r>
      </w:del>
      <w:ins w:id="884" w:author="david goldhar" w:date="2019-02-27T13:35:00Z">
        <w:r w:rsidR="00E14383">
          <w:rPr>
            <w:rFonts w:cstheme="minorHAnsi"/>
            <w:sz w:val="24"/>
            <w:szCs w:val="24"/>
          </w:rPr>
          <w:t>loss</w:t>
        </w:r>
      </w:ins>
      <w:r w:rsidRPr="00C5160C">
        <w:rPr>
          <w:rFonts w:cstheme="minorHAnsi"/>
          <w:sz w:val="24"/>
          <w:szCs w:val="24"/>
        </w:rPr>
        <w:t>, reputation loss</w:t>
      </w:r>
      <w:ins w:id="885" w:author="david goldhar" w:date="2019-02-27T13:35:00Z">
        <w:r w:rsidR="00E14383">
          <w:rPr>
            <w:rFonts w:cstheme="minorHAnsi"/>
            <w:sz w:val="24"/>
            <w:szCs w:val="24"/>
          </w:rPr>
          <w:t>,</w:t>
        </w:r>
      </w:ins>
      <w:r w:rsidRPr="00C5160C">
        <w:rPr>
          <w:rFonts w:cstheme="minorHAnsi"/>
          <w:sz w:val="24"/>
          <w:szCs w:val="24"/>
        </w:rPr>
        <w:t xml:space="preserve"> or even </w:t>
      </w:r>
      <w:del w:id="886" w:author="david goldhar" w:date="2019-02-27T13:35:00Z">
        <w:r w:rsidRPr="00C5160C" w:rsidDel="00E14383">
          <w:rPr>
            <w:rFonts w:cstheme="minorHAnsi"/>
            <w:sz w:val="24"/>
            <w:szCs w:val="24"/>
          </w:rPr>
          <w:delText xml:space="preserve">human </w:delText>
        </w:r>
      </w:del>
      <w:ins w:id="887" w:author="david goldhar" w:date="2019-02-27T13:35:00Z">
        <w:r w:rsidR="00E14383">
          <w:rPr>
            <w:rFonts w:cstheme="minorHAnsi"/>
            <w:sz w:val="24"/>
            <w:szCs w:val="24"/>
          </w:rPr>
          <w:t xml:space="preserve">personal </w:t>
        </w:r>
      </w:ins>
      <w:r w:rsidRPr="00C5160C">
        <w:rPr>
          <w:rFonts w:cstheme="minorHAnsi"/>
          <w:sz w:val="24"/>
          <w:szCs w:val="24"/>
        </w:rPr>
        <w:t>injuries.</w:t>
      </w:r>
    </w:p>
    <w:p w14:paraId="0288EE15" w14:textId="270AAD9A" w:rsidR="00CA30DE" w:rsidRPr="00221EA8" w:rsidRDefault="00CA30DE" w:rsidP="00E14383">
      <w:pPr>
        <w:rPr>
          <w:rFonts w:cstheme="minorHAnsi"/>
          <w:b/>
          <w:bCs/>
          <w:sz w:val="24"/>
          <w:szCs w:val="24"/>
        </w:rPr>
      </w:pPr>
      <w:r w:rsidRPr="0041369E">
        <w:rPr>
          <w:rFonts w:cstheme="minorHAnsi"/>
          <w:b/>
          <w:bCs/>
          <w:sz w:val="24"/>
          <w:szCs w:val="24"/>
        </w:rPr>
        <w:t xml:space="preserve">The cornerstone of risk </w:t>
      </w:r>
      <w:r>
        <w:rPr>
          <w:rFonts w:cstheme="minorHAnsi"/>
          <w:b/>
          <w:bCs/>
          <w:sz w:val="24"/>
          <w:szCs w:val="24"/>
        </w:rPr>
        <w:t xml:space="preserve">governance by segmentation </w:t>
      </w:r>
      <w:r w:rsidRPr="0041369E">
        <w:rPr>
          <w:rFonts w:cstheme="minorHAnsi"/>
          <w:b/>
          <w:bCs/>
          <w:sz w:val="24"/>
          <w:szCs w:val="24"/>
        </w:rPr>
        <w:t xml:space="preserve">is </w:t>
      </w:r>
      <w:ins w:id="888" w:author="david goldhar" w:date="2019-02-27T13:35:00Z">
        <w:r w:rsidR="00E14383">
          <w:rPr>
            <w:rFonts w:cstheme="minorHAnsi"/>
            <w:b/>
            <w:bCs/>
            <w:sz w:val="24"/>
            <w:szCs w:val="24"/>
          </w:rPr>
          <w:t xml:space="preserve">to </w:t>
        </w:r>
      </w:ins>
      <w:r w:rsidRPr="0041369E">
        <w:rPr>
          <w:rFonts w:cstheme="minorHAnsi"/>
          <w:b/>
          <w:bCs/>
          <w:sz w:val="24"/>
          <w:szCs w:val="24"/>
        </w:rPr>
        <w:t>identify</w:t>
      </w:r>
      <w:del w:id="889" w:author="david goldhar" w:date="2019-02-27T13:35:00Z">
        <w:r w:rsidRPr="0041369E" w:rsidDel="00E14383">
          <w:rPr>
            <w:rFonts w:cstheme="minorHAnsi"/>
            <w:b/>
            <w:bCs/>
            <w:sz w:val="24"/>
            <w:szCs w:val="24"/>
          </w:rPr>
          <w:delText>ing</w:delText>
        </w:r>
      </w:del>
      <w:r w:rsidRPr="0041369E">
        <w:rPr>
          <w:rFonts w:cstheme="minorHAnsi"/>
          <w:b/>
          <w:bCs/>
          <w:sz w:val="24"/>
          <w:szCs w:val="24"/>
        </w:rPr>
        <w:t xml:space="preserve"> the </w:t>
      </w:r>
      <w:ins w:id="890" w:author="david goldhar" w:date="2019-02-27T13:36:00Z">
        <w:r w:rsidR="00E14383" w:rsidRPr="0041369E">
          <w:rPr>
            <w:rFonts w:cstheme="minorHAnsi"/>
            <w:b/>
            <w:bCs/>
            <w:sz w:val="24"/>
            <w:szCs w:val="24"/>
          </w:rPr>
          <w:t xml:space="preserve">attack surfaces </w:t>
        </w:r>
      </w:ins>
      <w:r w:rsidRPr="0041369E">
        <w:rPr>
          <w:rFonts w:cstheme="minorHAnsi"/>
          <w:b/>
          <w:bCs/>
          <w:sz w:val="24"/>
          <w:szCs w:val="24"/>
        </w:rPr>
        <w:t xml:space="preserve">most </w:t>
      </w:r>
      <w:del w:id="891" w:author="david goldhar" w:date="2019-02-27T13:36:00Z">
        <w:r w:rsidDel="00E14383">
          <w:rPr>
            <w:rFonts w:cstheme="minorHAnsi"/>
            <w:b/>
            <w:bCs/>
            <w:sz w:val="24"/>
            <w:szCs w:val="24"/>
          </w:rPr>
          <w:delText xml:space="preserve">probable </w:delText>
        </w:r>
      </w:del>
      <w:ins w:id="892" w:author="david goldhar" w:date="2019-02-27T13:36:00Z">
        <w:r w:rsidR="00E14383">
          <w:rPr>
            <w:rFonts w:cstheme="minorHAnsi"/>
            <w:b/>
            <w:bCs/>
            <w:sz w:val="24"/>
            <w:szCs w:val="24"/>
          </w:rPr>
          <w:t xml:space="preserve">likely </w:t>
        </w:r>
      </w:ins>
      <w:r>
        <w:rPr>
          <w:rFonts w:cstheme="minorHAnsi"/>
          <w:b/>
          <w:bCs/>
          <w:sz w:val="24"/>
          <w:szCs w:val="24"/>
        </w:rPr>
        <w:t>to be exploited</w:t>
      </w:r>
      <w:ins w:id="893" w:author="david goldhar" w:date="2019-02-27T13:36:00Z">
        <w:r w:rsidR="00E14383">
          <w:rPr>
            <w:rFonts w:cstheme="minorHAnsi"/>
            <w:b/>
            <w:bCs/>
            <w:sz w:val="24"/>
            <w:szCs w:val="24"/>
          </w:rPr>
          <w:t>,</w:t>
        </w:r>
      </w:ins>
      <w:r w:rsidRPr="0041369E">
        <w:rPr>
          <w:rFonts w:cstheme="minorHAnsi"/>
          <w:b/>
          <w:bCs/>
          <w:sz w:val="24"/>
          <w:szCs w:val="24"/>
        </w:rPr>
        <w:t xml:space="preserve"> </w:t>
      </w:r>
      <w:del w:id="894" w:author="david goldhar" w:date="2019-02-27T13:36:00Z">
        <w:r w:rsidRPr="0041369E" w:rsidDel="00E14383">
          <w:rPr>
            <w:rFonts w:cstheme="minorHAnsi"/>
            <w:b/>
            <w:bCs/>
            <w:sz w:val="24"/>
            <w:szCs w:val="24"/>
          </w:rPr>
          <w:delText xml:space="preserve">attack surfaces </w:delText>
        </w:r>
      </w:del>
      <w:r w:rsidRPr="00221EA8">
        <w:rPr>
          <w:rFonts w:cstheme="minorHAnsi"/>
          <w:b/>
          <w:bCs/>
          <w:sz w:val="24"/>
          <w:szCs w:val="24"/>
        </w:rPr>
        <w:t xml:space="preserve">and </w:t>
      </w:r>
      <w:r>
        <w:rPr>
          <w:rFonts w:cstheme="minorHAnsi"/>
          <w:b/>
          <w:bCs/>
          <w:sz w:val="24"/>
          <w:szCs w:val="24"/>
        </w:rPr>
        <w:t>the r</w:t>
      </w:r>
      <w:r w:rsidRPr="008C448E">
        <w:rPr>
          <w:rFonts w:cstheme="minorHAnsi"/>
          <w:b/>
          <w:bCs/>
          <w:sz w:val="24"/>
          <w:szCs w:val="24"/>
        </w:rPr>
        <w:t>espective</w:t>
      </w:r>
      <w:del w:id="895" w:author="david goldhar" w:date="2019-02-27T13:36:00Z">
        <w:r w:rsidRPr="008C448E" w:rsidDel="00E14383">
          <w:rPr>
            <w:rFonts w:cstheme="minorHAnsi"/>
            <w:b/>
            <w:bCs/>
            <w:sz w:val="24"/>
            <w:szCs w:val="24"/>
          </w:rPr>
          <w:delText>ly</w:delText>
        </w:r>
      </w:del>
      <w:r>
        <w:rPr>
          <w:rFonts w:cstheme="minorHAnsi"/>
          <w:b/>
          <w:bCs/>
          <w:sz w:val="24"/>
          <w:szCs w:val="24"/>
        </w:rPr>
        <w:t xml:space="preserve"> attack </w:t>
      </w:r>
      <w:r w:rsidRPr="00221EA8">
        <w:rPr>
          <w:rFonts w:cstheme="minorHAnsi"/>
          <w:b/>
          <w:bCs/>
          <w:sz w:val="24"/>
          <w:szCs w:val="24"/>
        </w:rPr>
        <w:t xml:space="preserve">vectors that would </w:t>
      </w:r>
      <w:ins w:id="896" w:author="david goldhar" w:date="2019-02-27T13:37:00Z">
        <w:r w:rsidR="00E14383">
          <w:rPr>
            <w:rFonts w:cstheme="minorHAnsi"/>
            <w:b/>
            <w:bCs/>
            <w:sz w:val="24"/>
            <w:szCs w:val="24"/>
          </w:rPr>
          <w:t xml:space="preserve">encounter </w:t>
        </w:r>
      </w:ins>
      <w:del w:id="897" w:author="david goldhar" w:date="2019-02-27T13:37:00Z">
        <w:r w:rsidRPr="00221EA8" w:rsidDel="00E14383">
          <w:rPr>
            <w:rFonts w:cstheme="minorHAnsi"/>
            <w:b/>
            <w:bCs/>
            <w:sz w:val="24"/>
            <w:szCs w:val="24"/>
          </w:rPr>
          <w:delText xml:space="preserve">offer </w:delText>
        </w:r>
      </w:del>
      <w:r w:rsidRPr="00221EA8">
        <w:rPr>
          <w:rFonts w:cstheme="minorHAnsi"/>
          <w:b/>
          <w:bCs/>
          <w:sz w:val="24"/>
          <w:szCs w:val="24"/>
        </w:rPr>
        <w:t xml:space="preserve">the least resistance </w:t>
      </w:r>
      <w:del w:id="898" w:author="david goldhar" w:date="2019-02-27T13:37:00Z">
        <w:r w:rsidRPr="00221EA8" w:rsidDel="00E14383">
          <w:rPr>
            <w:rFonts w:cstheme="minorHAnsi"/>
            <w:b/>
            <w:bCs/>
            <w:sz w:val="24"/>
            <w:szCs w:val="24"/>
          </w:rPr>
          <w:delText xml:space="preserve">to </w:delText>
        </w:r>
      </w:del>
      <w:ins w:id="899" w:author="david goldhar" w:date="2019-02-27T13:37:00Z">
        <w:r w:rsidR="00E14383">
          <w:rPr>
            <w:rFonts w:cstheme="minorHAnsi"/>
            <w:b/>
            <w:bCs/>
            <w:sz w:val="24"/>
            <w:szCs w:val="24"/>
          </w:rPr>
          <w:t xml:space="preserve">in </w:t>
        </w:r>
      </w:ins>
      <w:r w:rsidRPr="00221EA8">
        <w:rPr>
          <w:rFonts w:cstheme="minorHAnsi"/>
          <w:b/>
          <w:bCs/>
          <w:sz w:val="24"/>
          <w:szCs w:val="24"/>
        </w:rPr>
        <w:t>an attack.</w:t>
      </w:r>
    </w:p>
    <w:p w14:paraId="5A224C08" w14:textId="7F83FF7F" w:rsidR="00CA30DE" w:rsidRPr="00C5160C" w:rsidRDefault="00CA30DE" w:rsidP="00CF49D0">
      <w:pPr>
        <w:shd w:val="clear" w:color="auto" w:fill="FFFFFF" w:themeFill="background1"/>
        <w:rPr>
          <w:rFonts w:cstheme="minorHAnsi"/>
          <w:sz w:val="24"/>
          <w:szCs w:val="24"/>
        </w:rPr>
      </w:pPr>
      <w:r w:rsidRPr="00C5160C">
        <w:rPr>
          <w:rFonts w:cstheme="minorHAnsi"/>
          <w:sz w:val="24"/>
          <w:szCs w:val="24"/>
        </w:rPr>
        <w:t xml:space="preserve">The following are </w:t>
      </w:r>
      <w:del w:id="900" w:author="david goldhar" w:date="2019-02-28T11:59:00Z">
        <w:r w:rsidRPr="00C5160C" w:rsidDel="002D4443">
          <w:rPr>
            <w:rFonts w:cstheme="minorHAnsi"/>
            <w:sz w:val="24"/>
            <w:szCs w:val="24"/>
          </w:rPr>
          <w:delText xml:space="preserve">a </w:delText>
        </w:r>
      </w:del>
      <w:r w:rsidRPr="00C5160C">
        <w:rPr>
          <w:rFonts w:cstheme="minorHAnsi"/>
          <w:sz w:val="24"/>
          <w:szCs w:val="24"/>
        </w:rPr>
        <w:t>potential entry points</w:t>
      </w:r>
      <w:r>
        <w:rPr>
          <w:rFonts w:cstheme="minorHAnsi"/>
          <w:sz w:val="24"/>
          <w:szCs w:val="24"/>
        </w:rPr>
        <w:t xml:space="preserve"> (with some short examples) </w:t>
      </w:r>
      <w:r w:rsidRPr="00C5160C">
        <w:rPr>
          <w:rFonts w:cstheme="minorHAnsi"/>
          <w:sz w:val="24"/>
          <w:szCs w:val="24"/>
        </w:rPr>
        <w:t xml:space="preserve">of a cyber-attack </w:t>
      </w:r>
      <w:r>
        <w:rPr>
          <w:rFonts w:cstheme="minorHAnsi"/>
          <w:sz w:val="24"/>
          <w:szCs w:val="24"/>
        </w:rPr>
        <w:t>to</w:t>
      </w:r>
      <w:r w:rsidRPr="00C5160C">
        <w:rPr>
          <w:rFonts w:cstheme="minorHAnsi"/>
          <w:sz w:val="24"/>
          <w:szCs w:val="24"/>
        </w:rPr>
        <w:t xml:space="preserve"> the UT hall, prioritized by ease of </w:t>
      </w:r>
      <w:del w:id="901" w:author="david goldhar" w:date="2019-02-27T13:37:00Z">
        <w:r w:rsidRPr="00C5160C" w:rsidDel="00CF49D0">
          <w:rPr>
            <w:rFonts w:cstheme="minorHAnsi"/>
            <w:sz w:val="24"/>
            <w:szCs w:val="24"/>
          </w:rPr>
          <w:delText xml:space="preserve">penetration’s </w:delText>
        </w:r>
      </w:del>
      <w:r w:rsidRPr="00C5160C">
        <w:rPr>
          <w:rFonts w:cstheme="minorHAnsi"/>
          <w:sz w:val="24"/>
          <w:szCs w:val="24"/>
        </w:rPr>
        <w:t xml:space="preserve">potential </w:t>
      </w:r>
      <w:ins w:id="902" w:author="david goldhar" w:date="2019-02-27T13:37:00Z">
        <w:r w:rsidR="00CF49D0" w:rsidRPr="00C5160C">
          <w:rPr>
            <w:rFonts w:cstheme="minorHAnsi"/>
            <w:sz w:val="24"/>
            <w:szCs w:val="24"/>
          </w:rPr>
          <w:t>penetration</w:t>
        </w:r>
        <w:r w:rsidR="00CF49D0">
          <w:rPr>
            <w:rFonts w:cstheme="minorHAnsi"/>
            <w:sz w:val="24"/>
            <w:szCs w:val="24"/>
          </w:rPr>
          <w:t xml:space="preserve"> </w:t>
        </w:r>
      </w:ins>
      <w:r w:rsidRPr="00C5160C">
        <w:rPr>
          <w:rFonts w:cstheme="minorHAnsi"/>
          <w:sz w:val="24"/>
          <w:szCs w:val="24"/>
        </w:rPr>
        <w:t xml:space="preserve">(prioritization is based upon our insights </w:t>
      </w:r>
      <w:del w:id="903" w:author="david goldhar" w:date="2019-02-27T13:38:00Z">
        <w:r w:rsidRPr="00C5160C" w:rsidDel="00CF49D0">
          <w:rPr>
            <w:rFonts w:cstheme="minorHAnsi"/>
            <w:sz w:val="24"/>
            <w:szCs w:val="24"/>
          </w:rPr>
          <w:delText>of</w:delText>
        </w:r>
      </w:del>
      <w:ins w:id="904" w:author="david goldhar" w:date="2019-02-27T13:38:00Z">
        <w:r w:rsidR="00CF49D0">
          <w:rPr>
            <w:rFonts w:cstheme="minorHAnsi"/>
            <w:sz w:val="24"/>
            <w:szCs w:val="24"/>
          </w:rPr>
          <w:t xml:space="preserve">about the </w:t>
        </w:r>
      </w:ins>
      <w:del w:id="905" w:author="david goldhar" w:date="2019-02-27T13:38:00Z">
        <w:r w:rsidRPr="00C5160C" w:rsidDel="00CF49D0">
          <w:rPr>
            <w:rFonts w:cstheme="minorHAnsi"/>
            <w:sz w:val="24"/>
            <w:szCs w:val="24"/>
          </w:rPr>
          <w:delText xml:space="preserve"> </w:delText>
        </w:r>
      </w:del>
      <w:r w:rsidR="00EF4787">
        <w:rPr>
          <w:rFonts w:cstheme="minorHAnsi"/>
          <w:sz w:val="24"/>
          <w:szCs w:val="24"/>
        </w:rPr>
        <w:t>MB</w:t>
      </w:r>
      <w:r w:rsidRPr="00C5160C">
        <w:rPr>
          <w:rFonts w:cstheme="minorHAnsi"/>
          <w:sz w:val="24"/>
          <w:szCs w:val="24"/>
        </w:rPr>
        <w:t xml:space="preserve"> shop floors and halls</w:t>
      </w:r>
      <w:ins w:id="906" w:author="david goldhar" w:date="2019-02-27T13:38:00Z">
        <w:r w:rsidR="00CF49D0">
          <w:rPr>
            <w:rFonts w:cstheme="minorHAnsi"/>
            <w:sz w:val="24"/>
            <w:szCs w:val="24"/>
          </w:rPr>
          <w:t>,</w:t>
        </w:r>
      </w:ins>
      <w:r w:rsidRPr="00C5160C">
        <w:rPr>
          <w:rFonts w:cstheme="minorHAnsi"/>
          <w:sz w:val="24"/>
          <w:szCs w:val="24"/>
        </w:rPr>
        <w:t xml:space="preserve"> gained by the intimate knowledge we developed over the last months):</w:t>
      </w:r>
    </w:p>
    <w:p w14:paraId="70CBB5C8"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bookmarkStart w:id="907" w:name="_Hlk534717322"/>
      <w:r>
        <w:rPr>
          <w:rFonts w:cstheme="minorHAnsi"/>
          <w:sz w:val="24"/>
          <w:szCs w:val="24"/>
        </w:rPr>
        <w:t>Untertürkheim</w:t>
      </w:r>
      <w:bookmarkEnd w:id="907"/>
      <w:r w:rsidRPr="00C5160C">
        <w:rPr>
          <w:rFonts w:cstheme="minorHAnsi"/>
          <w:sz w:val="24"/>
          <w:szCs w:val="24"/>
        </w:rPr>
        <w:t xml:space="preserve"> offices/datacenter LANs</w:t>
      </w:r>
    </w:p>
    <w:p w14:paraId="5209B98F"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 malicious email containing undetected malware</w:t>
      </w:r>
    </w:p>
    <w:p w14:paraId="5A207F2F"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Surfing into an infected web site and unintentionally downloading a malware</w:t>
      </w:r>
    </w:p>
    <w:p w14:paraId="2BBC1EEB"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DCN</w:t>
      </w:r>
    </w:p>
    <w:p w14:paraId="6AFAE5F9"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An infected workstation tries to scan the networks and perform lateral movement</w:t>
      </w:r>
    </w:p>
    <w:p w14:paraId="36558209"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Pr>
          <w:rFonts w:cstheme="minorHAnsi"/>
          <w:sz w:val="24"/>
          <w:szCs w:val="24"/>
        </w:rPr>
        <w:t>DMZ</w:t>
      </w:r>
    </w:p>
    <w:p w14:paraId="096A616C" w14:textId="78F4A7D0"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The AV server (water holing attack</w:t>
      </w:r>
      <w:ins w:id="908" w:author="david goldhar" w:date="2019-02-28T11:59:00Z">
        <w:r w:rsidR="00ED0929">
          <w:rPr>
            <w:rFonts w:cstheme="minorHAnsi"/>
            <w:sz w:val="24"/>
            <w:szCs w:val="24"/>
          </w:rPr>
          <w:t>,</w:t>
        </w:r>
      </w:ins>
      <w:r>
        <w:rPr>
          <w:rFonts w:cstheme="minorHAnsi"/>
          <w:sz w:val="24"/>
          <w:szCs w:val="24"/>
        </w:rPr>
        <w:t xml:space="preserve"> or unpatched platform) </w:t>
      </w:r>
      <w:del w:id="909" w:author="david goldhar" w:date="2019-02-28T11:59:00Z">
        <w:r w:rsidDel="00ED0929">
          <w:rPr>
            <w:rFonts w:cstheme="minorHAnsi"/>
            <w:sz w:val="24"/>
            <w:szCs w:val="24"/>
          </w:rPr>
          <w:delText xml:space="preserve">was </w:delText>
        </w:r>
      </w:del>
      <w:ins w:id="910" w:author="david goldhar" w:date="2019-02-28T11:59:00Z">
        <w:r w:rsidR="00ED0929">
          <w:rPr>
            <w:rFonts w:cstheme="minorHAnsi"/>
            <w:sz w:val="24"/>
            <w:szCs w:val="24"/>
          </w:rPr>
          <w:t xml:space="preserve">is </w:t>
        </w:r>
      </w:ins>
      <w:r>
        <w:rPr>
          <w:rFonts w:cstheme="minorHAnsi"/>
          <w:sz w:val="24"/>
          <w:szCs w:val="24"/>
        </w:rPr>
        <w:t>breached and used as a staging point</w:t>
      </w:r>
    </w:p>
    <w:p w14:paraId="51283105"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Supply chain (as a part of hardware/software)</w:t>
      </w:r>
    </w:p>
    <w:p w14:paraId="0DED5CEB" w14:textId="77777777" w:rsidR="00CA30DE"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A production floor asset comes with a preinstalled malware</w:t>
      </w:r>
    </w:p>
    <w:p w14:paraId="66125D83"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External technician laptop/DVD/USB</w:t>
      </w:r>
    </w:p>
    <w:p w14:paraId="699A68FE"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Emergency firmware updates via external infected laptop</w:t>
      </w:r>
    </w:p>
    <w:p w14:paraId="63BAC285"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Remote access solution</w:t>
      </w:r>
    </w:p>
    <w:p w14:paraId="0EC557E3"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lastRenderedPageBreak/>
        <w:t>Through credentials theft or misconfiguration of the remote access solution</w:t>
      </w:r>
    </w:p>
    <w:p w14:paraId="43C964B3" w14:textId="77777777" w:rsidR="00CA30DE" w:rsidRDefault="00CA30DE" w:rsidP="009956E1">
      <w:pPr>
        <w:pStyle w:val="ListParagraph"/>
        <w:numPr>
          <w:ilvl w:val="0"/>
          <w:numId w:val="10"/>
        </w:numPr>
        <w:shd w:val="clear" w:color="auto" w:fill="FFFFFF" w:themeFill="background1"/>
        <w:jc w:val="both"/>
        <w:rPr>
          <w:rFonts w:cstheme="minorHAnsi"/>
          <w:sz w:val="24"/>
          <w:szCs w:val="24"/>
        </w:rPr>
      </w:pPr>
      <w:r w:rsidRPr="00C5160C">
        <w:rPr>
          <w:rFonts w:cstheme="minorHAnsi"/>
          <w:sz w:val="24"/>
          <w:szCs w:val="24"/>
        </w:rPr>
        <w:t>Daimler’s employee USB/laptop</w:t>
      </w:r>
    </w:p>
    <w:p w14:paraId="2028FA93" w14:textId="77777777" w:rsidR="00CA30DE" w:rsidRPr="00C5160C" w:rsidRDefault="00CA30DE" w:rsidP="009956E1">
      <w:pPr>
        <w:pStyle w:val="ListParagraph"/>
        <w:numPr>
          <w:ilvl w:val="1"/>
          <w:numId w:val="10"/>
        </w:numPr>
        <w:shd w:val="clear" w:color="auto" w:fill="FFFFFF" w:themeFill="background1"/>
        <w:jc w:val="both"/>
        <w:rPr>
          <w:rFonts w:cstheme="minorHAnsi"/>
          <w:sz w:val="24"/>
          <w:szCs w:val="24"/>
        </w:rPr>
      </w:pPr>
      <w:r>
        <w:rPr>
          <w:rFonts w:cstheme="minorHAnsi"/>
          <w:sz w:val="24"/>
          <w:szCs w:val="24"/>
        </w:rPr>
        <w:t>Ungoverned workstation used to upload materials to the network</w:t>
      </w:r>
    </w:p>
    <w:p w14:paraId="5F21A12F" w14:textId="5CD6C89A" w:rsidR="00CA30DE" w:rsidRPr="00C5160C" w:rsidDel="00ED0929" w:rsidRDefault="00CA30DE" w:rsidP="00CA30DE">
      <w:pPr>
        <w:rPr>
          <w:del w:id="911" w:author="david goldhar" w:date="2019-02-28T12:00:00Z"/>
          <w:rFonts w:cstheme="minorHAnsi"/>
          <w:sz w:val="24"/>
          <w:szCs w:val="24"/>
        </w:rPr>
      </w:pPr>
    </w:p>
    <w:p w14:paraId="2831625D" w14:textId="36AD44D7" w:rsidR="00CA30DE" w:rsidRPr="00C5160C" w:rsidDel="00ED0929" w:rsidRDefault="00CA30DE" w:rsidP="00CA30DE">
      <w:pPr>
        <w:rPr>
          <w:del w:id="912" w:author="david goldhar" w:date="2019-02-28T12:01:00Z"/>
          <w:rFonts w:cstheme="minorHAnsi"/>
          <w:sz w:val="24"/>
          <w:szCs w:val="24"/>
        </w:rPr>
      </w:pPr>
      <w:r w:rsidRPr="00C5160C">
        <w:rPr>
          <w:rFonts w:cstheme="minorHAnsi"/>
          <w:sz w:val="24"/>
          <w:szCs w:val="24"/>
        </w:rPr>
        <w:t>The highest risk</w:t>
      </w:r>
      <w:del w:id="913" w:author="david goldhar" w:date="2019-02-28T12:00:00Z">
        <w:r w:rsidRPr="00C5160C" w:rsidDel="00ED0929">
          <w:rPr>
            <w:rFonts w:cstheme="minorHAnsi"/>
            <w:sz w:val="24"/>
            <w:szCs w:val="24"/>
          </w:rPr>
          <w:delText>’s</w:delText>
        </w:r>
      </w:del>
      <w:r w:rsidRPr="00C5160C">
        <w:rPr>
          <w:rFonts w:cstheme="minorHAnsi"/>
          <w:sz w:val="24"/>
          <w:szCs w:val="24"/>
        </w:rPr>
        <w:t xml:space="preserve"> priority is given to the IT network and assets, even though it has </w:t>
      </w:r>
      <w:del w:id="914" w:author="david goldhar" w:date="2019-02-28T12:00:00Z">
        <w:r w:rsidRPr="00C5160C" w:rsidDel="00ED0929">
          <w:rPr>
            <w:rFonts w:cstheme="minorHAnsi"/>
            <w:sz w:val="24"/>
            <w:szCs w:val="24"/>
          </w:rPr>
          <w:delText xml:space="preserve">a </w:delText>
        </w:r>
      </w:del>
      <w:r>
        <w:rPr>
          <w:rFonts w:cstheme="minorHAnsi"/>
          <w:sz w:val="24"/>
          <w:szCs w:val="24"/>
        </w:rPr>
        <w:t xml:space="preserve">relatively </w:t>
      </w:r>
      <w:r w:rsidRPr="00C5160C">
        <w:rPr>
          <w:rFonts w:cstheme="minorHAnsi"/>
          <w:sz w:val="24"/>
          <w:szCs w:val="24"/>
        </w:rPr>
        <w:t>good security control policies and infrastructure</w:t>
      </w:r>
      <w:ins w:id="915" w:author="david goldhar" w:date="2019-02-28T12:00:00Z">
        <w:r w:rsidR="00ED0929">
          <w:rPr>
            <w:rFonts w:cstheme="minorHAnsi"/>
            <w:sz w:val="24"/>
            <w:szCs w:val="24"/>
            <w:lang w:val="en-US"/>
          </w:rPr>
          <w:t xml:space="preserve">. This </w:t>
        </w:r>
      </w:ins>
      <w:del w:id="916" w:author="david goldhar" w:date="2019-02-28T12:00:00Z">
        <w:r w:rsidRPr="00C5160C" w:rsidDel="00ED0929">
          <w:rPr>
            <w:rFonts w:cstheme="minorHAnsi"/>
            <w:sz w:val="24"/>
            <w:szCs w:val="24"/>
          </w:rPr>
          <w:delText xml:space="preserve"> it </w:delText>
        </w:r>
      </w:del>
      <w:r w:rsidRPr="00C5160C">
        <w:rPr>
          <w:rFonts w:cstheme="minorHAnsi"/>
          <w:sz w:val="24"/>
          <w:szCs w:val="24"/>
        </w:rPr>
        <w:t>is due to the fact that the entire IT cyber security mindset is focused upon protecting IT infrastructure and not OT infrastructure, which leaves the shop floor vulnerable to any successful breach or OT attack technique from the IT infrastructure.</w:t>
      </w:r>
    </w:p>
    <w:p w14:paraId="09975EE8" w14:textId="77777777" w:rsidR="00CA30DE" w:rsidRDefault="00CA30DE">
      <w:pPr>
        <w:rPr>
          <w:rFonts w:cstheme="minorHAnsi"/>
          <w:sz w:val="24"/>
          <w:szCs w:val="24"/>
        </w:rPr>
      </w:pPr>
    </w:p>
    <w:p w14:paraId="0F20AAF3" w14:textId="77777777" w:rsidR="00CA30DE" w:rsidRPr="00C5160C" w:rsidRDefault="00CA30DE" w:rsidP="009956E1">
      <w:pPr>
        <w:pStyle w:val="ListParagraph"/>
        <w:numPr>
          <w:ilvl w:val="0"/>
          <w:numId w:val="11"/>
        </w:numPr>
        <w:rPr>
          <w:rFonts w:cstheme="minorHAnsi"/>
          <w:b/>
          <w:bCs/>
          <w:sz w:val="24"/>
          <w:szCs w:val="24"/>
        </w:rPr>
      </w:pPr>
      <w:r w:rsidRPr="00A61CA7">
        <w:rPr>
          <w:rFonts w:cstheme="minorHAnsi"/>
          <w:b/>
          <w:bCs/>
          <w:sz w:val="24"/>
          <w:szCs w:val="24"/>
          <w:highlight w:val="yellow"/>
        </w:rPr>
        <w:t>How</w:t>
      </w:r>
      <w:r>
        <w:rPr>
          <w:rFonts w:cstheme="minorHAnsi"/>
          <w:b/>
          <w:bCs/>
          <w:sz w:val="24"/>
          <w:szCs w:val="24"/>
        </w:rPr>
        <w:t xml:space="preserve"> to identify and prioritize the plant’s assets’ risks?</w:t>
      </w:r>
    </w:p>
    <w:p w14:paraId="734AD662" w14:textId="1DF6893F" w:rsidR="00CA30DE" w:rsidRPr="00C5160C" w:rsidRDefault="00CA30DE" w:rsidP="00CA30DE">
      <w:pPr>
        <w:rPr>
          <w:rFonts w:cstheme="minorHAnsi"/>
          <w:sz w:val="24"/>
          <w:szCs w:val="24"/>
        </w:rPr>
      </w:pPr>
      <w:r w:rsidRPr="00C5160C">
        <w:rPr>
          <w:rFonts w:cstheme="minorHAnsi"/>
          <w:sz w:val="24"/>
          <w:szCs w:val="24"/>
        </w:rPr>
        <w:t xml:space="preserve">This section deals with defining in clear terms </w:t>
      </w:r>
      <w:r>
        <w:rPr>
          <w:rFonts w:cstheme="minorHAnsi"/>
          <w:sz w:val="24"/>
          <w:szCs w:val="24"/>
        </w:rPr>
        <w:t xml:space="preserve">the </w:t>
      </w:r>
      <w:r w:rsidRPr="00C5160C">
        <w:rPr>
          <w:rFonts w:cstheme="minorHAnsi"/>
          <w:sz w:val="24"/>
          <w:szCs w:val="24"/>
        </w:rPr>
        <w:t>protection goals. It may seem trivial</w:t>
      </w:r>
      <w:ins w:id="917" w:author="david goldhar" w:date="2019-02-28T12:02:00Z">
        <w:r w:rsidR="00F85D68">
          <w:rPr>
            <w:rFonts w:cstheme="minorHAnsi"/>
            <w:sz w:val="24"/>
            <w:szCs w:val="24"/>
            <w:lang w:val="en-US"/>
          </w:rPr>
          <w:t>,</w:t>
        </w:r>
      </w:ins>
      <w:r w:rsidRPr="00C5160C">
        <w:rPr>
          <w:rFonts w:cstheme="minorHAnsi"/>
          <w:sz w:val="24"/>
          <w:szCs w:val="24"/>
        </w:rPr>
        <w:t xml:space="preserve"> but </w:t>
      </w:r>
      <w:r>
        <w:rPr>
          <w:rFonts w:cstheme="minorHAnsi"/>
          <w:sz w:val="24"/>
          <w:szCs w:val="24"/>
        </w:rPr>
        <w:t>f</w:t>
      </w:r>
      <w:r w:rsidRPr="00C5160C">
        <w:rPr>
          <w:rFonts w:cstheme="minorHAnsi"/>
          <w:sz w:val="24"/>
          <w:szCs w:val="24"/>
        </w:rPr>
        <w:t xml:space="preserve">ocusing the effort </w:t>
      </w:r>
      <w:del w:id="918" w:author="david goldhar" w:date="2019-02-28T12:02:00Z">
        <w:r w:rsidRPr="00C5160C" w:rsidDel="00F85D68">
          <w:rPr>
            <w:rFonts w:cstheme="minorHAnsi"/>
            <w:sz w:val="24"/>
            <w:szCs w:val="24"/>
          </w:rPr>
          <w:delText xml:space="preserve">in </w:delText>
        </w:r>
      </w:del>
      <w:ins w:id="919" w:author="david goldhar" w:date="2019-02-28T12:02:00Z">
        <w:r w:rsidR="00F85D68">
          <w:rPr>
            <w:rFonts w:cstheme="minorHAnsi"/>
            <w:sz w:val="24"/>
            <w:szCs w:val="24"/>
            <w:lang w:val="en-US"/>
          </w:rPr>
          <w:t xml:space="preserve">on </w:t>
        </w:r>
      </w:ins>
      <w:r w:rsidRPr="00C5160C">
        <w:rPr>
          <w:rFonts w:cstheme="minorHAnsi"/>
          <w:sz w:val="24"/>
          <w:szCs w:val="24"/>
        </w:rPr>
        <w:t xml:space="preserve">the most </w:t>
      </w:r>
      <w:del w:id="920" w:author="david goldhar" w:date="2019-02-28T12:02:00Z">
        <w:r w:rsidRPr="00C5160C" w:rsidDel="00F85D68">
          <w:rPr>
            <w:rFonts w:cstheme="minorHAnsi"/>
            <w:sz w:val="24"/>
            <w:szCs w:val="24"/>
          </w:rPr>
          <w:delText xml:space="preserve">probable </w:delText>
        </w:r>
      </w:del>
      <w:ins w:id="921" w:author="david goldhar" w:date="2019-02-28T12:02:00Z">
        <w:r w:rsidR="00F85D68">
          <w:rPr>
            <w:rFonts w:cstheme="minorHAnsi"/>
            <w:sz w:val="24"/>
            <w:szCs w:val="24"/>
            <w:lang w:val="en-US"/>
          </w:rPr>
          <w:t xml:space="preserve">likely </w:t>
        </w:r>
      </w:ins>
      <w:r w:rsidRPr="00C5160C">
        <w:rPr>
          <w:rFonts w:cstheme="minorHAnsi"/>
          <w:sz w:val="24"/>
          <w:szCs w:val="24"/>
        </w:rPr>
        <w:t>attack</w:t>
      </w:r>
      <w:del w:id="922" w:author="david goldhar" w:date="2019-02-28T12:02:00Z">
        <w:r w:rsidRPr="00C5160C" w:rsidDel="00F85D68">
          <w:rPr>
            <w:rFonts w:cstheme="minorHAnsi"/>
            <w:sz w:val="24"/>
            <w:szCs w:val="24"/>
          </w:rPr>
          <w:delText>s’</w:delText>
        </w:r>
      </w:del>
      <w:r w:rsidRPr="00C5160C">
        <w:rPr>
          <w:rFonts w:cstheme="minorHAnsi"/>
          <w:sz w:val="24"/>
          <w:szCs w:val="24"/>
        </w:rPr>
        <w:t xml:space="preserve"> targets</w:t>
      </w:r>
      <w:ins w:id="923" w:author="david goldhar" w:date="2019-02-28T12:02:00Z">
        <w:r w:rsidR="00F85D68">
          <w:rPr>
            <w:rFonts w:cstheme="minorHAnsi"/>
            <w:sz w:val="24"/>
            <w:szCs w:val="24"/>
            <w:lang w:val="en-US"/>
          </w:rPr>
          <w:t>,</w:t>
        </w:r>
      </w:ins>
      <w:r w:rsidRPr="00C5160C">
        <w:rPr>
          <w:rFonts w:cstheme="minorHAnsi"/>
          <w:sz w:val="24"/>
          <w:szCs w:val="24"/>
        </w:rPr>
        <w:t xml:space="preserve"> or the paths in which the attack</w:t>
      </w:r>
      <w:ins w:id="924" w:author="david goldhar" w:date="2019-02-28T12:02:00Z">
        <w:r w:rsidR="00F85D68">
          <w:rPr>
            <w:rFonts w:cstheme="minorHAnsi"/>
            <w:sz w:val="24"/>
            <w:szCs w:val="24"/>
            <w:lang w:val="en-US"/>
          </w:rPr>
          <w:t>s</w:t>
        </w:r>
      </w:ins>
      <w:r w:rsidRPr="00C5160C">
        <w:rPr>
          <w:rFonts w:cstheme="minorHAnsi"/>
          <w:sz w:val="24"/>
          <w:szCs w:val="24"/>
        </w:rPr>
        <w:t xml:space="preserve"> propagate in the network</w:t>
      </w:r>
      <w:ins w:id="925" w:author="david goldhar" w:date="2019-02-28T12:02:00Z">
        <w:r w:rsidR="00F85D68">
          <w:rPr>
            <w:rFonts w:cstheme="minorHAnsi"/>
            <w:sz w:val="24"/>
            <w:szCs w:val="24"/>
            <w:lang w:val="en-US"/>
          </w:rPr>
          <w:t>,</w:t>
        </w:r>
      </w:ins>
      <w:r w:rsidRPr="00C5160C">
        <w:rPr>
          <w:rFonts w:cstheme="minorHAnsi"/>
          <w:sz w:val="24"/>
          <w:szCs w:val="24"/>
        </w:rPr>
        <w:t xml:space="preserve"> can greatly increase </w:t>
      </w:r>
      <w:r>
        <w:rPr>
          <w:rFonts w:cstheme="minorHAnsi"/>
          <w:sz w:val="24"/>
          <w:szCs w:val="24"/>
        </w:rPr>
        <w:t>the</w:t>
      </w:r>
      <w:r w:rsidRPr="00C5160C">
        <w:rPr>
          <w:rFonts w:cstheme="minorHAnsi"/>
          <w:sz w:val="24"/>
          <w:szCs w:val="24"/>
        </w:rPr>
        <w:t xml:space="preserve"> </w:t>
      </w:r>
      <w:ins w:id="926" w:author="david goldhar" w:date="2019-02-28T12:02:00Z">
        <w:r w:rsidR="00F85D68" w:rsidRPr="00C5160C">
          <w:rPr>
            <w:rFonts w:cstheme="minorHAnsi"/>
            <w:sz w:val="24"/>
            <w:szCs w:val="24"/>
          </w:rPr>
          <w:t xml:space="preserve">effectiveness </w:t>
        </w:r>
        <w:r w:rsidR="00F85D68">
          <w:rPr>
            <w:rFonts w:cstheme="minorHAnsi"/>
            <w:sz w:val="24"/>
            <w:szCs w:val="24"/>
            <w:lang w:val="en-US"/>
          </w:rPr>
          <w:t xml:space="preserve">of </w:t>
        </w:r>
      </w:ins>
      <w:r w:rsidRPr="00C5160C">
        <w:rPr>
          <w:rFonts w:cstheme="minorHAnsi"/>
          <w:sz w:val="24"/>
          <w:szCs w:val="24"/>
        </w:rPr>
        <w:t>security controls</w:t>
      </w:r>
      <w:del w:id="927" w:author="david goldhar" w:date="2019-02-28T12:02:00Z">
        <w:r w:rsidRPr="00C5160C" w:rsidDel="00F85D68">
          <w:rPr>
            <w:rFonts w:cstheme="minorHAnsi"/>
            <w:sz w:val="24"/>
            <w:szCs w:val="24"/>
          </w:rPr>
          <w:delText>’ effectiveness</w:delText>
        </w:r>
      </w:del>
      <w:r w:rsidRPr="00C5160C">
        <w:rPr>
          <w:rFonts w:cstheme="minorHAnsi"/>
          <w:sz w:val="24"/>
          <w:szCs w:val="24"/>
        </w:rPr>
        <w:t xml:space="preserve">. The </w:t>
      </w:r>
      <w:ins w:id="928" w:author="david goldhar" w:date="2019-02-28T13:08:00Z">
        <w:r w:rsidR="000C576D" w:rsidRPr="00C5160C">
          <w:rPr>
            <w:rFonts w:cstheme="minorHAnsi"/>
            <w:sz w:val="24"/>
            <w:szCs w:val="24"/>
          </w:rPr>
          <w:t xml:space="preserve">challenge </w:t>
        </w:r>
        <w:r w:rsidR="000C576D">
          <w:rPr>
            <w:rFonts w:cstheme="minorHAnsi"/>
            <w:sz w:val="24"/>
            <w:szCs w:val="24"/>
            <w:lang w:val="en-US"/>
          </w:rPr>
          <w:t xml:space="preserve">in </w:t>
        </w:r>
      </w:ins>
      <w:r w:rsidRPr="00C5160C">
        <w:rPr>
          <w:rFonts w:cstheme="minorHAnsi"/>
          <w:sz w:val="24"/>
          <w:szCs w:val="24"/>
        </w:rPr>
        <w:t xml:space="preserve">segmentation </w:t>
      </w:r>
      <w:del w:id="929" w:author="david goldhar" w:date="2019-02-28T13:08:00Z">
        <w:r w:rsidRPr="00C5160C" w:rsidDel="000C576D">
          <w:rPr>
            <w:rFonts w:cstheme="minorHAnsi"/>
            <w:sz w:val="24"/>
            <w:szCs w:val="24"/>
          </w:rPr>
          <w:delText xml:space="preserve">challenge </w:delText>
        </w:r>
      </w:del>
      <w:r w:rsidRPr="00C5160C">
        <w:rPr>
          <w:rFonts w:cstheme="minorHAnsi"/>
          <w:sz w:val="24"/>
          <w:szCs w:val="24"/>
        </w:rPr>
        <w:t xml:space="preserve">is </w:t>
      </w:r>
      <w:del w:id="930" w:author="david goldhar" w:date="2019-02-28T13:08:00Z">
        <w:r w:rsidRPr="00C5160C" w:rsidDel="000C576D">
          <w:rPr>
            <w:rFonts w:cstheme="minorHAnsi"/>
            <w:sz w:val="24"/>
            <w:szCs w:val="24"/>
          </w:rPr>
          <w:delText xml:space="preserve">in </w:delText>
        </w:r>
      </w:del>
      <w:ins w:id="931" w:author="david goldhar" w:date="2019-02-28T13:08:00Z">
        <w:r w:rsidR="000C576D">
          <w:rPr>
            <w:rFonts w:cstheme="minorHAnsi"/>
            <w:sz w:val="24"/>
            <w:szCs w:val="24"/>
            <w:lang w:val="en-US"/>
          </w:rPr>
          <w:t xml:space="preserve">to </w:t>
        </w:r>
      </w:ins>
      <w:r>
        <w:rPr>
          <w:rFonts w:cstheme="minorHAnsi"/>
          <w:sz w:val="24"/>
          <w:szCs w:val="24"/>
        </w:rPr>
        <w:t>continuously assess</w:t>
      </w:r>
      <w:del w:id="932" w:author="david goldhar" w:date="2019-02-28T13:08:00Z">
        <w:r w:rsidDel="000C576D">
          <w:rPr>
            <w:rFonts w:cstheme="minorHAnsi"/>
            <w:sz w:val="24"/>
            <w:szCs w:val="24"/>
          </w:rPr>
          <w:delText>ment</w:delText>
        </w:r>
      </w:del>
      <w:r>
        <w:rPr>
          <w:rFonts w:cstheme="minorHAnsi"/>
          <w:sz w:val="24"/>
          <w:szCs w:val="24"/>
        </w:rPr>
        <w:t xml:space="preserve"> and </w:t>
      </w:r>
      <w:proofErr w:type="spellStart"/>
      <w:r>
        <w:rPr>
          <w:rFonts w:cstheme="minorHAnsi"/>
          <w:sz w:val="24"/>
          <w:szCs w:val="24"/>
        </w:rPr>
        <w:t>identif</w:t>
      </w:r>
      <w:proofErr w:type="spellEnd"/>
      <w:ins w:id="933" w:author="david goldhar" w:date="2019-02-28T13:08:00Z">
        <w:r w:rsidR="000C576D">
          <w:rPr>
            <w:rFonts w:cstheme="minorHAnsi"/>
            <w:sz w:val="24"/>
            <w:szCs w:val="24"/>
            <w:lang w:val="en-US"/>
          </w:rPr>
          <w:t>y</w:t>
        </w:r>
      </w:ins>
      <w:del w:id="934" w:author="david goldhar" w:date="2019-02-28T13:08:00Z">
        <w:r w:rsidDel="000C576D">
          <w:rPr>
            <w:rFonts w:cstheme="minorHAnsi"/>
            <w:sz w:val="24"/>
            <w:szCs w:val="24"/>
          </w:rPr>
          <w:delText>ication</w:delText>
        </w:r>
      </w:del>
      <w:ins w:id="935" w:author="david goldhar" w:date="2019-02-28T13:08:00Z">
        <w:r w:rsidR="00FB28B1">
          <w:rPr>
            <w:rFonts w:cstheme="minorHAnsi"/>
            <w:sz w:val="24"/>
            <w:szCs w:val="24"/>
            <w:lang w:val="en-US"/>
          </w:rPr>
          <w:t xml:space="preserve"> </w:t>
        </w:r>
      </w:ins>
      <w:del w:id="936" w:author="david goldhar" w:date="2019-02-28T13:08:00Z">
        <w:r w:rsidDel="00FB28B1">
          <w:rPr>
            <w:rFonts w:cstheme="minorHAnsi"/>
            <w:sz w:val="24"/>
            <w:szCs w:val="24"/>
          </w:rPr>
          <w:delText xml:space="preserve"> of </w:delText>
        </w:r>
      </w:del>
      <w:r>
        <w:rPr>
          <w:rFonts w:cstheme="minorHAnsi"/>
          <w:sz w:val="24"/>
          <w:szCs w:val="24"/>
        </w:rPr>
        <w:t>the</w:t>
      </w:r>
      <w:r w:rsidRPr="00C5160C">
        <w:rPr>
          <w:rFonts w:cstheme="minorHAnsi"/>
          <w:sz w:val="24"/>
          <w:szCs w:val="24"/>
        </w:rPr>
        <w:t xml:space="preserve"> part of the network </w:t>
      </w:r>
      <w:ins w:id="937" w:author="david goldhar" w:date="2019-02-28T13:09:00Z">
        <w:r w:rsidR="00FB28B1">
          <w:rPr>
            <w:rFonts w:cstheme="minorHAnsi"/>
            <w:sz w:val="24"/>
            <w:szCs w:val="24"/>
            <w:lang w:val="en-US"/>
          </w:rPr>
          <w:t xml:space="preserve">that </w:t>
        </w:r>
      </w:ins>
      <w:r w:rsidRPr="00C5160C">
        <w:rPr>
          <w:rFonts w:cstheme="minorHAnsi"/>
          <w:sz w:val="24"/>
          <w:szCs w:val="24"/>
        </w:rPr>
        <w:t xml:space="preserve">the </w:t>
      </w:r>
      <w:commentRangeStart w:id="938"/>
      <w:r w:rsidRPr="00C5160C">
        <w:rPr>
          <w:rFonts w:cstheme="minorHAnsi"/>
          <w:sz w:val="24"/>
          <w:szCs w:val="24"/>
        </w:rPr>
        <w:t xml:space="preserve">gateway </w:t>
      </w:r>
      <w:commentRangeEnd w:id="938"/>
      <w:r w:rsidR="00FB28B1">
        <w:rPr>
          <w:rStyle w:val="CommentReference"/>
        </w:rPr>
        <w:commentReference w:id="938"/>
      </w:r>
      <w:r w:rsidRPr="00C5160C">
        <w:rPr>
          <w:rFonts w:cstheme="minorHAnsi"/>
          <w:sz w:val="24"/>
          <w:szCs w:val="24"/>
        </w:rPr>
        <w:t xml:space="preserve">will have </w:t>
      </w:r>
      <w:ins w:id="939" w:author="david goldhar" w:date="2019-02-28T13:09:00Z">
        <w:r w:rsidR="00FB28B1">
          <w:rPr>
            <w:rFonts w:cstheme="minorHAnsi"/>
            <w:sz w:val="24"/>
            <w:szCs w:val="24"/>
            <w:lang w:val="en-US"/>
          </w:rPr>
          <w:t xml:space="preserve">a </w:t>
        </w:r>
      </w:ins>
      <w:r w:rsidRPr="00C5160C">
        <w:rPr>
          <w:rFonts w:cstheme="minorHAnsi"/>
          <w:sz w:val="24"/>
          <w:szCs w:val="24"/>
        </w:rPr>
        <w:t xml:space="preserve">better </w:t>
      </w:r>
      <w:ins w:id="940" w:author="david goldhar" w:date="2019-02-28T13:09:00Z">
        <w:r w:rsidR="00FB28B1">
          <w:rPr>
            <w:rFonts w:cstheme="minorHAnsi"/>
            <w:sz w:val="24"/>
            <w:szCs w:val="24"/>
            <w:lang w:val="en-US"/>
          </w:rPr>
          <w:t xml:space="preserve">chance </w:t>
        </w:r>
      </w:ins>
      <w:del w:id="941" w:author="david goldhar" w:date="2019-02-28T13:09:00Z">
        <w:r w:rsidRPr="00C5160C" w:rsidDel="00FB28B1">
          <w:rPr>
            <w:rFonts w:cstheme="minorHAnsi"/>
            <w:sz w:val="24"/>
            <w:szCs w:val="24"/>
          </w:rPr>
          <w:delText xml:space="preserve">odds </w:delText>
        </w:r>
      </w:del>
      <w:r w:rsidRPr="00C5160C">
        <w:rPr>
          <w:rFonts w:cstheme="minorHAnsi"/>
          <w:sz w:val="24"/>
          <w:szCs w:val="24"/>
        </w:rPr>
        <w:t>of detecting and preventing the attack. A concise description of the defensive goal can help in designing the solution which will be best suited to the plant.</w:t>
      </w:r>
      <w:bookmarkStart w:id="942" w:name="_GoBack"/>
      <w:bookmarkEnd w:id="942"/>
    </w:p>
    <w:p w14:paraId="190F70F4" w14:textId="1C19977C" w:rsidR="00CA30DE" w:rsidRPr="00C5160C" w:rsidRDefault="00CA30DE">
      <w:pPr>
        <w:rPr>
          <w:rFonts w:cstheme="minorHAnsi"/>
          <w:sz w:val="24"/>
          <w:szCs w:val="24"/>
        </w:rPr>
      </w:pPr>
      <w:r w:rsidRPr="00C5160C">
        <w:rPr>
          <w:rFonts w:cstheme="minorHAnsi"/>
          <w:sz w:val="24"/>
          <w:szCs w:val="24"/>
        </w:rPr>
        <w:t xml:space="preserve">Initially </w:t>
      </w:r>
      <w:r>
        <w:rPr>
          <w:rFonts w:cstheme="minorHAnsi"/>
          <w:sz w:val="24"/>
          <w:szCs w:val="24"/>
        </w:rPr>
        <w:t>one</w:t>
      </w:r>
      <w:r w:rsidRPr="00C5160C">
        <w:rPr>
          <w:rFonts w:cstheme="minorHAnsi"/>
          <w:sz w:val="24"/>
          <w:szCs w:val="24"/>
        </w:rPr>
        <w:t xml:space="preserve"> ha</w:t>
      </w:r>
      <w:r>
        <w:rPr>
          <w:rFonts w:cstheme="minorHAnsi"/>
          <w:sz w:val="24"/>
          <w:szCs w:val="24"/>
        </w:rPr>
        <w:t>s</w:t>
      </w:r>
      <w:r w:rsidRPr="00C5160C">
        <w:rPr>
          <w:rFonts w:cstheme="minorHAnsi"/>
          <w:sz w:val="24"/>
          <w:szCs w:val="24"/>
        </w:rPr>
        <w:t xml:space="preserve"> to identify and define the top worst-case scenarios caused by an attack. Each potential threat could </w:t>
      </w:r>
      <w:ins w:id="943" w:author="david goldhar" w:date="2019-02-28T13:09:00Z">
        <w:r w:rsidR="00FB28B1">
          <w:rPr>
            <w:rFonts w:cstheme="minorHAnsi"/>
            <w:sz w:val="24"/>
            <w:szCs w:val="24"/>
            <w:lang w:val="en-US"/>
          </w:rPr>
          <w:t xml:space="preserve">potentially </w:t>
        </w:r>
      </w:ins>
      <w:r w:rsidRPr="00C5160C">
        <w:rPr>
          <w:rFonts w:cstheme="minorHAnsi"/>
          <w:sz w:val="24"/>
          <w:szCs w:val="24"/>
        </w:rPr>
        <w:t xml:space="preserve">cause a substantial impact </w:t>
      </w:r>
      <w:del w:id="944" w:author="david goldhar" w:date="2019-02-28T13:10:00Z">
        <w:r w:rsidRPr="00C5160C" w:rsidDel="00FB28B1">
          <w:rPr>
            <w:rFonts w:cstheme="minorHAnsi"/>
            <w:sz w:val="24"/>
            <w:szCs w:val="24"/>
          </w:rPr>
          <w:delText xml:space="preserve">to </w:delText>
        </w:r>
      </w:del>
      <w:ins w:id="945" w:author="david goldhar" w:date="2019-02-28T13:10:00Z">
        <w:r w:rsidR="00FB28B1">
          <w:rPr>
            <w:rFonts w:cstheme="minorHAnsi"/>
            <w:sz w:val="24"/>
            <w:szCs w:val="24"/>
            <w:lang w:val="en-US"/>
          </w:rPr>
          <w:t xml:space="preserve">on </w:t>
        </w:r>
      </w:ins>
      <w:r w:rsidRPr="00C5160C">
        <w:rPr>
          <w:rFonts w:cstheme="minorHAnsi"/>
          <w:sz w:val="24"/>
          <w:szCs w:val="24"/>
        </w:rPr>
        <w:t>the plant</w:t>
      </w:r>
      <w:ins w:id="946" w:author="david goldhar" w:date="2019-02-28T13:10:00Z">
        <w:r w:rsidR="00FB28B1">
          <w:rPr>
            <w:rFonts w:cstheme="minorHAnsi"/>
            <w:sz w:val="24"/>
            <w:szCs w:val="24"/>
            <w:lang w:val="en-US"/>
          </w:rPr>
          <w:t>,</w:t>
        </w:r>
      </w:ins>
      <w:r w:rsidRPr="00C5160C">
        <w:rPr>
          <w:rFonts w:cstheme="minorHAnsi"/>
          <w:sz w:val="24"/>
          <w:szCs w:val="24"/>
        </w:rPr>
        <w:t xml:space="preserve"> such as: financial cost</w:t>
      </w:r>
      <w:r>
        <w:rPr>
          <w:rFonts w:cstheme="minorHAnsi"/>
          <w:sz w:val="24"/>
          <w:szCs w:val="24"/>
        </w:rPr>
        <w:t xml:space="preserve"> (productivity, intellectual property)</w:t>
      </w:r>
      <w:r w:rsidRPr="00C5160C">
        <w:rPr>
          <w:rFonts w:cstheme="minorHAnsi"/>
          <w:sz w:val="24"/>
          <w:szCs w:val="24"/>
        </w:rPr>
        <w:t>, safety hazard</w:t>
      </w:r>
      <w:ins w:id="947" w:author="david goldhar" w:date="2019-02-28T13:10:00Z">
        <w:r w:rsidR="00FB28B1">
          <w:rPr>
            <w:rFonts w:cstheme="minorHAnsi"/>
            <w:sz w:val="24"/>
            <w:szCs w:val="24"/>
            <w:lang w:val="en-US"/>
          </w:rPr>
          <w:t>s,</w:t>
        </w:r>
      </w:ins>
      <w:r w:rsidRPr="00C5160C">
        <w:rPr>
          <w:rFonts w:cstheme="minorHAnsi"/>
          <w:sz w:val="24"/>
          <w:szCs w:val="24"/>
        </w:rPr>
        <w:t xml:space="preserve"> and even reputation loss. The outcome can be a combination of these </w:t>
      </w:r>
      <w:del w:id="948" w:author="david goldhar" w:date="2019-02-28T13:10:00Z">
        <w:r w:rsidRPr="00C5160C" w:rsidDel="00FB28B1">
          <w:rPr>
            <w:rFonts w:cstheme="minorHAnsi"/>
            <w:sz w:val="24"/>
            <w:szCs w:val="24"/>
          </w:rPr>
          <w:delText>examples</w:delText>
        </w:r>
      </w:del>
      <w:ins w:id="949" w:author="david goldhar" w:date="2019-02-28T13:10:00Z">
        <w:r w:rsidR="00FB28B1">
          <w:rPr>
            <w:rFonts w:cstheme="minorHAnsi"/>
            <w:sz w:val="24"/>
            <w:szCs w:val="24"/>
            <w:lang w:val="en-US"/>
          </w:rPr>
          <w:t>impacts</w:t>
        </w:r>
      </w:ins>
      <w:r w:rsidRPr="00C5160C">
        <w:rPr>
          <w:rFonts w:cstheme="minorHAnsi"/>
          <w:sz w:val="24"/>
          <w:szCs w:val="24"/>
        </w:rPr>
        <w:t>.</w:t>
      </w:r>
    </w:p>
    <w:p w14:paraId="006D0428" w14:textId="3AD6F00E" w:rsidR="00CA30DE" w:rsidRPr="00C5160C" w:rsidRDefault="00CA30DE" w:rsidP="00CA30DE">
      <w:pPr>
        <w:rPr>
          <w:rFonts w:cstheme="minorHAnsi"/>
          <w:sz w:val="24"/>
          <w:szCs w:val="24"/>
        </w:rPr>
      </w:pPr>
      <w:r w:rsidRPr="00C5160C">
        <w:rPr>
          <w:rFonts w:cstheme="minorHAnsi"/>
          <w:sz w:val="24"/>
          <w:szCs w:val="24"/>
        </w:rPr>
        <w:t xml:space="preserve">The following table contains the </w:t>
      </w:r>
      <w:ins w:id="950" w:author="david goldhar" w:date="2019-02-28T13:11:00Z">
        <w:r w:rsidR="00FB28B1" w:rsidRPr="00C5160C">
          <w:rPr>
            <w:rFonts w:cstheme="minorHAnsi"/>
            <w:sz w:val="24"/>
            <w:szCs w:val="24"/>
          </w:rPr>
          <w:t>prioritized potential threats</w:t>
        </w:r>
        <w:r w:rsidR="00FB28B1">
          <w:rPr>
            <w:rFonts w:cstheme="minorHAnsi"/>
            <w:sz w:val="24"/>
            <w:szCs w:val="24"/>
          </w:rPr>
          <w:t xml:space="preserve"> </w:t>
        </w:r>
        <w:r w:rsidR="00FB28B1">
          <w:rPr>
            <w:rFonts w:cstheme="minorHAnsi"/>
            <w:sz w:val="24"/>
            <w:szCs w:val="24"/>
            <w:lang w:val="en-US"/>
          </w:rPr>
          <w:t xml:space="preserve">for the </w:t>
        </w:r>
      </w:ins>
      <w:r w:rsidR="00EF4787">
        <w:rPr>
          <w:rFonts w:cstheme="minorHAnsi"/>
          <w:sz w:val="24"/>
          <w:szCs w:val="24"/>
        </w:rPr>
        <w:t>MB</w:t>
      </w:r>
      <w:del w:id="951" w:author="david goldhar" w:date="2019-02-28T13:11:00Z">
        <w:r w:rsidRPr="00C5160C" w:rsidDel="00FB28B1">
          <w:rPr>
            <w:rFonts w:cstheme="minorHAnsi"/>
            <w:sz w:val="24"/>
            <w:szCs w:val="24"/>
          </w:rPr>
          <w:delText>’s</w:delText>
        </w:r>
      </w:del>
      <w:r w:rsidRPr="00C5160C">
        <w:rPr>
          <w:rFonts w:cstheme="minorHAnsi"/>
          <w:sz w:val="24"/>
          <w:szCs w:val="24"/>
        </w:rPr>
        <w:t xml:space="preserve"> shop floor</w:t>
      </w:r>
      <w:del w:id="952" w:author="david goldhar" w:date="2019-02-28T13:11:00Z">
        <w:r w:rsidRPr="00C5160C" w:rsidDel="00FB28B1">
          <w:rPr>
            <w:rFonts w:cstheme="minorHAnsi"/>
            <w:sz w:val="24"/>
            <w:szCs w:val="24"/>
          </w:rPr>
          <w:delText xml:space="preserve"> prioritized potential threats</w:delText>
        </w:r>
      </w:del>
      <w:r w:rsidRPr="00C5160C">
        <w:rPr>
          <w:rFonts w:cstheme="minorHAnsi"/>
          <w:sz w:val="24"/>
          <w:szCs w:val="24"/>
        </w:rPr>
        <w:t>:</w:t>
      </w:r>
    </w:p>
    <w:tbl>
      <w:tblPr>
        <w:tblStyle w:val="TableGrid"/>
        <w:tblW w:w="0" w:type="auto"/>
        <w:tblInd w:w="720" w:type="dxa"/>
        <w:tblLook w:val="04A0" w:firstRow="1" w:lastRow="0" w:firstColumn="1" w:lastColumn="0" w:noHBand="0" w:noVBand="1"/>
      </w:tblPr>
      <w:tblGrid>
        <w:gridCol w:w="529"/>
        <w:gridCol w:w="7813"/>
      </w:tblGrid>
      <w:tr w:rsidR="00CA30DE" w:rsidRPr="00C5160C" w14:paraId="558A8731" w14:textId="77777777" w:rsidTr="00733010">
        <w:tc>
          <w:tcPr>
            <w:tcW w:w="535" w:type="dxa"/>
          </w:tcPr>
          <w:p w14:paraId="714518E4" w14:textId="77777777" w:rsidR="00CA30DE" w:rsidRPr="00C5160C" w:rsidRDefault="00CA30DE" w:rsidP="00733010">
            <w:pPr>
              <w:rPr>
                <w:rFonts w:cstheme="minorHAnsi"/>
                <w:sz w:val="24"/>
                <w:szCs w:val="24"/>
              </w:rPr>
            </w:pPr>
            <w:r w:rsidRPr="00C5160C">
              <w:rPr>
                <w:rFonts w:cstheme="minorHAnsi"/>
                <w:sz w:val="24"/>
                <w:szCs w:val="24"/>
              </w:rPr>
              <w:t>1.</w:t>
            </w:r>
          </w:p>
        </w:tc>
        <w:tc>
          <w:tcPr>
            <w:tcW w:w="8095" w:type="dxa"/>
          </w:tcPr>
          <w:p w14:paraId="02D8E309" w14:textId="77777777" w:rsidR="00CA30DE" w:rsidRPr="00C5160C" w:rsidRDefault="00CA30DE" w:rsidP="00733010">
            <w:pPr>
              <w:rPr>
                <w:rFonts w:cstheme="minorHAnsi"/>
                <w:sz w:val="24"/>
                <w:szCs w:val="24"/>
              </w:rPr>
            </w:pPr>
            <w:r w:rsidRPr="00C5160C">
              <w:rPr>
                <w:rFonts w:cstheme="minorHAnsi"/>
                <w:sz w:val="24"/>
                <w:szCs w:val="24"/>
              </w:rPr>
              <w:t>Disrupting a critical process production</w:t>
            </w:r>
          </w:p>
        </w:tc>
      </w:tr>
      <w:tr w:rsidR="00CA30DE" w:rsidRPr="00C5160C" w14:paraId="5E64E7F4" w14:textId="77777777" w:rsidTr="00733010">
        <w:tc>
          <w:tcPr>
            <w:tcW w:w="535" w:type="dxa"/>
          </w:tcPr>
          <w:p w14:paraId="3E71421D" w14:textId="77777777" w:rsidR="00CA30DE" w:rsidRPr="00C5160C" w:rsidRDefault="00CA30DE" w:rsidP="00733010">
            <w:pPr>
              <w:rPr>
                <w:rFonts w:cstheme="minorHAnsi"/>
                <w:sz w:val="24"/>
                <w:szCs w:val="24"/>
              </w:rPr>
            </w:pPr>
            <w:r w:rsidRPr="00C5160C">
              <w:rPr>
                <w:rFonts w:cstheme="minorHAnsi"/>
                <w:sz w:val="24"/>
                <w:szCs w:val="24"/>
              </w:rPr>
              <w:t>2.</w:t>
            </w:r>
          </w:p>
        </w:tc>
        <w:tc>
          <w:tcPr>
            <w:tcW w:w="8095" w:type="dxa"/>
          </w:tcPr>
          <w:p w14:paraId="1A021ED1" w14:textId="77777777" w:rsidR="00CA30DE" w:rsidRPr="00C5160C" w:rsidRDefault="00CA30DE" w:rsidP="00733010">
            <w:pPr>
              <w:rPr>
                <w:rFonts w:cstheme="minorHAnsi"/>
                <w:sz w:val="24"/>
                <w:szCs w:val="24"/>
              </w:rPr>
            </w:pPr>
            <w:r w:rsidRPr="00C5160C">
              <w:rPr>
                <w:rFonts w:cstheme="minorHAnsi"/>
                <w:sz w:val="24"/>
                <w:szCs w:val="24"/>
              </w:rPr>
              <w:t>Sabotaging a shop floor asset and decreasing quantity/quality of parts production</w:t>
            </w:r>
          </w:p>
        </w:tc>
      </w:tr>
      <w:tr w:rsidR="00CA30DE" w:rsidRPr="00C5160C" w14:paraId="483CE349" w14:textId="77777777" w:rsidTr="00733010">
        <w:tc>
          <w:tcPr>
            <w:tcW w:w="535" w:type="dxa"/>
          </w:tcPr>
          <w:p w14:paraId="6023660A" w14:textId="77777777" w:rsidR="00CA30DE" w:rsidRPr="00C5160C" w:rsidRDefault="00CA30DE" w:rsidP="00733010">
            <w:pPr>
              <w:rPr>
                <w:rFonts w:cstheme="minorHAnsi"/>
                <w:sz w:val="24"/>
                <w:szCs w:val="24"/>
              </w:rPr>
            </w:pPr>
            <w:r w:rsidRPr="00C5160C">
              <w:rPr>
                <w:rFonts w:cstheme="minorHAnsi"/>
                <w:sz w:val="24"/>
                <w:szCs w:val="24"/>
              </w:rPr>
              <w:t>3.</w:t>
            </w:r>
          </w:p>
        </w:tc>
        <w:tc>
          <w:tcPr>
            <w:tcW w:w="8095" w:type="dxa"/>
          </w:tcPr>
          <w:p w14:paraId="490E64C6" w14:textId="77777777" w:rsidR="00CA30DE" w:rsidRPr="00C5160C" w:rsidRDefault="00CA30DE" w:rsidP="00733010">
            <w:pPr>
              <w:rPr>
                <w:rFonts w:cstheme="minorHAnsi"/>
                <w:sz w:val="24"/>
                <w:szCs w:val="24"/>
              </w:rPr>
            </w:pPr>
            <w:r w:rsidRPr="00C5160C">
              <w:rPr>
                <w:rFonts w:cstheme="minorHAnsi"/>
                <w:sz w:val="24"/>
                <w:szCs w:val="24"/>
              </w:rPr>
              <w:t>Fraudulent SAP/MES communication causing wrong numbers of production parts</w:t>
            </w:r>
          </w:p>
        </w:tc>
      </w:tr>
      <w:tr w:rsidR="00CA30DE" w:rsidRPr="00C5160C" w14:paraId="25BA2E33" w14:textId="77777777" w:rsidTr="00733010">
        <w:tc>
          <w:tcPr>
            <w:tcW w:w="535" w:type="dxa"/>
          </w:tcPr>
          <w:p w14:paraId="62E83BD0" w14:textId="77777777" w:rsidR="00CA30DE" w:rsidRPr="00C5160C" w:rsidRDefault="00CA30DE" w:rsidP="00733010">
            <w:pPr>
              <w:rPr>
                <w:rFonts w:cstheme="minorHAnsi"/>
                <w:sz w:val="24"/>
                <w:szCs w:val="24"/>
              </w:rPr>
            </w:pPr>
            <w:r w:rsidRPr="00C5160C">
              <w:rPr>
                <w:rFonts w:cstheme="minorHAnsi"/>
                <w:sz w:val="24"/>
                <w:szCs w:val="24"/>
              </w:rPr>
              <w:t>4.</w:t>
            </w:r>
          </w:p>
        </w:tc>
        <w:tc>
          <w:tcPr>
            <w:tcW w:w="8095" w:type="dxa"/>
          </w:tcPr>
          <w:p w14:paraId="024B81AB" w14:textId="62C41C7B" w:rsidR="00CA30DE" w:rsidRPr="00C5160C" w:rsidRDefault="00CA30DE" w:rsidP="00733010">
            <w:pPr>
              <w:rPr>
                <w:rFonts w:cstheme="minorHAnsi"/>
                <w:sz w:val="24"/>
                <w:szCs w:val="24"/>
                <w:rtl/>
              </w:rPr>
            </w:pPr>
            <w:del w:id="953" w:author="david goldhar" w:date="2019-02-28T13:11:00Z">
              <w:r w:rsidRPr="00C5160C" w:rsidDel="00FB28B1">
                <w:rPr>
                  <w:rFonts w:cstheme="minorHAnsi"/>
                  <w:sz w:val="24"/>
                  <w:szCs w:val="24"/>
                </w:rPr>
                <w:delText xml:space="preserve">Causing </w:delText>
              </w:r>
            </w:del>
            <w:r w:rsidRPr="00C5160C">
              <w:rPr>
                <w:rFonts w:cstheme="minorHAnsi"/>
                <w:sz w:val="24"/>
                <w:szCs w:val="24"/>
              </w:rPr>
              <w:t>Denial of service in remote access operations</w:t>
            </w:r>
          </w:p>
        </w:tc>
      </w:tr>
    </w:tbl>
    <w:p w14:paraId="728B3364" w14:textId="18857AE5" w:rsidR="00CA30DE" w:rsidRPr="00C5160C" w:rsidDel="00FB28B1" w:rsidRDefault="00CA30DE" w:rsidP="00CA30DE">
      <w:pPr>
        <w:ind w:left="720"/>
        <w:rPr>
          <w:del w:id="954" w:author="david goldhar" w:date="2019-02-28T13:11:00Z"/>
          <w:rFonts w:cstheme="minorHAnsi"/>
          <w:sz w:val="24"/>
          <w:szCs w:val="24"/>
        </w:rPr>
      </w:pPr>
    </w:p>
    <w:p w14:paraId="613F8481" w14:textId="0FFA9618" w:rsidR="00CA30DE" w:rsidDel="00FB28B1" w:rsidRDefault="00CA30DE" w:rsidP="00CA30DE">
      <w:pPr>
        <w:rPr>
          <w:del w:id="955" w:author="david goldhar" w:date="2019-02-28T13:11:00Z"/>
          <w:rFonts w:cstheme="minorHAnsi"/>
          <w:sz w:val="24"/>
          <w:szCs w:val="24"/>
        </w:rPr>
      </w:pPr>
      <w:r w:rsidRPr="00C5160C">
        <w:rPr>
          <w:rFonts w:cstheme="minorHAnsi"/>
          <w:sz w:val="24"/>
          <w:szCs w:val="24"/>
        </w:rPr>
        <w:t xml:space="preserve">Understanding the motivation of the attacker and his tactics </w:t>
      </w:r>
      <w:r>
        <w:rPr>
          <w:rFonts w:cstheme="minorHAnsi"/>
          <w:sz w:val="24"/>
          <w:szCs w:val="24"/>
        </w:rPr>
        <w:t xml:space="preserve">helps </w:t>
      </w:r>
      <w:del w:id="956" w:author="david goldhar" w:date="2019-02-28T13:12:00Z">
        <w:r w:rsidDel="00FB28B1">
          <w:rPr>
            <w:rFonts w:cstheme="minorHAnsi"/>
            <w:sz w:val="24"/>
            <w:szCs w:val="24"/>
          </w:rPr>
          <w:delText xml:space="preserve">in </w:delText>
        </w:r>
      </w:del>
      <w:proofErr w:type="spellStart"/>
      <w:r w:rsidRPr="00C5160C">
        <w:rPr>
          <w:rFonts w:cstheme="minorHAnsi"/>
          <w:sz w:val="24"/>
          <w:szCs w:val="24"/>
        </w:rPr>
        <w:t>defin</w:t>
      </w:r>
      <w:proofErr w:type="spellEnd"/>
      <w:ins w:id="957" w:author="david goldhar" w:date="2019-02-28T13:12:00Z">
        <w:r w:rsidR="00FB28B1">
          <w:rPr>
            <w:rFonts w:cstheme="minorHAnsi"/>
            <w:sz w:val="24"/>
            <w:szCs w:val="24"/>
            <w:lang w:val="en-US"/>
          </w:rPr>
          <w:t>e</w:t>
        </w:r>
      </w:ins>
      <w:del w:id="958" w:author="david goldhar" w:date="2019-02-28T13:12:00Z">
        <w:r w:rsidDel="00FB28B1">
          <w:rPr>
            <w:rFonts w:cstheme="minorHAnsi"/>
            <w:sz w:val="24"/>
            <w:szCs w:val="24"/>
          </w:rPr>
          <w:delText>ing</w:delText>
        </w:r>
      </w:del>
      <w:r>
        <w:rPr>
          <w:rFonts w:cstheme="minorHAnsi"/>
          <w:sz w:val="24"/>
          <w:szCs w:val="24"/>
        </w:rPr>
        <w:t xml:space="preserve"> the</w:t>
      </w:r>
      <w:r w:rsidRPr="00C5160C">
        <w:rPr>
          <w:rFonts w:cstheme="minorHAnsi"/>
          <w:sz w:val="24"/>
          <w:szCs w:val="24"/>
        </w:rPr>
        <w:t xml:space="preserve"> protection</w:t>
      </w:r>
      <w:del w:id="959" w:author="david goldhar" w:date="2019-02-28T13:11:00Z">
        <w:r w:rsidDel="00FB28B1">
          <w:rPr>
            <w:rFonts w:cstheme="minorHAnsi"/>
            <w:sz w:val="24"/>
            <w:szCs w:val="24"/>
          </w:rPr>
          <w:delText>’s</w:delText>
        </w:r>
      </w:del>
      <w:r>
        <w:rPr>
          <w:rFonts w:cstheme="minorHAnsi"/>
          <w:sz w:val="24"/>
          <w:szCs w:val="24"/>
        </w:rPr>
        <w:t xml:space="preserve"> vision</w:t>
      </w:r>
      <w:r w:rsidRPr="00C5160C">
        <w:rPr>
          <w:rFonts w:cstheme="minorHAnsi"/>
          <w:sz w:val="24"/>
          <w:szCs w:val="24"/>
        </w:rPr>
        <w:t xml:space="preserve"> in a more strategic </w:t>
      </w:r>
      <w:del w:id="960" w:author="david goldhar" w:date="2019-02-28T13:12:00Z">
        <w:r w:rsidRPr="00C5160C" w:rsidDel="00FB28B1">
          <w:rPr>
            <w:rFonts w:cstheme="minorHAnsi"/>
            <w:sz w:val="24"/>
            <w:szCs w:val="24"/>
          </w:rPr>
          <w:delText>concept</w:delText>
        </w:r>
      </w:del>
      <w:ins w:id="961" w:author="david goldhar" w:date="2019-02-28T13:12:00Z">
        <w:r w:rsidR="00FB28B1">
          <w:rPr>
            <w:rFonts w:cstheme="minorHAnsi"/>
            <w:sz w:val="24"/>
            <w:szCs w:val="24"/>
            <w:lang w:val="en-US"/>
          </w:rPr>
          <w:t>way</w:t>
        </w:r>
      </w:ins>
      <w:r w:rsidRPr="00C5160C">
        <w:rPr>
          <w:rFonts w:cstheme="minorHAnsi"/>
          <w:sz w:val="24"/>
          <w:szCs w:val="24"/>
        </w:rPr>
        <w:t>.</w:t>
      </w:r>
    </w:p>
    <w:p w14:paraId="59B2E26F" w14:textId="3EA5B017" w:rsidR="003A5F4F" w:rsidRDefault="003A5F4F">
      <w:pPr>
        <w:rPr>
          <w:rFonts w:cstheme="minorHAnsi"/>
          <w:sz w:val="24"/>
          <w:szCs w:val="24"/>
        </w:rPr>
      </w:pPr>
    </w:p>
    <w:p w14:paraId="75612E2E" w14:textId="1B5CE120" w:rsidR="003A5F4F" w:rsidDel="00FB28B1" w:rsidRDefault="003A5F4F" w:rsidP="00CA30DE">
      <w:pPr>
        <w:rPr>
          <w:del w:id="962" w:author="david goldhar" w:date="2019-02-28T13:13:00Z"/>
          <w:rFonts w:cstheme="minorHAnsi"/>
          <w:sz w:val="24"/>
          <w:szCs w:val="24"/>
        </w:rPr>
      </w:pPr>
    </w:p>
    <w:p w14:paraId="2D99CB34" w14:textId="55354A43" w:rsidR="00CA30DE" w:rsidDel="00FB28B1" w:rsidRDefault="00CA30DE" w:rsidP="00CA30DE">
      <w:pPr>
        <w:rPr>
          <w:del w:id="963" w:author="david goldhar" w:date="2019-02-28T13:13:00Z"/>
          <w:rFonts w:cstheme="minorHAnsi"/>
          <w:sz w:val="24"/>
          <w:szCs w:val="24"/>
        </w:rPr>
      </w:pPr>
    </w:p>
    <w:p w14:paraId="4AE5A50D" w14:textId="786ECAAC" w:rsidR="00CA30DE" w:rsidRPr="00C5160C" w:rsidDel="00FB28B1" w:rsidRDefault="00CA30DE" w:rsidP="00CA30DE">
      <w:pPr>
        <w:rPr>
          <w:del w:id="964" w:author="david goldhar" w:date="2019-02-28T13:13:00Z"/>
          <w:rFonts w:cstheme="minorHAnsi"/>
          <w:sz w:val="24"/>
          <w:szCs w:val="24"/>
        </w:rPr>
      </w:pPr>
    </w:p>
    <w:p w14:paraId="5CCB2865" w14:textId="2494C288" w:rsidR="00CA30DE" w:rsidRPr="003A5F4F" w:rsidRDefault="003A5F4F" w:rsidP="00CA30DE">
      <w:pPr>
        <w:rPr>
          <w:rFonts w:cstheme="minorHAnsi"/>
          <w:b/>
          <w:bCs/>
          <w:sz w:val="36"/>
          <w:szCs w:val="36"/>
        </w:rPr>
      </w:pPr>
      <w:r w:rsidRPr="003A5F4F">
        <w:rPr>
          <w:rFonts w:cstheme="minorHAnsi"/>
          <w:b/>
          <w:bCs/>
          <w:sz w:val="36"/>
          <w:szCs w:val="36"/>
        </w:rPr>
        <w:t>TIP</w:t>
      </w:r>
    </w:p>
    <w:p w14:paraId="78D99B3B" w14:textId="5E413691" w:rsidR="00CA30DE" w:rsidRPr="00C5160C" w:rsidRDefault="00CA30DE" w:rsidP="00CA30DE">
      <w:pPr>
        <w:rPr>
          <w:rFonts w:cstheme="minorHAnsi"/>
          <w:sz w:val="24"/>
          <w:szCs w:val="24"/>
        </w:rPr>
      </w:pPr>
      <w:r>
        <w:rPr>
          <w:rFonts w:cstheme="minorHAnsi"/>
          <w:noProof/>
          <w:sz w:val="24"/>
          <w:szCs w:val="24"/>
        </w:rPr>
        <mc:AlternateContent>
          <mc:Choice Requires="wps">
            <w:drawing>
              <wp:anchor distT="0" distB="0" distL="114300" distR="114300" simplePos="0" relativeHeight="251705344" behindDoc="1" locked="0" layoutInCell="1" allowOverlap="1" wp14:anchorId="656B86E1" wp14:editId="6922614B">
                <wp:simplePos x="0" y="0"/>
                <wp:positionH relativeFrom="margin">
                  <wp:align>center</wp:align>
                </wp:positionH>
                <wp:positionV relativeFrom="paragraph">
                  <wp:posOffset>-95406</wp:posOffset>
                </wp:positionV>
                <wp:extent cx="6286500" cy="159067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6286500" cy="15906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A91F9F" id="Rectangle: Rounded Corners 6" o:spid="_x0000_s1026" style="position:absolute;margin-left:0;margin-top:-7.5pt;width:495pt;height:125.25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" fillcolor="#b4c6e7 [1300]" strokecolor="#1f3763 [1604]" strokeweight="1pt">
                <v:stroke joinstyle="miter"/>
                <w10:wrap anchorx="margin"/>
              </v:roundrect>
            </w:pict>
          </mc:Fallback>
        </mc:AlternateContent>
      </w:r>
      <w:r w:rsidRPr="00C5160C">
        <w:rPr>
          <w:rFonts w:cstheme="minorHAnsi"/>
          <w:sz w:val="24"/>
          <w:szCs w:val="24"/>
        </w:rPr>
        <w:t xml:space="preserve">We suggest a minor rephrasing of the sentence in </w:t>
      </w:r>
      <w:r>
        <w:rPr>
          <w:rFonts w:cstheme="minorHAnsi"/>
          <w:sz w:val="24"/>
          <w:szCs w:val="24"/>
        </w:rPr>
        <w:t xml:space="preserve">the </w:t>
      </w:r>
      <w:r w:rsidRPr="00C5160C">
        <w:rPr>
          <w:rFonts w:cstheme="minorHAnsi"/>
          <w:sz w:val="24"/>
          <w:szCs w:val="24"/>
        </w:rPr>
        <w:t>Daimler document “</w:t>
      </w:r>
      <w:r w:rsidRPr="00C5160C">
        <w:rPr>
          <w:rFonts w:cstheme="minorHAnsi"/>
          <w:b/>
          <w:bCs/>
          <w:sz w:val="24"/>
          <w:szCs w:val="24"/>
        </w:rPr>
        <w:t>Secure Network Structure</w:t>
      </w:r>
      <w:r>
        <w:rPr>
          <w:rFonts w:cstheme="minorHAnsi"/>
          <w:b/>
          <w:bCs/>
          <w:sz w:val="24"/>
          <w:szCs w:val="24"/>
        </w:rPr>
        <w:t xml:space="preserve"> w</w:t>
      </w:r>
      <w:r w:rsidRPr="00C5160C">
        <w:rPr>
          <w:rFonts w:cstheme="minorHAnsi"/>
          <w:b/>
          <w:bCs/>
          <w:sz w:val="24"/>
          <w:szCs w:val="24"/>
        </w:rPr>
        <w:t>ithin IT and Plant Network</w:t>
      </w:r>
      <w:r w:rsidRPr="00C5160C">
        <w:rPr>
          <w:rFonts w:cstheme="minorHAnsi"/>
          <w:sz w:val="24"/>
          <w:szCs w:val="24"/>
        </w:rPr>
        <w:t xml:space="preserve">” which states: “Production-critical manufacturing </w:t>
      </w:r>
      <w:r>
        <w:rPr>
          <w:rFonts w:cstheme="minorHAnsi"/>
          <w:sz w:val="24"/>
          <w:szCs w:val="24"/>
        </w:rPr>
        <w:t>e</w:t>
      </w:r>
      <w:r w:rsidRPr="00C5160C">
        <w:rPr>
          <w:rFonts w:cstheme="minorHAnsi"/>
          <w:sz w:val="24"/>
          <w:szCs w:val="24"/>
        </w:rPr>
        <w:t>quipment must be protected by firewall and IPS”</w:t>
      </w:r>
      <w:r>
        <w:rPr>
          <w:rFonts w:cstheme="minorHAnsi"/>
          <w:sz w:val="24"/>
          <w:szCs w:val="24"/>
        </w:rPr>
        <w:t xml:space="preserve"> into a more agile concept enabling a </w:t>
      </w:r>
      <w:r w:rsidRPr="00C5160C">
        <w:rPr>
          <w:rFonts w:cstheme="minorHAnsi"/>
          <w:sz w:val="24"/>
          <w:szCs w:val="24"/>
        </w:rPr>
        <w:t>prioritization</w:t>
      </w:r>
      <w:r>
        <w:rPr>
          <w:rFonts w:cstheme="minorHAnsi"/>
          <w:sz w:val="24"/>
          <w:szCs w:val="24"/>
        </w:rPr>
        <w:t xml:space="preserve"> of the</w:t>
      </w:r>
      <w:r w:rsidRPr="00C5160C">
        <w:rPr>
          <w:rFonts w:cstheme="minorHAnsi"/>
          <w:sz w:val="24"/>
          <w:szCs w:val="24"/>
        </w:rPr>
        <w:t xml:space="preserve"> </w:t>
      </w:r>
      <w:r>
        <w:rPr>
          <w:rFonts w:cstheme="minorHAnsi"/>
          <w:sz w:val="24"/>
          <w:szCs w:val="24"/>
        </w:rPr>
        <w:t xml:space="preserve">several </w:t>
      </w:r>
      <w:r w:rsidRPr="00C5160C">
        <w:rPr>
          <w:rFonts w:cstheme="minorHAnsi"/>
          <w:sz w:val="24"/>
          <w:szCs w:val="24"/>
        </w:rPr>
        <w:t>security deployment designs (</w:t>
      </w:r>
      <w:r>
        <w:rPr>
          <w:rFonts w:cstheme="minorHAnsi"/>
          <w:sz w:val="24"/>
          <w:szCs w:val="24"/>
        </w:rPr>
        <w:t xml:space="preserve">SITS 2.0 </w:t>
      </w:r>
      <w:r w:rsidRPr="00C5160C">
        <w:rPr>
          <w:rFonts w:cstheme="minorHAnsi"/>
          <w:sz w:val="24"/>
          <w:szCs w:val="24"/>
        </w:rPr>
        <w:t>blue print)</w:t>
      </w:r>
      <w:r>
        <w:rPr>
          <w:rFonts w:cstheme="minorHAnsi"/>
          <w:sz w:val="24"/>
          <w:szCs w:val="24"/>
        </w:rPr>
        <w:t>.</w:t>
      </w:r>
      <w:r w:rsidRPr="00C5160C">
        <w:rPr>
          <w:rFonts w:cstheme="minorHAnsi"/>
          <w:sz w:val="24"/>
          <w:szCs w:val="24"/>
        </w:rPr>
        <w:t xml:space="preserve"> </w:t>
      </w:r>
      <w:proofErr w:type="spellStart"/>
      <w:r w:rsidRPr="00C5160C">
        <w:rPr>
          <w:rFonts w:cstheme="minorHAnsi"/>
          <w:sz w:val="24"/>
          <w:szCs w:val="24"/>
        </w:rPr>
        <w:t>Defin</w:t>
      </w:r>
      <w:proofErr w:type="spellEnd"/>
      <w:ins w:id="965" w:author="david goldhar" w:date="2019-02-28T13:14:00Z">
        <w:r w:rsidR="00FB28B1">
          <w:rPr>
            <w:rFonts w:cstheme="minorHAnsi"/>
            <w:sz w:val="24"/>
            <w:szCs w:val="24"/>
            <w:lang w:val="en-US"/>
          </w:rPr>
          <w:t>e</w:t>
        </w:r>
      </w:ins>
      <w:del w:id="966" w:author="david goldhar" w:date="2019-02-28T13:14:00Z">
        <w:r w:rsidRPr="00C5160C" w:rsidDel="00FB28B1">
          <w:rPr>
            <w:rFonts w:cstheme="minorHAnsi"/>
            <w:sz w:val="24"/>
            <w:szCs w:val="24"/>
          </w:rPr>
          <w:delText>ing</w:delText>
        </w:r>
      </w:del>
      <w:r w:rsidRPr="00C5160C">
        <w:rPr>
          <w:rFonts w:cstheme="minorHAnsi"/>
          <w:sz w:val="24"/>
          <w:szCs w:val="24"/>
        </w:rPr>
        <w:t xml:space="preserve"> the vision as: “</w:t>
      </w:r>
      <w:r w:rsidRPr="002B5294">
        <w:rPr>
          <w:rFonts w:cstheme="minorHAnsi"/>
          <w:b/>
          <w:bCs/>
          <w:sz w:val="24"/>
          <w:szCs w:val="24"/>
        </w:rPr>
        <w:t>Production-critical manufacturing equipment must have a clear and defined ingress data policy (both for prevention and monitoring) whether it</w:t>
      </w:r>
      <w:ins w:id="967" w:author="david goldhar" w:date="2019-02-28T13:14:00Z">
        <w:r w:rsidR="00FB28B1">
          <w:rPr>
            <w:rFonts w:cstheme="minorHAnsi"/>
            <w:b/>
            <w:bCs/>
            <w:sz w:val="24"/>
            <w:szCs w:val="24"/>
            <w:lang w:val="en-US"/>
          </w:rPr>
          <w:t xml:space="preserve"> </w:t>
        </w:r>
        <w:proofErr w:type="spellStart"/>
        <w:r w:rsidR="00FB28B1">
          <w:rPr>
            <w:rFonts w:cstheme="minorHAnsi"/>
            <w:b/>
            <w:bCs/>
            <w:sz w:val="24"/>
            <w:szCs w:val="24"/>
            <w:lang w:val="en-US"/>
          </w:rPr>
          <w:t>i</w:t>
        </w:r>
      </w:ins>
      <w:proofErr w:type="spellEnd"/>
      <w:del w:id="968" w:author="david goldhar" w:date="2019-02-28T13:14:00Z">
        <w:r w:rsidRPr="002B5294" w:rsidDel="00FB28B1">
          <w:rPr>
            <w:rFonts w:cstheme="minorHAnsi"/>
            <w:b/>
            <w:bCs/>
            <w:sz w:val="24"/>
            <w:szCs w:val="24"/>
          </w:rPr>
          <w:delText>’</w:delText>
        </w:r>
      </w:del>
      <w:r w:rsidRPr="002B5294">
        <w:rPr>
          <w:rFonts w:cstheme="minorHAnsi"/>
          <w:b/>
          <w:bCs/>
          <w:sz w:val="24"/>
          <w:szCs w:val="24"/>
        </w:rPr>
        <w:t>s direct (e.g. MES) or indirect (e.g. remote access, USB)”.</w:t>
      </w:r>
    </w:p>
    <w:p w14:paraId="4F251FE4" w14:textId="77777777" w:rsidR="00CA30DE" w:rsidRDefault="00CA30DE" w:rsidP="00CA30DE">
      <w:pPr>
        <w:rPr>
          <w:rFonts w:cstheme="minorHAnsi"/>
          <w:b/>
          <w:bCs/>
          <w:sz w:val="24"/>
          <w:szCs w:val="24"/>
        </w:rPr>
      </w:pPr>
    </w:p>
    <w:p w14:paraId="5E455899" w14:textId="445F19D0" w:rsidR="00CA30DE" w:rsidRPr="00A22E49" w:rsidRDefault="00CA30DE" w:rsidP="00CA30DE">
      <w:pPr>
        <w:rPr>
          <w:rFonts w:cstheme="minorHAnsi"/>
          <w:b/>
          <w:bCs/>
          <w:sz w:val="24"/>
          <w:szCs w:val="24"/>
        </w:rPr>
      </w:pPr>
      <w:del w:id="969" w:author="david goldhar" w:date="2019-02-28T16:05:00Z">
        <w:r w:rsidRPr="00A35505" w:rsidDel="00BA3E95">
          <w:rPr>
            <w:rFonts w:cstheme="minorHAnsi"/>
            <w:b/>
            <w:bCs/>
            <w:sz w:val="24"/>
            <w:szCs w:val="24"/>
          </w:rPr>
          <w:lastRenderedPageBreak/>
          <w:delText xml:space="preserve">Merging </w:delText>
        </w:r>
      </w:del>
      <w:ins w:id="970" w:author="david goldhar" w:date="2019-02-28T16:05:00Z">
        <w:r w:rsidR="00BA3E95">
          <w:rPr>
            <w:rFonts w:cstheme="minorHAnsi"/>
            <w:b/>
            <w:bCs/>
            <w:sz w:val="24"/>
            <w:szCs w:val="24"/>
            <w:lang w:val="en-US"/>
          </w:rPr>
          <w:t>Combining</w:t>
        </w:r>
        <w:r w:rsidR="00BA3E95" w:rsidRPr="00A35505">
          <w:rPr>
            <w:rFonts w:cstheme="minorHAnsi"/>
            <w:b/>
            <w:bCs/>
            <w:sz w:val="24"/>
            <w:szCs w:val="24"/>
          </w:rPr>
          <w:t xml:space="preserve"> </w:t>
        </w:r>
      </w:ins>
      <w:r w:rsidRPr="00A35505">
        <w:rPr>
          <w:rFonts w:cstheme="minorHAnsi"/>
          <w:b/>
          <w:bCs/>
          <w:sz w:val="24"/>
          <w:szCs w:val="24"/>
        </w:rPr>
        <w:t xml:space="preserve">the insights of </w:t>
      </w:r>
      <w:commentRangeStart w:id="971"/>
      <w:r w:rsidRPr="00A22E49">
        <w:rPr>
          <w:rFonts w:cstheme="minorHAnsi"/>
          <w:b/>
          <w:bCs/>
          <w:sz w:val="24"/>
          <w:szCs w:val="24"/>
        </w:rPr>
        <w:t xml:space="preserve">the </w:t>
      </w:r>
      <w:r>
        <w:rPr>
          <w:rFonts w:cstheme="minorHAnsi"/>
          <w:b/>
          <w:bCs/>
          <w:sz w:val="24"/>
          <w:szCs w:val="24"/>
        </w:rPr>
        <w:t>first two</w:t>
      </w:r>
      <w:r w:rsidRPr="00A22E49">
        <w:rPr>
          <w:rFonts w:cstheme="minorHAnsi"/>
          <w:b/>
          <w:bCs/>
          <w:sz w:val="24"/>
          <w:szCs w:val="24"/>
        </w:rPr>
        <w:t xml:space="preserve"> guidelines</w:t>
      </w:r>
      <w:ins w:id="972" w:author="david goldhar" w:date="2019-02-28T13:20:00Z">
        <w:r w:rsidR="003C41F0">
          <w:rPr>
            <w:rFonts w:cstheme="minorHAnsi"/>
            <w:b/>
            <w:bCs/>
            <w:sz w:val="24"/>
            <w:szCs w:val="24"/>
            <w:lang w:val="en-US"/>
          </w:rPr>
          <w:t xml:space="preserve">, we </w:t>
        </w:r>
      </w:ins>
      <w:del w:id="973" w:author="david goldhar" w:date="2019-02-28T13:20:00Z">
        <w:r w:rsidRPr="00A22E49" w:rsidDel="003C41F0">
          <w:rPr>
            <w:rFonts w:cstheme="minorHAnsi"/>
            <w:b/>
            <w:bCs/>
            <w:sz w:val="24"/>
            <w:szCs w:val="24"/>
          </w:rPr>
          <w:delText xml:space="preserve"> </w:delText>
        </w:r>
      </w:del>
      <w:r w:rsidRPr="00A22E49">
        <w:rPr>
          <w:rFonts w:cstheme="minorHAnsi"/>
          <w:b/>
          <w:bCs/>
          <w:sz w:val="24"/>
          <w:szCs w:val="24"/>
        </w:rPr>
        <w:t xml:space="preserve">can </w:t>
      </w:r>
      <w:commentRangeEnd w:id="971"/>
      <w:r w:rsidR="003C41F0">
        <w:rPr>
          <w:rStyle w:val="CommentReference"/>
        </w:rPr>
        <w:commentReference w:id="971"/>
      </w:r>
      <w:r w:rsidRPr="00A22E49">
        <w:rPr>
          <w:rFonts w:cstheme="minorHAnsi"/>
          <w:b/>
          <w:bCs/>
          <w:sz w:val="24"/>
          <w:szCs w:val="24"/>
        </w:rPr>
        <w:t xml:space="preserve">better formulate and prioritize the lines of </w:t>
      </w:r>
      <w:proofErr w:type="spellStart"/>
      <w:r w:rsidRPr="00A22E49">
        <w:rPr>
          <w:rFonts w:cstheme="minorHAnsi"/>
          <w:b/>
          <w:bCs/>
          <w:sz w:val="24"/>
          <w:szCs w:val="24"/>
        </w:rPr>
        <w:t>defen</w:t>
      </w:r>
      <w:proofErr w:type="spellEnd"/>
      <w:ins w:id="974" w:author="david goldhar" w:date="2019-02-28T13:20:00Z">
        <w:r w:rsidR="003C41F0">
          <w:rPr>
            <w:rFonts w:cstheme="minorHAnsi"/>
            <w:b/>
            <w:bCs/>
            <w:sz w:val="24"/>
            <w:szCs w:val="24"/>
            <w:lang w:val="en-US"/>
          </w:rPr>
          <w:t>c</w:t>
        </w:r>
      </w:ins>
      <w:del w:id="975" w:author="david goldhar" w:date="2019-02-28T13:20:00Z">
        <w:r w:rsidRPr="00A22E49" w:rsidDel="003C41F0">
          <w:rPr>
            <w:rFonts w:cstheme="minorHAnsi"/>
            <w:b/>
            <w:bCs/>
            <w:sz w:val="24"/>
            <w:szCs w:val="24"/>
          </w:rPr>
          <w:delText>s</w:delText>
        </w:r>
      </w:del>
      <w:r w:rsidRPr="00A22E49">
        <w:rPr>
          <w:rFonts w:cstheme="minorHAnsi"/>
          <w:b/>
          <w:bCs/>
          <w:sz w:val="24"/>
          <w:szCs w:val="24"/>
        </w:rPr>
        <w:t>e with the following two principles:</w:t>
      </w:r>
    </w:p>
    <w:p w14:paraId="2564DF91" w14:textId="5D8AE5ED" w:rsidR="00CA30DE" w:rsidRPr="00A22E49" w:rsidRDefault="00CA30DE" w:rsidP="009956E1">
      <w:pPr>
        <w:pStyle w:val="ListParagraph"/>
        <w:numPr>
          <w:ilvl w:val="0"/>
          <w:numId w:val="12"/>
        </w:numPr>
        <w:rPr>
          <w:rFonts w:cstheme="minorHAnsi"/>
          <w:b/>
          <w:bCs/>
          <w:sz w:val="24"/>
          <w:szCs w:val="24"/>
        </w:rPr>
      </w:pPr>
      <w:r w:rsidRPr="00A22E49">
        <w:rPr>
          <w:rFonts w:cstheme="minorHAnsi"/>
          <w:b/>
          <w:bCs/>
          <w:sz w:val="24"/>
          <w:szCs w:val="24"/>
        </w:rPr>
        <w:t>Verify</w:t>
      </w:r>
      <w:del w:id="976" w:author="david goldhar" w:date="2019-02-28T13:20:00Z">
        <w:r w:rsidRPr="00A22E49" w:rsidDel="003C41F0">
          <w:rPr>
            <w:rFonts w:cstheme="minorHAnsi"/>
            <w:b/>
            <w:bCs/>
            <w:sz w:val="24"/>
            <w:szCs w:val="24"/>
          </w:rPr>
          <w:delText>ing</w:delText>
        </w:r>
      </w:del>
      <w:r w:rsidRPr="00A22E49">
        <w:rPr>
          <w:rFonts w:cstheme="minorHAnsi"/>
          <w:b/>
          <w:bCs/>
          <w:sz w:val="24"/>
          <w:szCs w:val="24"/>
        </w:rPr>
        <w:t xml:space="preserve"> all communications entering the production floor from non-production networks</w:t>
      </w:r>
    </w:p>
    <w:p w14:paraId="29E18C6D" w14:textId="48DCF734" w:rsidR="00CA30DE" w:rsidRPr="00A22E49" w:rsidRDefault="00CA30DE" w:rsidP="009956E1">
      <w:pPr>
        <w:pStyle w:val="ListParagraph"/>
        <w:numPr>
          <w:ilvl w:val="0"/>
          <w:numId w:val="12"/>
        </w:numPr>
        <w:rPr>
          <w:rFonts w:cstheme="minorHAnsi"/>
          <w:b/>
          <w:bCs/>
          <w:sz w:val="24"/>
          <w:szCs w:val="24"/>
        </w:rPr>
      </w:pPr>
      <w:r w:rsidRPr="00A22E49">
        <w:rPr>
          <w:rFonts w:cstheme="minorHAnsi"/>
          <w:b/>
          <w:bCs/>
          <w:sz w:val="24"/>
          <w:szCs w:val="24"/>
        </w:rPr>
        <w:t>Continuously monitor</w:t>
      </w:r>
      <w:del w:id="977" w:author="david goldhar" w:date="2019-02-28T13:20:00Z">
        <w:r w:rsidRPr="00A22E49" w:rsidDel="003C41F0">
          <w:rPr>
            <w:rFonts w:cstheme="minorHAnsi"/>
            <w:b/>
            <w:bCs/>
            <w:sz w:val="24"/>
            <w:szCs w:val="24"/>
          </w:rPr>
          <w:delText>ing</w:delText>
        </w:r>
      </w:del>
      <w:r w:rsidRPr="00A22E49">
        <w:rPr>
          <w:rFonts w:cstheme="minorHAnsi"/>
          <w:b/>
          <w:bCs/>
          <w:sz w:val="24"/>
          <w:szCs w:val="24"/>
        </w:rPr>
        <w:t xml:space="preserve"> inter-production floor traffic for anomalies </w:t>
      </w:r>
    </w:p>
    <w:p w14:paraId="4CD507C4" w14:textId="3CA28807" w:rsidR="00CA30DE" w:rsidRDefault="00CA30DE" w:rsidP="00CA30DE">
      <w:pPr>
        <w:rPr>
          <w:rFonts w:cstheme="minorHAnsi"/>
          <w:sz w:val="24"/>
          <w:szCs w:val="24"/>
        </w:rPr>
      </w:pPr>
      <w:r w:rsidRPr="00C5160C">
        <w:rPr>
          <w:rFonts w:cstheme="minorHAnsi"/>
          <w:sz w:val="24"/>
          <w:szCs w:val="24"/>
        </w:rPr>
        <w:t xml:space="preserve">The first principle is </w:t>
      </w:r>
      <w:r>
        <w:rPr>
          <w:rFonts w:cstheme="minorHAnsi"/>
          <w:sz w:val="24"/>
          <w:szCs w:val="24"/>
        </w:rPr>
        <w:t>straight forward</w:t>
      </w:r>
      <w:ins w:id="978" w:author="david goldhar" w:date="2019-02-28T13:21:00Z">
        <w:r w:rsidR="003C41F0">
          <w:rPr>
            <w:rFonts w:cstheme="minorHAnsi"/>
            <w:sz w:val="24"/>
            <w:szCs w:val="24"/>
            <w:lang w:val="en-US"/>
          </w:rPr>
          <w:t>:</w:t>
        </w:r>
      </w:ins>
      <w:del w:id="979" w:author="david goldhar" w:date="2019-02-28T13:21:00Z">
        <w:r w:rsidRPr="00C5160C" w:rsidDel="003C41F0">
          <w:rPr>
            <w:rFonts w:cstheme="minorHAnsi"/>
            <w:sz w:val="24"/>
            <w:szCs w:val="24"/>
          </w:rPr>
          <w:delText>,</w:delText>
        </w:r>
      </w:del>
      <w:r w:rsidRPr="00C5160C">
        <w:rPr>
          <w:rFonts w:cstheme="minorHAnsi"/>
          <w:sz w:val="24"/>
          <w:szCs w:val="24"/>
        </w:rPr>
        <w:t xml:space="preserve"> since the attack is more likely to start from the non-production networks, </w:t>
      </w:r>
      <w:r>
        <w:rPr>
          <w:rFonts w:cstheme="minorHAnsi"/>
          <w:sz w:val="24"/>
          <w:szCs w:val="24"/>
        </w:rPr>
        <w:t xml:space="preserve">the initial </w:t>
      </w:r>
      <w:r w:rsidRPr="00C5160C">
        <w:rPr>
          <w:rFonts w:cstheme="minorHAnsi"/>
          <w:sz w:val="24"/>
          <w:szCs w:val="24"/>
        </w:rPr>
        <w:t>planning and configuration should be put into enforcement rules between these two zones</w:t>
      </w:r>
      <w:ins w:id="980" w:author="david goldhar" w:date="2019-02-28T13:21:00Z">
        <w:r w:rsidR="003C41F0">
          <w:rPr>
            <w:rFonts w:cstheme="minorHAnsi"/>
            <w:sz w:val="24"/>
            <w:szCs w:val="24"/>
            <w:lang w:val="en-US"/>
          </w:rPr>
          <w:t>,</w:t>
        </w:r>
      </w:ins>
      <w:r>
        <w:rPr>
          <w:rFonts w:cstheme="minorHAnsi"/>
          <w:sz w:val="24"/>
          <w:szCs w:val="24"/>
        </w:rPr>
        <w:t xml:space="preserve"> including communication from the DMZ </w:t>
      </w:r>
    </w:p>
    <w:p w14:paraId="2397BFB3" w14:textId="0A86E933" w:rsidR="00CA30DE" w:rsidRDefault="00CA30DE" w:rsidP="00CA30DE">
      <w:pPr>
        <w:rPr>
          <w:rFonts w:cstheme="minorHAnsi"/>
          <w:sz w:val="24"/>
          <w:szCs w:val="24"/>
        </w:rPr>
      </w:pPr>
      <w:r w:rsidRPr="008E0DD2">
        <w:rPr>
          <w:rFonts w:cstheme="minorHAnsi"/>
          <w:sz w:val="24"/>
          <w:szCs w:val="24"/>
        </w:rPr>
        <w:t xml:space="preserve">The second principle </w:t>
      </w:r>
      <w:del w:id="981" w:author="david goldhar" w:date="2019-02-28T13:21:00Z">
        <w:r w:rsidRPr="008E0DD2" w:rsidDel="003C41F0">
          <w:rPr>
            <w:rFonts w:cstheme="minorHAnsi"/>
            <w:sz w:val="24"/>
            <w:szCs w:val="24"/>
          </w:rPr>
          <w:delText xml:space="preserve">realizes </w:delText>
        </w:r>
      </w:del>
      <w:ins w:id="982" w:author="david goldhar" w:date="2019-02-28T13:21:00Z">
        <w:r w:rsidR="003C41F0">
          <w:rPr>
            <w:rFonts w:cstheme="minorHAnsi"/>
            <w:sz w:val="24"/>
            <w:szCs w:val="24"/>
            <w:lang w:val="en-US"/>
          </w:rPr>
          <w:t xml:space="preserve">recognizes </w:t>
        </w:r>
      </w:ins>
      <w:r w:rsidRPr="008E0DD2">
        <w:rPr>
          <w:rFonts w:cstheme="minorHAnsi"/>
          <w:sz w:val="24"/>
          <w:szCs w:val="24"/>
        </w:rPr>
        <w:t xml:space="preserve">that the potential damage to the plant of blocking </w:t>
      </w:r>
      <w:del w:id="983" w:author="david goldhar" w:date="2019-02-28T13:21:00Z">
        <w:r w:rsidRPr="008E0DD2" w:rsidDel="003C41F0">
          <w:rPr>
            <w:rFonts w:cstheme="minorHAnsi"/>
            <w:sz w:val="24"/>
            <w:szCs w:val="24"/>
          </w:rPr>
          <w:delText xml:space="preserve">a </w:delText>
        </w:r>
      </w:del>
      <w:r w:rsidRPr="008E0DD2">
        <w:rPr>
          <w:rFonts w:cstheme="minorHAnsi"/>
          <w:sz w:val="24"/>
          <w:szCs w:val="24"/>
        </w:rPr>
        <w:t xml:space="preserve">legitimate traffic could be as high as </w:t>
      </w:r>
      <w:ins w:id="984" w:author="david goldhar" w:date="2019-02-28T13:21:00Z">
        <w:r w:rsidR="003C41F0">
          <w:rPr>
            <w:rFonts w:cstheme="minorHAnsi"/>
            <w:sz w:val="24"/>
            <w:szCs w:val="24"/>
            <w:lang w:val="en-US"/>
          </w:rPr>
          <w:t xml:space="preserve">the damage from </w:t>
        </w:r>
      </w:ins>
      <w:r w:rsidRPr="008E0DD2">
        <w:rPr>
          <w:rFonts w:cstheme="minorHAnsi"/>
          <w:sz w:val="24"/>
          <w:szCs w:val="24"/>
        </w:rPr>
        <w:t xml:space="preserve">allowing malicious traffic, </w:t>
      </w:r>
      <w:ins w:id="985" w:author="david goldhar" w:date="2019-02-28T13:22:00Z">
        <w:r w:rsidR="003C41F0">
          <w:rPr>
            <w:rFonts w:cstheme="minorHAnsi"/>
            <w:sz w:val="24"/>
            <w:szCs w:val="24"/>
            <w:lang w:val="en-US"/>
          </w:rPr>
          <w:t xml:space="preserve">and </w:t>
        </w:r>
      </w:ins>
      <w:r w:rsidRPr="008E0DD2">
        <w:rPr>
          <w:rFonts w:cstheme="minorHAnsi"/>
          <w:sz w:val="24"/>
          <w:szCs w:val="24"/>
        </w:rPr>
        <w:t xml:space="preserve">therefore a more safety-oriented approach is advisable. Such an approach dictates putting safety consideration first. </w:t>
      </w:r>
    </w:p>
    <w:p w14:paraId="0FA1F32C" w14:textId="7FA3CFA4" w:rsidR="00CA30DE" w:rsidRPr="008E0DD2" w:rsidDel="003C41F0" w:rsidRDefault="00CA30DE" w:rsidP="00CA30DE">
      <w:pPr>
        <w:rPr>
          <w:del w:id="986" w:author="david goldhar" w:date="2019-02-28T13:24:00Z"/>
          <w:rFonts w:cstheme="minorHAnsi"/>
          <w:sz w:val="24"/>
          <w:szCs w:val="24"/>
        </w:rPr>
      </w:pPr>
      <w:r>
        <w:rPr>
          <w:rFonts w:cstheme="minorHAnsi"/>
          <w:sz w:val="24"/>
          <w:szCs w:val="24"/>
        </w:rPr>
        <w:t xml:space="preserve">The monitoring </w:t>
      </w:r>
      <w:del w:id="987" w:author="david goldhar" w:date="2019-02-28T13:22:00Z">
        <w:r w:rsidDel="003C41F0">
          <w:rPr>
            <w:rFonts w:cstheme="minorHAnsi"/>
            <w:sz w:val="24"/>
            <w:szCs w:val="24"/>
          </w:rPr>
          <w:delText xml:space="preserve">is </w:delText>
        </w:r>
      </w:del>
      <w:ins w:id="988" w:author="david goldhar" w:date="2019-02-28T13:22:00Z">
        <w:r w:rsidR="003C41F0">
          <w:rPr>
            <w:rFonts w:cstheme="minorHAnsi"/>
            <w:sz w:val="24"/>
            <w:szCs w:val="24"/>
            <w:lang w:val="en-US"/>
          </w:rPr>
          <w:t xml:space="preserve">should </w:t>
        </w:r>
      </w:ins>
      <w:r>
        <w:rPr>
          <w:rFonts w:cstheme="minorHAnsi"/>
          <w:sz w:val="24"/>
          <w:szCs w:val="24"/>
        </w:rPr>
        <w:t xml:space="preserve">not </w:t>
      </w:r>
      <w:ins w:id="989" w:author="david goldhar" w:date="2019-02-28T13:22:00Z">
        <w:r w:rsidR="003C41F0">
          <w:rPr>
            <w:rFonts w:cstheme="minorHAnsi"/>
            <w:sz w:val="24"/>
            <w:szCs w:val="24"/>
            <w:lang w:val="en-US"/>
          </w:rPr>
          <w:t xml:space="preserve">be </w:t>
        </w:r>
      </w:ins>
      <w:del w:id="990" w:author="david goldhar" w:date="2019-02-28T13:22:00Z">
        <w:r w:rsidDel="003C41F0">
          <w:rPr>
            <w:rFonts w:cstheme="minorHAnsi"/>
            <w:sz w:val="24"/>
            <w:szCs w:val="24"/>
          </w:rPr>
          <w:delText xml:space="preserve">excluded </w:delText>
        </w:r>
      </w:del>
      <w:ins w:id="991" w:author="david goldhar" w:date="2019-02-28T13:22:00Z">
        <w:r w:rsidR="003C41F0">
          <w:rPr>
            <w:rFonts w:cstheme="minorHAnsi"/>
            <w:sz w:val="24"/>
            <w:szCs w:val="24"/>
            <w:lang w:val="en-US"/>
          </w:rPr>
          <w:t xml:space="preserve">restricted </w:t>
        </w:r>
      </w:ins>
      <w:r>
        <w:rPr>
          <w:rFonts w:cstheme="minorHAnsi"/>
          <w:sz w:val="24"/>
          <w:szCs w:val="24"/>
        </w:rPr>
        <w:t xml:space="preserve">to </w:t>
      </w:r>
      <w:del w:id="992" w:author="david goldhar" w:date="2019-02-28T13:22:00Z">
        <w:r w:rsidDel="003C41F0">
          <w:rPr>
            <w:rFonts w:cstheme="minorHAnsi"/>
            <w:sz w:val="24"/>
            <w:szCs w:val="24"/>
          </w:rPr>
          <w:delText xml:space="preserve">the </w:delText>
        </w:r>
      </w:del>
      <w:r>
        <w:rPr>
          <w:rFonts w:cstheme="minorHAnsi"/>
          <w:sz w:val="24"/>
          <w:szCs w:val="24"/>
        </w:rPr>
        <w:t>IT-OT traffic</w:t>
      </w:r>
      <w:ins w:id="993" w:author="david goldhar" w:date="2019-02-28T13:22:00Z">
        <w:r w:rsidR="003C41F0">
          <w:rPr>
            <w:rFonts w:cstheme="minorHAnsi"/>
            <w:sz w:val="24"/>
            <w:szCs w:val="24"/>
            <w:lang w:val="en-US"/>
          </w:rPr>
          <w:t>. C</w:t>
        </w:r>
      </w:ins>
      <w:del w:id="994" w:author="david goldhar" w:date="2019-02-28T13:22:00Z">
        <w:r w:rsidDel="003C41F0">
          <w:rPr>
            <w:rFonts w:cstheme="minorHAnsi"/>
            <w:sz w:val="24"/>
            <w:szCs w:val="24"/>
          </w:rPr>
          <w:delText>, c</w:delText>
        </w:r>
      </w:del>
      <w:proofErr w:type="spellStart"/>
      <w:r>
        <w:rPr>
          <w:rFonts w:cstheme="minorHAnsi"/>
          <w:sz w:val="24"/>
          <w:szCs w:val="24"/>
        </w:rPr>
        <w:t>omplete</w:t>
      </w:r>
      <w:proofErr w:type="spellEnd"/>
      <w:r>
        <w:rPr>
          <w:rFonts w:cstheme="minorHAnsi"/>
          <w:sz w:val="24"/>
          <w:szCs w:val="24"/>
        </w:rPr>
        <w:t xml:space="preserve"> visibility should merge network traffic flowing from, to</w:t>
      </w:r>
      <w:ins w:id="995" w:author="david goldhar" w:date="2019-02-28T13:23:00Z">
        <w:r w:rsidR="003C41F0">
          <w:rPr>
            <w:rFonts w:cstheme="minorHAnsi"/>
            <w:sz w:val="24"/>
            <w:szCs w:val="24"/>
            <w:lang w:val="en-US"/>
          </w:rPr>
          <w:t xml:space="preserve">, </w:t>
        </w:r>
      </w:ins>
      <w:del w:id="996" w:author="david goldhar" w:date="2019-02-28T13:23:00Z">
        <w:r w:rsidDel="003C41F0">
          <w:rPr>
            <w:rFonts w:cstheme="minorHAnsi"/>
            <w:sz w:val="24"/>
            <w:szCs w:val="24"/>
          </w:rPr>
          <w:delText xml:space="preserve"> </w:delText>
        </w:r>
      </w:del>
      <w:r>
        <w:rPr>
          <w:rFonts w:cstheme="minorHAnsi"/>
          <w:sz w:val="24"/>
          <w:szCs w:val="24"/>
        </w:rPr>
        <w:t xml:space="preserve">and between production level assets. Pick an </w:t>
      </w:r>
      <w:ins w:id="997" w:author="david goldhar" w:date="2019-02-28T13:23:00Z">
        <w:r w:rsidR="003C41F0">
          <w:rPr>
            <w:rFonts w:cstheme="minorHAnsi"/>
            <w:sz w:val="24"/>
            <w:szCs w:val="24"/>
            <w:lang w:val="en-US"/>
          </w:rPr>
          <w:t>E</w:t>
        </w:r>
      </w:ins>
      <w:del w:id="998" w:author="david goldhar" w:date="2019-02-28T13:23:00Z">
        <w:r w:rsidDel="003C41F0">
          <w:rPr>
            <w:rFonts w:cstheme="minorHAnsi"/>
            <w:sz w:val="24"/>
            <w:szCs w:val="24"/>
          </w:rPr>
          <w:delText>e</w:delText>
        </w:r>
      </w:del>
      <w:r>
        <w:rPr>
          <w:rFonts w:cstheme="minorHAnsi"/>
          <w:sz w:val="24"/>
          <w:szCs w:val="24"/>
        </w:rPr>
        <w:t xml:space="preserve">vent and </w:t>
      </w:r>
      <w:ins w:id="999" w:author="david goldhar" w:date="2019-02-28T13:23:00Z">
        <w:r w:rsidR="003C41F0">
          <w:rPr>
            <w:rFonts w:cstheme="minorHAnsi"/>
            <w:sz w:val="24"/>
            <w:szCs w:val="24"/>
            <w:lang w:val="en-US"/>
          </w:rPr>
          <w:t>A</w:t>
        </w:r>
      </w:ins>
      <w:del w:id="1000" w:author="david goldhar" w:date="2019-02-28T13:23:00Z">
        <w:r w:rsidDel="003C41F0">
          <w:rPr>
            <w:rFonts w:cstheme="minorHAnsi"/>
            <w:sz w:val="24"/>
            <w:szCs w:val="24"/>
          </w:rPr>
          <w:delText>a</w:delText>
        </w:r>
      </w:del>
      <w:proofErr w:type="spellStart"/>
      <w:r>
        <w:rPr>
          <w:rFonts w:cstheme="minorHAnsi"/>
          <w:sz w:val="24"/>
          <w:szCs w:val="24"/>
        </w:rPr>
        <w:t>lert</w:t>
      </w:r>
      <w:proofErr w:type="spellEnd"/>
      <w:r>
        <w:rPr>
          <w:rFonts w:cstheme="minorHAnsi"/>
          <w:sz w:val="24"/>
          <w:szCs w:val="24"/>
        </w:rPr>
        <w:t xml:space="preserve"> tool that is customized to production floor </w:t>
      </w:r>
      <w:del w:id="1001" w:author="david goldhar" w:date="2019-02-28T13:23:00Z">
        <w:r w:rsidDel="003C41F0">
          <w:rPr>
            <w:rFonts w:cstheme="minorHAnsi"/>
            <w:sz w:val="24"/>
            <w:szCs w:val="24"/>
          </w:rPr>
          <w:delText>particularities</w:delText>
        </w:r>
      </w:del>
      <w:ins w:id="1002" w:author="david goldhar" w:date="2019-02-28T13:23:00Z">
        <w:r w:rsidR="003C41F0">
          <w:rPr>
            <w:rFonts w:cstheme="minorHAnsi"/>
            <w:sz w:val="24"/>
            <w:szCs w:val="24"/>
            <w:lang w:val="en-US"/>
          </w:rPr>
          <w:t>specifics</w:t>
        </w:r>
      </w:ins>
      <w:r>
        <w:rPr>
          <w:rFonts w:cstheme="minorHAnsi"/>
          <w:sz w:val="24"/>
          <w:szCs w:val="24"/>
        </w:rPr>
        <w:t>. It will lower false positive</w:t>
      </w:r>
      <w:ins w:id="1003" w:author="david goldhar" w:date="2019-02-28T13:23:00Z">
        <w:r w:rsidR="003C41F0">
          <w:rPr>
            <w:rFonts w:cstheme="minorHAnsi"/>
            <w:sz w:val="24"/>
            <w:szCs w:val="24"/>
            <w:lang w:val="en-US"/>
          </w:rPr>
          <w:t>s,</w:t>
        </w:r>
      </w:ins>
      <w:r>
        <w:rPr>
          <w:rFonts w:cstheme="minorHAnsi"/>
          <w:sz w:val="24"/>
          <w:szCs w:val="24"/>
        </w:rPr>
        <w:t xml:space="preserve"> and </w:t>
      </w:r>
      <w:del w:id="1004" w:author="david goldhar" w:date="2019-02-28T13:23:00Z">
        <w:r w:rsidDel="003C41F0">
          <w:rPr>
            <w:rFonts w:cstheme="minorHAnsi"/>
            <w:sz w:val="24"/>
            <w:szCs w:val="24"/>
          </w:rPr>
          <w:delText xml:space="preserve">would </w:delText>
        </w:r>
      </w:del>
      <w:r>
        <w:rPr>
          <w:rFonts w:cstheme="minorHAnsi"/>
          <w:sz w:val="24"/>
          <w:szCs w:val="24"/>
        </w:rPr>
        <w:t xml:space="preserve">reduce </w:t>
      </w:r>
      <w:ins w:id="1005" w:author="david goldhar" w:date="2019-02-28T13:24:00Z">
        <w:r w:rsidR="003C41F0">
          <w:rPr>
            <w:rFonts w:cstheme="minorHAnsi"/>
            <w:sz w:val="24"/>
            <w:szCs w:val="24"/>
            <w:lang w:val="en-US"/>
          </w:rPr>
          <w:t xml:space="preserve">the effort of </w:t>
        </w:r>
      </w:ins>
      <w:r>
        <w:rPr>
          <w:rFonts w:cstheme="minorHAnsi"/>
          <w:sz w:val="24"/>
          <w:szCs w:val="24"/>
        </w:rPr>
        <w:t>local and global security team</w:t>
      </w:r>
      <w:ins w:id="1006" w:author="david goldhar" w:date="2019-02-28T13:24:00Z">
        <w:r w:rsidR="003C41F0">
          <w:rPr>
            <w:rFonts w:cstheme="minorHAnsi"/>
            <w:sz w:val="24"/>
            <w:szCs w:val="24"/>
            <w:lang w:val="en-US"/>
          </w:rPr>
          <w:t>s to</w:t>
        </w:r>
      </w:ins>
      <w:del w:id="1007" w:author="david goldhar" w:date="2019-02-28T13:24:00Z">
        <w:r w:rsidDel="003C41F0">
          <w:rPr>
            <w:rFonts w:cstheme="minorHAnsi"/>
            <w:sz w:val="24"/>
            <w:szCs w:val="24"/>
          </w:rPr>
          <w:delText xml:space="preserve"> </w:delText>
        </w:r>
      </w:del>
      <w:ins w:id="1008" w:author="david goldhar" w:date="2019-02-28T13:24:00Z">
        <w:r w:rsidR="003C41F0">
          <w:rPr>
            <w:rFonts w:cstheme="minorHAnsi"/>
            <w:sz w:val="24"/>
            <w:szCs w:val="24"/>
            <w:lang w:val="en-US"/>
          </w:rPr>
          <w:t xml:space="preserve"> </w:t>
        </w:r>
      </w:ins>
      <w:proofErr w:type="spellStart"/>
      <w:r>
        <w:rPr>
          <w:rFonts w:cstheme="minorHAnsi"/>
          <w:sz w:val="24"/>
          <w:szCs w:val="24"/>
        </w:rPr>
        <w:t>investigat</w:t>
      </w:r>
      <w:proofErr w:type="spellEnd"/>
      <w:ins w:id="1009" w:author="david goldhar" w:date="2019-02-28T13:24:00Z">
        <w:r w:rsidR="003C41F0">
          <w:rPr>
            <w:rFonts w:cstheme="minorHAnsi"/>
            <w:sz w:val="24"/>
            <w:szCs w:val="24"/>
            <w:lang w:val="en-US"/>
          </w:rPr>
          <w:t>e</w:t>
        </w:r>
      </w:ins>
      <w:del w:id="1010" w:author="david goldhar" w:date="2019-02-28T13:24:00Z">
        <w:r w:rsidDel="003C41F0">
          <w:rPr>
            <w:rFonts w:cstheme="minorHAnsi"/>
            <w:sz w:val="24"/>
            <w:szCs w:val="24"/>
          </w:rPr>
          <w:delText>ing</w:delText>
        </w:r>
      </w:del>
      <w:r>
        <w:rPr>
          <w:rFonts w:cstheme="minorHAnsi"/>
          <w:sz w:val="24"/>
          <w:szCs w:val="24"/>
        </w:rPr>
        <w:t xml:space="preserve"> alerts.</w:t>
      </w:r>
    </w:p>
    <w:p w14:paraId="52FA9ADA" w14:textId="77777777" w:rsidR="00CA30DE" w:rsidRDefault="00CA30DE">
      <w:pPr>
        <w:rPr>
          <w:rFonts w:cstheme="minorHAnsi"/>
          <w:sz w:val="24"/>
          <w:szCs w:val="24"/>
        </w:rPr>
      </w:pPr>
    </w:p>
    <w:p w14:paraId="73137C0D" w14:textId="56761267" w:rsidR="00CA30DE" w:rsidRDefault="003A5F4F" w:rsidP="009956E1">
      <w:pPr>
        <w:pStyle w:val="ListParagraph"/>
        <w:numPr>
          <w:ilvl w:val="0"/>
          <w:numId w:val="11"/>
        </w:numPr>
        <w:rPr>
          <w:rFonts w:cstheme="minorHAnsi"/>
          <w:b/>
          <w:bCs/>
          <w:sz w:val="24"/>
          <w:szCs w:val="24"/>
        </w:rPr>
      </w:pPr>
      <w:r w:rsidRPr="003A5F4F">
        <w:rPr>
          <w:rFonts w:cstheme="minorHAnsi"/>
          <w:b/>
          <w:bCs/>
          <w:sz w:val="24"/>
          <w:szCs w:val="24"/>
          <w:highlight w:val="yellow"/>
        </w:rPr>
        <w:t>How</w:t>
      </w:r>
      <w:r>
        <w:rPr>
          <w:rFonts w:cstheme="minorHAnsi"/>
          <w:b/>
          <w:bCs/>
          <w:sz w:val="24"/>
          <w:szCs w:val="24"/>
        </w:rPr>
        <w:t xml:space="preserve"> to </w:t>
      </w:r>
      <w:r w:rsidR="00CA30DE">
        <w:rPr>
          <w:rFonts w:cstheme="minorHAnsi"/>
          <w:b/>
          <w:bCs/>
          <w:sz w:val="24"/>
          <w:szCs w:val="24"/>
        </w:rPr>
        <w:t xml:space="preserve">Design effective and efficient implantation </w:t>
      </w:r>
    </w:p>
    <w:p w14:paraId="4D8AFD47" w14:textId="27028201" w:rsidR="00CA30DE" w:rsidRDefault="00CA30DE">
      <w:pPr>
        <w:rPr>
          <w:rFonts w:cstheme="minorHAnsi"/>
          <w:sz w:val="24"/>
          <w:szCs w:val="24"/>
        </w:rPr>
      </w:pPr>
      <w:r>
        <w:rPr>
          <w:rFonts w:cstheme="minorHAnsi"/>
          <w:sz w:val="24"/>
          <w:szCs w:val="24"/>
        </w:rPr>
        <w:t>Having t</w:t>
      </w:r>
      <w:r w:rsidRPr="00827280">
        <w:rPr>
          <w:rFonts w:cstheme="minorHAnsi"/>
          <w:sz w:val="24"/>
          <w:szCs w:val="24"/>
        </w:rPr>
        <w:t>oo many information security controls can become unmanageable. When the organization overextend</w:t>
      </w:r>
      <w:ins w:id="1011" w:author="david goldhar" w:date="2019-02-28T13:24:00Z">
        <w:r w:rsidR="003C41F0">
          <w:rPr>
            <w:rFonts w:cstheme="minorHAnsi"/>
            <w:sz w:val="24"/>
            <w:szCs w:val="24"/>
            <w:lang w:val="en-US"/>
          </w:rPr>
          <w:t>s</w:t>
        </w:r>
      </w:ins>
      <w:r w:rsidRPr="00827280">
        <w:rPr>
          <w:rFonts w:cstheme="minorHAnsi"/>
          <w:sz w:val="24"/>
          <w:szCs w:val="24"/>
        </w:rPr>
        <w:t xml:space="preserve"> the security team’s abilities by deploying too many security tools, </w:t>
      </w:r>
      <w:del w:id="1012" w:author="david goldhar" w:date="2019-02-28T13:24:00Z">
        <w:r w:rsidRPr="00827280" w:rsidDel="003C41F0">
          <w:rPr>
            <w:rFonts w:cstheme="minorHAnsi"/>
            <w:sz w:val="24"/>
            <w:szCs w:val="24"/>
          </w:rPr>
          <w:delText xml:space="preserve">an </w:delText>
        </w:r>
      </w:del>
      <w:ins w:id="1013" w:author="david goldhar" w:date="2019-02-28T13:24:00Z">
        <w:r w:rsidR="003C41F0">
          <w:rPr>
            <w:rFonts w:cstheme="minorHAnsi"/>
            <w:sz w:val="24"/>
            <w:szCs w:val="24"/>
            <w:lang w:val="en-US"/>
          </w:rPr>
          <w:t xml:space="preserve">the </w:t>
        </w:r>
      </w:ins>
      <w:r w:rsidRPr="00827280">
        <w:rPr>
          <w:rFonts w:cstheme="minorHAnsi"/>
          <w:sz w:val="24"/>
          <w:szCs w:val="24"/>
        </w:rPr>
        <w:t>opposite</w:t>
      </w:r>
      <w:r>
        <w:rPr>
          <w:rFonts w:cstheme="minorHAnsi"/>
          <w:sz w:val="24"/>
          <w:szCs w:val="24"/>
        </w:rPr>
        <w:t xml:space="preserve"> effect </w:t>
      </w:r>
      <w:del w:id="1014" w:author="david goldhar" w:date="2019-02-28T13:24:00Z">
        <w:r w:rsidRPr="00827280" w:rsidDel="003C41F0">
          <w:rPr>
            <w:rFonts w:cstheme="minorHAnsi"/>
            <w:sz w:val="24"/>
            <w:szCs w:val="24"/>
          </w:rPr>
          <w:delText xml:space="preserve">is achieved </w:delText>
        </w:r>
      </w:del>
      <w:ins w:id="1015" w:author="david goldhar" w:date="2019-02-28T13:24:00Z">
        <w:r w:rsidR="003C41F0">
          <w:rPr>
            <w:rFonts w:cstheme="minorHAnsi"/>
            <w:sz w:val="24"/>
            <w:szCs w:val="24"/>
            <w:lang w:val="en-US"/>
          </w:rPr>
          <w:t xml:space="preserve">occurs, </w:t>
        </w:r>
      </w:ins>
      <w:r w:rsidRPr="00827280">
        <w:rPr>
          <w:rFonts w:cstheme="minorHAnsi"/>
          <w:sz w:val="24"/>
          <w:szCs w:val="24"/>
        </w:rPr>
        <w:t>by overwhelming the team with too much information to handle</w:t>
      </w:r>
      <w:ins w:id="1016" w:author="david goldhar" w:date="2019-02-28T13:24:00Z">
        <w:r w:rsidR="003C41F0">
          <w:rPr>
            <w:rFonts w:cstheme="minorHAnsi"/>
            <w:sz w:val="24"/>
            <w:szCs w:val="24"/>
            <w:lang w:val="en-US"/>
          </w:rPr>
          <w:t>,</w:t>
        </w:r>
      </w:ins>
      <w:r w:rsidRPr="00827280">
        <w:rPr>
          <w:rFonts w:cstheme="minorHAnsi"/>
          <w:sz w:val="24"/>
          <w:szCs w:val="24"/>
        </w:rPr>
        <w:t xml:space="preserve"> </w:t>
      </w:r>
      <w:r>
        <w:rPr>
          <w:rFonts w:cstheme="minorHAnsi"/>
          <w:sz w:val="24"/>
          <w:szCs w:val="24"/>
        </w:rPr>
        <w:t>decreasing the likelihood of detecting of a</w:t>
      </w:r>
      <w:ins w:id="1017" w:author="david goldhar" w:date="2019-02-28T13:25:00Z">
        <w:r w:rsidR="003C41F0">
          <w:rPr>
            <w:rFonts w:cstheme="minorHAnsi"/>
            <w:sz w:val="24"/>
            <w:szCs w:val="24"/>
            <w:lang w:val="en-US"/>
          </w:rPr>
          <w:t xml:space="preserve"> real</w:t>
        </w:r>
      </w:ins>
      <w:del w:id="1018" w:author="david goldhar" w:date="2019-02-28T13:25:00Z">
        <w:r w:rsidDel="003C41F0">
          <w:rPr>
            <w:rFonts w:cstheme="minorHAnsi"/>
            <w:sz w:val="24"/>
            <w:szCs w:val="24"/>
          </w:rPr>
          <w:delText>n</w:delText>
        </w:r>
      </w:del>
      <w:r>
        <w:rPr>
          <w:rFonts w:cstheme="minorHAnsi"/>
          <w:sz w:val="24"/>
          <w:szCs w:val="24"/>
        </w:rPr>
        <w:t xml:space="preserve"> incident</w:t>
      </w:r>
      <w:r w:rsidRPr="00827280">
        <w:rPr>
          <w:rFonts w:cstheme="minorHAnsi"/>
          <w:sz w:val="24"/>
          <w:szCs w:val="24"/>
        </w:rPr>
        <w:t xml:space="preserve">. </w:t>
      </w:r>
    </w:p>
    <w:p w14:paraId="68235EB0" w14:textId="4A3EDCE6" w:rsidR="00CA30DE" w:rsidRDefault="00CA30DE" w:rsidP="00CA30DE">
      <w:pPr>
        <w:rPr>
          <w:rFonts w:cstheme="minorHAnsi"/>
          <w:sz w:val="24"/>
          <w:szCs w:val="24"/>
        </w:rPr>
      </w:pPr>
      <w:r w:rsidRPr="00C5160C">
        <w:rPr>
          <w:rFonts w:cstheme="minorHAnsi"/>
          <w:sz w:val="24"/>
          <w:szCs w:val="24"/>
        </w:rPr>
        <w:t xml:space="preserve">Each plant has an optimal </w:t>
      </w:r>
      <w:del w:id="1019" w:author="david goldhar" w:date="2019-02-28T13:25:00Z">
        <w:r w:rsidRPr="00C5160C" w:rsidDel="003C41F0">
          <w:rPr>
            <w:rFonts w:cstheme="minorHAnsi"/>
            <w:sz w:val="24"/>
            <w:szCs w:val="24"/>
          </w:rPr>
          <w:delText xml:space="preserve">equilibrium </w:delText>
        </w:r>
      </w:del>
      <w:ins w:id="1020" w:author="david goldhar" w:date="2019-02-28T13:25:00Z">
        <w:r w:rsidR="003C41F0">
          <w:rPr>
            <w:rFonts w:cstheme="minorHAnsi"/>
            <w:sz w:val="24"/>
            <w:szCs w:val="24"/>
            <w:lang w:val="en-US"/>
          </w:rPr>
          <w:t xml:space="preserve">balance </w:t>
        </w:r>
      </w:ins>
      <w:r w:rsidRPr="00C5160C">
        <w:rPr>
          <w:rFonts w:cstheme="minorHAnsi"/>
          <w:sz w:val="24"/>
          <w:szCs w:val="24"/>
        </w:rPr>
        <w:t>between security and manageability</w:t>
      </w:r>
      <w:ins w:id="1021" w:author="david goldhar" w:date="2019-02-28T13:25:00Z">
        <w:r w:rsidR="003C41F0">
          <w:rPr>
            <w:rFonts w:cstheme="minorHAnsi"/>
            <w:sz w:val="24"/>
            <w:szCs w:val="24"/>
            <w:lang w:val="en-US"/>
          </w:rPr>
          <w:t>,</w:t>
        </w:r>
      </w:ins>
      <w:r w:rsidRPr="00C5160C">
        <w:rPr>
          <w:rFonts w:cstheme="minorHAnsi"/>
          <w:sz w:val="24"/>
          <w:szCs w:val="24"/>
        </w:rPr>
        <w:t xml:space="preserve"> </w:t>
      </w:r>
      <w:r>
        <w:rPr>
          <w:rFonts w:cstheme="minorHAnsi"/>
          <w:sz w:val="24"/>
          <w:szCs w:val="24"/>
        </w:rPr>
        <w:t xml:space="preserve">and our recommendation is </w:t>
      </w:r>
      <w:ins w:id="1022" w:author="david goldhar" w:date="2019-02-28T13:25:00Z">
        <w:r w:rsidR="003C41F0">
          <w:rPr>
            <w:rFonts w:cstheme="minorHAnsi"/>
            <w:sz w:val="24"/>
            <w:szCs w:val="24"/>
            <w:lang w:val="en-US"/>
          </w:rPr>
          <w:t xml:space="preserve">to </w:t>
        </w:r>
      </w:ins>
      <w:r>
        <w:rPr>
          <w:rFonts w:cstheme="minorHAnsi"/>
          <w:sz w:val="24"/>
          <w:szCs w:val="24"/>
        </w:rPr>
        <w:t>aim</w:t>
      </w:r>
      <w:del w:id="1023" w:author="david goldhar" w:date="2019-02-28T13:25:00Z">
        <w:r w:rsidDel="003C41F0">
          <w:rPr>
            <w:rFonts w:cstheme="minorHAnsi"/>
            <w:sz w:val="24"/>
            <w:szCs w:val="24"/>
          </w:rPr>
          <w:delText>ing</w:delText>
        </w:r>
      </w:del>
      <w:r>
        <w:rPr>
          <w:rFonts w:cstheme="minorHAnsi"/>
          <w:sz w:val="24"/>
          <w:szCs w:val="24"/>
        </w:rPr>
        <w:t xml:space="preserve"> for that point</w:t>
      </w:r>
      <w:del w:id="1024" w:author="david goldhar" w:date="2019-02-28T13:25:00Z">
        <w:r w:rsidDel="003C41F0">
          <w:rPr>
            <w:rFonts w:cstheme="minorHAnsi"/>
            <w:sz w:val="24"/>
            <w:szCs w:val="24"/>
          </w:rPr>
          <w:delText xml:space="preserve"> of balance</w:delText>
        </w:r>
      </w:del>
      <w:r>
        <w:rPr>
          <w:rFonts w:cstheme="minorHAnsi"/>
          <w:sz w:val="24"/>
          <w:szCs w:val="24"/>
        </w:rPr>
        <w:t>.</w:t>
      </w:r>
    </w:p>
    <w:p w14:paraId="2FF4743C" w14:textId="37B1E460" w:rsidR="00CA30DE" w:rsidRDefault="00CA30DE" w:rsidP="00CA30DE">
      <w:pPr>
        <w:rPr>
          <w:rFonts w:cstheme="minorHAnsi"/>
          <w:sz w:val="24"/>
          <w:szCs w:val="24"/>
        </w:rPr>
      </w:pPr>
      <w:r>
        <w:rPr>
          <w:rFonts w:cstheme="minorHAnsi"/>
          <w:sz w:val="24"/>
          <w:szCs w:val="24"/>
        </w:rPr>
        <w:t xml:space="preserve">Designing for a minimum </w:t>
      </w:r>
      <w:del w:id="1025" w:author="david goldhar" w:date="2019-02-28T13:25:00Z">
        <w:r w:rsidDel="003C41F0">
          <w:rPr>
            <w:rFonts w:cstheme="minorHAnsi"/>
            <w:sz w:val="24"/>
            <w:szCs w:val="24"/>
          </w:rPr>
          <w:delText xml:space="preserve">amount </w:delText>
        </w:r>
      </w:del>
      <w:ins w:id="1026" w:author="david goldhar" w:date="2019-02-28T13:25:00Z">
        <w:r w:rsidR="003C41F0">
          <w:rPr>
            <w:rFonts w:cstheme="minorHAnsi"/>
            <w:sz w:val="24"/>
            <w:szCs w:val="24"/>
            <w:lang w:val="en-US"/>
          </w:rPr>
          <w:t xml:space="preserve">number </w:t>
        </w:r>
      </w:ins>
      <w:r>
        <w:rPr>
          <w:rFonts w:cstheme="minorHAnsi"/>
          <w:sz w:val="24"/>
          <w:szCs w:val="24"/>
        </w:rPr>
        <w:t xml:space="preserve">of security gateways </w:t>
      </w:r>
      <w:del w:id="1027" w:author="david goldhar" w:date="2019-02-28T13:26:00Z">
        <w:r w:rsidDel="003C41F0">
          <w:rPr>
            <w:rFonts w:cstheme="minorHAnsi"/>
            <w:sz w:val="24"/>
            <w:szCs w:val="24"/>
          </w:rPr>
          <w:delText xml:space="preserve">deployment </w:delText>
        </w:r>
      </w:del>
      <w:r>
        <w:rPr>
          <w:rFonts w:cstheme="minorHAnsi"/>
          <w:sz w:val="24"/>
          <w:szCs w:val="24"/>
        </w:rPr>
        <w:t>will</w:t>
      </w:r>
      <w:ins w:id="1028" w:author="david goldhar" w:date="2019-02-28T13:26:00Z">
        <w:r w:rsidR="003C41F0">
          <w:rPr>
            <w:rFonts w:cstheme="minorHAnsi"/>
            <w:sz w:val="24"/>
            <w:szCs w:val="24"/>
            <w:lang w:val="en-US"/>
          </w:rPr>
          <w:t>,</w:t>
        </w:r>
      </w:ins>
      <w:r>
        <w:rPr>
          <w:rFonts w:cstheme="minorHAnsi"/>
          <w:sz w:val="24"/>
          <w:szCs w:val="24"/>
        </w:rPr>
        <w:t xml:space="preserve"> paradoxically</w:t>
      </w:r>
      <w:ins w:id="1029" w:author="david goldhar" w:date="2019-02-28T13:26:00Z">
        <w:r w:rsidR="003C41F0">
          <w:rPr>
            <w:rFonts w:cstheme="minorHAnsi"/>
            <w:sz w:val="24"/>
            <w:szCs w:val="24"/>
            <w:lang w:val="en-US"/>
          </w:rPr>
          <w:t>,</w:t>
        </w:r>
      </w:ins>
      <w:r>
        <w:rPr>
          <w:rFonts w:cstheme="minorHAnsi"/>
          <w:sz w:val="24"/>
          <w:szCs w:val="24"/>
        </w:rPr>
        <w:t xml:space="preserve"> </w:t>
      </w:r>
      <w:del w:id="1030" w:author="david goldhar" w:date="2019-02-28T13:26:00Z">
        <w:r w:rsidDel="003C41F0">
          <w:rPr>
            <w:rFonts w:cstheme="minorHAnsi"/>
            <w:sz w:val="24"/>
            <w:szCs w:val="24"/>
          </w:rPr>
          <w:delText xml:space="preserve">elevate </w:delText>
        </w:r>
      </w:del>
      <w:ins w:id="1031" w:author="david goldhar" w:date="2019-02-28T13:26:00Z">
        <w:r w:rsidR="003C41F0">
          <w:rPr>
            <w:rFonts w:cstheme="minorHAnsi"/>
            <w:sz w:val="24"/>
            <w:szCs w:val="24"/>
            <w:lang w:val="en-US"/>
          </w:rPr>
          <w:t xml:space="preserve">increase </w:t>
        </w:r>
      </w:ins>
      <w:r>
        <w:rPr>
          <w:rFonts w:cstheme="minorHAnsi"/>
          <w:sz w:val="24"/>
          <w:szCs w:val="24"/>
        </w:rPr>
        <w:t>security</w:t>
      </w:r>
      <w:ins w:id="1032" w:author="david goldhar" w:date="2019-02-28T13:28:00Z">
        <w:r w:rsidR="003C41F0">
          <w:rPr>
            <w:rFonts w:cstheme="minorHAnsi"/>
            <w:sz w:val="24"/>
            <w:szCs w:val="24"/>
            <w:lang w:val="en-US"/>
          </w:rPr>
          <w:t xml:space="preserve"> by f</w:t>
        </w:r>
      </w:ins>
      <w:del w:id="1033" w:author="david goldhar" w:date="2019-02-28T13:28:00Z">
        <w:r w:rsidDel="003C41F0">
          <w:rPr>
            <w:rFonts w:cstheme="minorHAnsi"/>
            <w:sz w:val="24"/>
            <w:szCs w:val="24"/>
          </w:rPr>
          <w:delText>. F</w:delText>
        </w:r>
      </w:del>
      <w:proofErr w:type="spellStart"/>
      <w:r>
        <w:rPr>
          <w:rFonts w:cstheme="minorHAnsi"/>
          <w:sz w:val="24"/>
          <w:szCs w:val="24"/>
        </w:rPr>
        <w:t>ocusing</w:t>
      </w:r>
      <w:proofErr w:type="spellEnd"/>
      <w:r>
        <w:rPr>
          <w:rFonts w:cstheme="minorHAnsi"/>
          <w:sz w:val="24"/>
          <w:szCs w:val="24"/>
        </w:rPr>
        <w:t xml:space="preserve"> the security team’s efforts and resources </w:t>
      </w:r>
      <w:del w:id="1034" w:author="david goldhar" w:date="2019-02-28T13:26:00Z">
        <w:r w:rsidDel="003C41F0">
          <w:rPr>
            <w:rFonts w:cstheme="minorHAnsi"/>
            <w:sz w:val="24"/>
            <w:szCs w:val="24"/>
          </w:rPr>
          <w:delText xml:space="preserve">into </w:delText>
        </w:r>
      </w:del>
      <w:ins w:id="1035" w:author="david goldhar" w:date="2019-02-28T13:26:00Z">
        <w:r w:rsidR="003C41F0">
          <w:rPr>
            <w:rFonts w:cstheme="minorHAnsi"/>
            <w:sz w:val="24"/>
            <w:szCs w:val="24"/>
            <w:lang w:val="en-US"/>
          </w:rPr>
          <w:t xml:space="preserve">on </w:t>
        </w:r>
      </w:ins>
      <w:r>
        <w:rPr>
          <w:rFonts w:cstheme="minorHAnsi"/>
          <w:sz w:val="24"/>
          <w:szCs w:val="24"/>
        </w:rPr>
        <w:t>a small</w:t>
      </w:r>
      <w:proofErr w:type="spellStart"/>
      <w:ins w:id="1036" w:author="david goldhar" w:date="2019-02-28T13:28:00Z">
        <w:r w:rsidR="003C41F0">
          <w:rPr>
            <w:rFonts w:cstheme="minorHAnsi"/>
            <w:sz w:val="24"/>
            <w:szCs w:val="24"/>
            <w:lang w:val="en-US"/>
          </w:rPr>
          <w:t>er</w:t>
        </w:r>
      </w:ins>
      <w:proofErr w:type="spellEnd"/>
      <w:r>
        <w:rPr>
          <w:rFonts w:cstheme="minorHAnsi"/>
          <w:sz w:val="24"/>
          <w:szCs w:val="24"/>
        </w:rPr>
        <w:t xml:space="preserve"> number of gateways</w:t>
      </w:r>
      <w:ins w:id="1037" w:author="david goldhar" w:date="2019-02-28T13:28:00Z">
        <w:r w:rsidR="003C41F0">
          <w:rPr>
            <w:rFonts w:cstheme="minorHAnsi"/>
            <w:sz w:val="24"/>
            <w:szCs w:val="24"/>
            <w:lang w:val="en-US"/>
          </w:rPr>
          <w:t>.</w:t>
        </w:r>
      </w:ins>
      <w:del w:id="1038" w:author="david goldhar" w:date="2019-02-28T13:28:00Z">
        <w:r w:rsidDel="003C41F0">
          <w:rPr>
            <w:rFonts w:cstheme="minorHAnsi"/>
            <w:sz w:val="24"/>
            <w:szCs w:val="24"/>
          </w:rPr>
          <w:delText xml:space="preserve"> enable</w:delText>
        </w:r>
      </w:del>
      <w:del w:id="1039" w:author="david goldhar" w:date="2019-02-28T13:26:00Z">
        <w:r w:rsidDel="003C41F0">
          <w:rPr>
            <w:rFonts w:cstheme="minorHAnsi"/>
            <w:sz w:val="24"/>
            <w:szCs w:val="24"/>
          </w:rPr>
          <w:delText>s</w:delText>
        </w:r>
      </w:del>
      <w:del w:id="1040" w:author="david goldhar" w:date="2019-02-28T13:28:00Z">
        <w:r w:rsidDel="003C41F0">
          <w:rPr>
            <w:rFonts w:cstheme="minorHAnsi"/>
            <w:sz w:val="24"/>
            <w:szCs w:val="24"/>
          </w:rPr>
          <w:delText xml:space="preserve"> maximiz</w:delText>
        </w:r>
      </w:del>
      <w:del w:id="1041" w:author="david goldhar" w:date="2019-02-28T13:26:00Z">
        <w:r w:rsidDel="003C41F0">
          <w:rPr>
            <w:rFonts w:cstheme="minorHAnsi"/>
            <w:sz w:val="24"/>
            <w:szCs w:val="24"/>
          </w:rPr>
          <w:delText>ations</w:delText>
        </w:r>
      </w:del>
      <w:del w:id="1042" w:author="david goldhar" w:date="2019-02-28T13:28:00Z">
        <w:r w:rsidDel="003C41F0">
          <w:rPr>
            <w:rFonts w:cstheme="minorHAnsi"/>
            <w:sz w:val="24"/>
            <w:szCs w:val="24"/>
          </w:rPr>
          <w:delText xml:space="preserve"> of tuning and problems resolving.</w:delText>
        </w:r>
      </w:del>
      <w:r>
        <w:rPr>
          <w:rFonts w:cstheme="minorHAnsi"/>
          <w:sz w:val="24"/>
          <w:szCs w:val="24"/>
        </w:rPr>
        <w:t xml:space="preserve"> Consolidation is a key guideline when designing </w:t>
      </w:r>
      <w:ins w:id="1043" w:author="david goldhar" w:date="2019-02-28T13:27:00Z">
        <w:r w:rsidR="003C41F0">
          <w:rPr>
            <w:rFonts w:cstheme="minorHAnsi"/>
            <w:sz w:val="24"/>
            <w:szCs w:val="24"/>
            <w:lang w:val="en-US"/>
          </w:rPr>
          <w:t xml:space="preserve">an </w:t>
        </w:r>
      </w:ins>
      <w:r>
        <w:rPr>
          <w:rFonts w:cstheme="minorHAnsi"/>
          <w:sz w:val="24"/>
          <w:szCs w:val="24"/>
        </w:rPr>
        <w:t>optimal deployment.</w:t>
      </w:r>
    </w:p>
    <w:p w14:paraId="501BE3A8" w14:textId="6D51917B" w:rsidR="00CA30DE" w:rsidRDefault="00CA30DE" w:rsidP="00CA30DE">
      <w:pPr>
        <w:rPr>
          <w:rFonts w:cstheme="minorHAnsi"/>
          <w:sz w:val="24"/>
          <w:szCs w:val="24"/>
        </w:rPr>
      </w:pPr>
      <w:del w:id="1044" w:author="david goldhar" w:date="2019-02-28T13:29:00Z">
        <w:r w:rsidDel="003C41F0">
          <w:rPr>
            <w:rFonts w:cstheme="minorHAnsi"/>
            <w:sz w:val="24"/>
            <w:szCs w:val="24"/>
          </w:rPr>
          <w:delText xml:space="preserve"> </w:delText>
        </w:r>
      </w:del>
      <w:r>
        <w:rPr>
          <w:rFonts w:cstheme="minorHAnsi"/>
          <w:sz w:val="24"/>
          <w:szCs w:val="24"/>
        </w:rPr>
        <w:t xml:space="preserve">The </w:t>
      </w:r>
      <w:ins w:id="1045" w:author="david goldhar" w:date="2019-02-28T13:29:00Z">
        <w:r w:rsidR="006010D2">
          <w:rPr>
            <w:rFonts w:cstheme="minorHAnsi"/>
            <w:sz w:val="24"/>
            <w:szCs w:val="24"/>
            <w:lang w:val="en-US"/>
          </w:rPr>
          <w:t>d</w:t>
        </w:r>
      </w:ins>
      <w:del w:id="1046" w:author="david goldhar" w:date="2019-02-28T13:29:00Z">
        <w:r w:rsidDel="006010D2">
          <w:rPr>
            <w:rFonts w:cstheme="minorHAnsi"/>
            <w:sz w:val="24"/>
            <w:szCs w:val="24"/>
          </w:rPr>
          <w:delText>D</w:delText>
        </w:r>
      </w:del>
      <w:proofErr w:type="spellStart"/>
      <w:r>
        <w:rPr>
          <w:rFonts w:cstheme="minorHAnsi"/>
          <w:sz w:val="24"/>
          <w:szCs w:val="24"/>
        </w:rPr>
        <w:t>esign</w:t>
      </w:r>
      <w:proofErr w:type="spellEnd"/>
      <w:r>
        <w:rPr>
          <w:rFonts w:cstheme="minorHAnsi"/>
          <w:sz w:val="24"/>
          <w:szCs w:val="24"/>
        </w:rPr>
        <w:t xml:space="preserve"> of an efficient network security strategy must take into account the challenges of a potential attacker</w:t>
      </w:r>
      <w:ins w:id="1047" w:author="david goldhar" w:date="2019-02-28T13:29:00Z">
        <w:r w:rsidR="006010D2">
          <w:rPr>
            <w:rFonts w:cstheme="minorHAnsi"/>
            <w:sz w:val="24"/>
            <w:szCs w:val="24"/>
            <w:lang w:val="en-US"/>
          </w:rPr>
          <w:t>,</w:t>
        </w:r>
      </w:ins>
      <w:r>
        <w:rPr>
          <w:rFonts w:cstheme="minorHAnsi"/>
          <w:sz w:val="24"/>
          <w:szCs w:val="24"/>
        </w:rPr>
        <w:t xml:space="preserve"> and use it to its advantage. </w:t>
      </w:r>
    </w:p>
    <w:p w14:paraId="58F99745" w14:textId="3D9B4D9E" w:rsidR="00CA30DE" w:rsidRDefault="00CA30DE" w:rsidP="00CA30DE">
      <w:pPr>
        <w:rPr>
          <w:rFonts w:cstheme="minorHAnsi"/>
          <w:sz w:val="24"/>
          <w:szCs w:val="24"/>
        </w:rPr>
      </w:pPr>
      <w:r>
        <w:rPr>
          <w:rFonts w:cstheme="minorHAnsi"/>
          <w:sz w:val="24"/>
          <w:szCs w:val="24"/>
        </w:rPr>
        <w:t xml:space="preserve">Executing </w:t>
      </w:r>
      <w:r w:rsidRPr="00827280">
        <w:rPr>
          <w:rFonts w:cstheme="minorHAnsi"/>
          <w:sz w:val="24"/>
          <w:szCs w:val="24"/>
        </w:rPr>
        <w:t>an attack on the production floor</w:t>
      </w:r>
      <w:del w:id="1048" w:author="david goldhar" w:date="2019-02-28T13:29:00Z">
        <w:r w:rsidDel="006010D2">
          <w:rPr>
            <w:rFonts w:cstheme="minorHAnsi"/>
            <w:sz w:val="24"/>
            <w:szCs w:val="24"/>
          </w:rPr>
          <w:delText>’s</w:delText>
        </w:r>
      </w:del>
      <w:r>
        <w:rPr>
          <w:rFonts w:cstheme="minorHAnsi"/>
          <w:sz w:val="24"/>
          <w:szCs w:val="24"/>
        </w:rPr>
        <w:t xml:space="preserve"> network</w:t>
      </w:r>
      <w:r w:rsidRPr="00827280">
        <w:rPr>
          <w:rFonts w:cstheme="minorHAnsi"/>
          <w:sz w:val="24"/>
          <w:szCs w:val="24"/>
        </w:rPr>
        <w:t xml:space="preserve"> is not a straight forward operation, </w:t>
      </w:r>
      <w:ins w:id="1049" w:author="david goldhar" w:date="2019-02-28T13:30:00Z">
        <w:r w:rsidR="006010D2">
          <w:rPr>
            <w:rFonts w:cstheme="minorHAnsi"/>
            <w:sz w:val="24"/>
            <w:szCs w:val="24"/>
            <w:lang w:val="en-US"/>
          </w:rPr>
          <w:t xml:space="preserve">and </w:t>
        </w:r>
      </w:ins>
      <w:r w:rsidRPr="00827280">
        <w:rPr>
          <w:rFonts w:cstheme="minorHAnsi"/>
          <w:sz w:val="24"/>
          <w:szCs w:val="24"/>
        </w:rPr>
        <w:t xml:space="preserve">knowledge of the specific assets and processes must be </w:t>
      </w:r>
      <w:del w:id="1050" w:author="david goldhar" w:date="2019-02-28T13:30:00Z">
        <w:r w:rsidRPr="00827280" w:rsidDel="006010D2">
          <w:rPr>
            <w:rFonts w:cstheme="minorHAnsi"/>
            <w:sz w:val="24"/>
            <w:szCs w:val="24"/>
          </w:rPr>
          <w:delText xml:space="preserve">gained </w:delText>
        </w:r>
      </w:del>
      <w:ins w:id="1051" w:author="david goldhar" w:date="2019-02-28T13:30:00Z">
        <w:r w:rsidR="006010D2">
          <w:rPr>
            <w:rFonts w:cstheme="minorHAnsi"/>
            <w:sz w:val="24"/>
            <w:szCs w:val="24"/>
            <w:lang w:val="en-US"/>
          </w:rPr>
          <w:t xml:space="preserve">obtained </w:t>
        </w:r>
      </w:ins>
      <w:r w:rsidRPr="00827280">
        <w:rPr>
          <w:rFonts w:cstheme="minorHAnsi"/>
          <w:sz w:val="24"/>
          <w:szCs w:val="24"/>
        </w:rPr>
        <w:t xml:space="preserve">before delivering the malware. Stopping the attack in its reconnaissance or lateral movements phase has a very high </w:t>
      </w:r>
      <w:del w:id="1052" w:author="david goldhar" w:date="2019-02-28T13:30:00Z">
        <w:r w:rsidRPr="00827280" w:rsidDel="006010D2">
          <w:rPr>
            <w:rFonts w:cstheme="minorHAnsi"/>
            <w:sz w:val="24"/>
            <w:szCs w:val="24"/>
          </w:rPr>
          <w:delText xml:space="preserve">probability </w:delText>
        </w:r>
      </w:del>
      <w:ins w:id="1053" w:author="david goldhar" w:date="2019-02-28T13:30:00Z">
        <w:r w:rsidR="006010D2">
          <w:rPr>
            <w:rFonts w:cstheme="minorHAnsi"/>
            <w:sz w:val="24"/>
            <w:szCs w:val="24"/>
            <w:lang w:val="en-US"/>
          </w:rPr>
          <w:t xml:space="preserve">chance </w:t>
        </w:r>
      </w:ins>
      <w:r w:rsidRPr="00827280">
        <w:rPr>
          <w:rFonts w:cstheme="minorHAnsi"/>
          <w:sz w:val="24"/>
          <w:szCs w:val="24"/>
        </w:rPr>
        <w:t>of succeeding</w:t>
      </w:r>
      <w:ins w:id="1054" w:author="david goldhar" w:date="2019-02-28T13:30:00Z">
        <w:r w:rsidR="006010D2">
          <w:rPr>
            <w:rFonts w:cstheme="minorHAnsi"/>
            <w:sz w:val="24"/>
            <w:szCs w:val="24"/>
            <w:lang w:val="en-US"/>
          </w:rPr>
          <w:t>,</w:t>
        </w:r>
      </w:ins>
      <w:r w:rsidRPr="00827280">
        <w:rPr>
          <w:rFonts w:cstheme="minorHAnsi"/>
          <w:sz w:val="24"/>
          <w:szCs w:val="24"/>
        </w:rPr>
        <w:t xml:space="preserve"> by detecting un</w:t>
      </w:r>
      <w:r w:rsidRPr="0029529A">
        <w:rPr>
          <w:rFonts w:cstheme="minorHAnsi"/>
          <w:sz w:val="24"/>
          <w:szCs w:val="24"/>
        </w:rPr>
        <w:t xml:space="preserve">usual network traffic or asset manipulation and responding swiftly according to IR methodologies. </w:t>
      </w:r>
    </w:p>
    <w:p w14:paraId="7A2D19D7" w14:textId="330C8AFA" w:rsidR="00CA30DE" w:rsidRDefault="00CA30DE" w:rsidP="00CA30DE">
      <w:pPr>
        <w:rPr>
          <w:rFonts w:cstheme="minorHAnsi"/>
          <w:sz w:val="24"/>
          <w:szCs w:val="24"/>
          <w:rtl/>
        </w:rPr>
      </w:pPr>
      <w:r>
        <w:rPr>
          <w:rFonts w:cstheme="minorHAnsi"/>
          <w:sz w:val="24"/>
          <w:szCs w:val="24"/>
        </w:rPr>
        <w:t xml:space="preserve">Prediction of the enemy operations and </w:t>
      </w:r>
      <w:del w:id="1055" w:author="david goldhar" w:date="2019-02-28T13:47:00Z">
        <w:r w:rsidDel="00E07345">
          <w:rPr>
            <w:rFonts w:cstheme="minorHAnsi"/>
            <w:sz w:val="24"/>
            <w:szCs w:val="24"/>
          </w:rPr>
          <w:delText xml:space="preserve">its </w:delText>
        </w:r>
      </w:del>
      <w:r>
        <w:rPr>
          <w:rFonts w:cstheme="minorHAnsi"/>
          <w:sz w:val="24"/>
          <w:szCs w:val="24"/>
        </w:rPr>
        <w:t>limit</w:t>
      </w:r>
      <w:proofErr w:type="spellStart"/>
      <w:ins w:id="1056" w:author="david goldhar" w:date="2019-02-28T13:48:00Z">
        <w:r w:rsidR="00E07345">
          <w:rPr>
            <w:rFonts w:cstheme="minorHAnsi"/>
            <w:sz w:val="24"/>
            <w:szCs w:val="24"/>
            <w:lang w:val="en-US"/>
          </w:rPr>
          <w:t>ing</w:t>
        </w:r>
        <w:proofErr w:type="spellEnd"/>
        <w:r w:rsidR="00E07345">
          <w:rPr>
            <w:rFonts w:cstheme="minorHAnsi"/>
            <w:sz w:val="24"/>
            <w:szCs w:val="24"/>
            <w:lang w:val="en-US"/>
          </w:rPr>
          <w:t xml:space="preserve"> it</w:t>
        </w:r>
      </w:ins>
      <w:del w:id="1057" w:author="david goldhar" w:date="2019-02-28T13:48:00Z">
        <w:r w:rsidDel="00E07345">
          <w:rPr>
            <w:rFonts w:cstheme="minorHAnsi"/>
            <w:sz w:val="24"/>
            <w:szCs w:val="24"/>
          </w:rPr>
          <w:delText xml:space="preserve">ation </w:delText>
        </w:r>
      </w:del>
      <w:ins w:id="1058" w:author="david goldhar" w:date="2019-02-28T13:48:00Z">
        <w:r w:rsidR="00E07345">
          <w:rPr>
            <w:rFonts w:cstheme="minorHAnsi"/>
            <w:sz w:val="24"/>
            <w:szCs w:val="24"/>
            <w:lang w:val="en-US"/>
          </w:rPr>
          <w:t xml:space="preserve"> </w:t>
        </w:r>
      </w:ins>
      <w:r>
        <w:rPr>
          <w:rFonts w:cstheme="minorHAnsi"/>
          <w:sz w:val="24"/>
          <w:szCs w:val="24"/>
        </w:rPr>
        <w:t xml:space="preserve">leads to </w:t>
      </w:r>
      <w:del w:id="1059" w:author="david goldhar" w:date="2019-02-28T13:48:00Z">
        <w:r w:rsidDel="00D96EB5">
          <w:rPr>
            <w:rFonts w:cstheme="minorHAnsi"/>
            <w:sz w:val="24"/>
            <w:szCs w:val="24"/>
          </w:rPr>
          <w:delText xml:space="preserve">a </w:delText>
        </w:r>
      </w:del>
      <w:r>
        <w:rPr>
          <w:rFonts w:cstheme="minorHAnsi"/>
          <w:sz w:val="24"/>
          <w:szCs w:val="24"/>
        </w:rPr>
        <w:t xml:space="preserve">maximum efficiency of the </w:t>
      </w:r>
      <w:del w:id="1060" w:author="david goldhar" w:date="2019-02-28T13:48:00Z">
        <w:r w:rsidDel="00D96EB5">
          <w:rPr>
            <w:rFonts w:cstheme="minorHAnsi"/>
            <w:sz w:val="24"/>
            <w:szCs w:val="24"/>
          </w:rPr>
          <w:delText xml:space="preserve">plant’s </w:delText>
        </w:r>
      </w:del>
      <w:r>
        <w:rPr>
          <w:rFonts w:cstheme="minorHAnsi"/>
          <w:sz w:val="24"/>
          <w:szCs w:val="24"/>
        </w:rPr>
        <w:t xml:space="preserve">cyber security resources </w:t>
      </w:r>
      <w:ins w:id="1061" w:author="david goldhar" w:date="2019-02-28T13:48:00Z">
        <w:r w:rsidR="00D96EB5">
          <w:rPr>
            <w:rFonts w:cstheme="minorHAnsi"/>
            <w:sz w:val="24"/>
            <w:szCs w:val="24"/>
            <w:lang w:val="en-US"/>
          </w:rPr>
          <w:t xml:space="preserve">of the </w:t>
        </w:r>
        <w:r w:rsidR="00D96EB5">
          <w:rPr>
            <w:rFonts w:cstheme="minorHAnsi"/>
            <w:sz w:val="24"/>
            <w:szCs w:val="24"/>
          </w:rPr>
          <w:t>plant</w:t>
        </w:r>
        <w:commentRangeStart w:id="1062"/>
        <w:r w:rsidR="00D96EB5">
          <w:rPr>
            <w:rFonts w:cstheme="minorHAnsi"/>
            <w:sz w:val="24"/>
            <w:szCs w:val="24"/>
            <w:lang w:val="en-US"/>
          </w:rPr>
          <w:t xml:space="preserve">, </w:t>
        </w:r>
      </w:ins>
      <w:r>
        <w:rPr>
          <w:rFonts w:cstheme="minorHAnsi"/>
          <w:sz w:val="24"/>
          <w:szCs w:val="24"/>
        </w:rPr>
        <w:t>by mitigating the highest prioritized risks.</w:t>
      </w:r>
      <w:commentRangeEnd w:id="1062"/>
      <w:r w:rsidR="00D96EB5">
        <w:rPr>
          <w:rStyle w:val="CommentReference"/>
        </w:rPr>
        <w:commentReference w:id="1062"/>
      </w:r>
    </w:p>
    <w:p w14:paraId="2F453CE6" w14:textId="38DB5016" w:rsidR="00CA30DE" w:rsidRPr="00C5160C" w:rsidRDefault="00D96EB5" w:rsidP="00CA30DE">
      <w:pPr>
        <w:rPr>
          <w:rFonts w:cstheme="minorHAnsi"/>
          <w:sz w:val="24"/>
          <w:szCs w:val="24"/>
        </w:rPr>
      </w:pPr>
      <w:ins w:id="1063" w:author="david goldhar" w:date="2019-02-28T13:51:00Z">
        <w:r>
          <w:rPr>
            <w:rFonts w:cstheme="minorHAnsi"/>
            <w:sz w:val="24"/>
            <w:szCs w:val="24"/>
            <w:lang w:val="en-US"/>
          </w:rPr>
          <w:t xml:space="preserve">Reviewing </w:t>
        </w:r>
      </w:ins>
      <w:del w:id="1064" w:author="david goldhar" w:date="2019-02-28T13:51:00Z">
        <w:r w:rsidR="00CA30DE" w:rsidRPr="00C5160C" w:rsidDel="00D96EB5">
          <w:rPr>
            <w:rFonts w:cstheme="minorHAnsi"/>
            <w:sz w:val="24"/>
            <w:szCs w:val="24"/>
          </w:rPr>
          <w:delText xml:space="preserve">When addressing the </w:delText>
        </w:r>
      </w:del>
      <w:r w:rsidR="00CA30DE" w:rsidRPr="00C5160C">
        <w:rPr>
          <w:rFonts w:cstheme="minorHAnsi"/>
          <w:sz w:val="24"/>
          <w:szCs w:val="24"/>
        </w:rPr>
        <w:t xml:space="preserve">most </w:t>
      </w:r>
      <w:del w:id="1065" w:author="david goldhar" w:date="2019-02-28T13:51:00Z">
        <w:r w:rsidR="00CA30DE" w:rsidRPr="00C5160C" w:rsidDel="00D96EB5">
          <w:rPr>
            <w:rFonts w:cstheme="minorHAnsi"/>
            <w:sz w:val="24"/>
            <w:szCs w:val="24"/>
          </w:rPr>
          <w:delText xml:space="preserve">crucial </w:delText>
        </w:r>
      </w:del>
      <w:ins w:id="1066" w:author="david goldhar" w:date="2019-02-28T13:51:00Z">
        <w:r>
          <w:rPr>
            <w:rFonts w:cstheme="minorHAnsi"/>
            <w:sz w:val="24"/>
            <w:szCs w:val="24"/>
            <w:lang w:val="en-US"/>
          </w:rPr>
          <w:t xml:space="preserve">critical </w:t>
        </w:r>
      </w:ins>
      <w:r w:rsidR="00CA30DE" w:rsidRPr="00C5160C">
        <w:rPr>
          <w:rFonts w:cstheme="minorHAnsi"/>
          <w:sz w:val="24"/>
          <w:szCs w:val="24"/>
        </w:rPr>
        <w:t>risk</w:t>
      </w:r>
      <w:ins w:id="1067" w:author="david goldhar" w:date="2019-02-28T13:51:00Z">
        <w:r>
          <w:rPr>
            <w:rFonts w:cstheme="minorHAnsi"/>
            <w:sz w:val="24"/>
            <w:szCs w:val="24"/>
            <w:lang w:val="en-US"/>
          </w:rPr>
          <w:t>s</w:t>
        </w:r>
      </w:ins>
      <w:r w:rsidR="00CA30DE" w:rsidRPr="00C5160C">
        <w:rPr>
          <w:rFonts w:cstheme="minorHAnsi"/>
          <w:sz w:val="24"/>
          <w:szCs w:val="24"/>
        </w:rPr>
        <w:t xml:space="preserve"> observed</w:t>
      </w:r>
      <w:r w:rsidR="00CA30DE">
        <w:rPr>
          <w:rFonts w:cstheme="minorHAnsi"/>
          <w:sz w:val="24"/>
          <w:szCs w:val="24"/>
        </w:rPr>
        <w:t xml:space="preserve"> in the previous section</w:t>
      </w:r>
      <w:r w:rsidR="00CA30DE" w:rsidRPr="00C5160C">
        <w:rPr>
          <w:rFonts w:cstheme="minorHAnsi"/>
          <w:sz w:val="24"/>
          <w:szCs w:val="24"/>
        </w:rPr>
        <w:t xml:space="preserve">, </w:t>
      </w:r>
      <w:ins w:id="1068" w:author="david goldhar" w:date="2019-02-28T13:51:00Z">
        <w:r>
          <w:rPr>
            <w:rFonts w:cstheme="minorHAnsi"/>
            <w:sz w:val="24"/>
            <w:szCs w:val="24"/>
            <w:lang w:val="en-US"/>
          </w:rPr>
          <w:t>we conclude</w:t>
        </w:r>
      </w:ins>
      <w:ins w:id="1069" w:author="david goldhar" w:date="2019-02-28T13:52:00Z">
        <w:r>
          <w:rPr>
            <w:rFonts w:cstheme="minorHAnsi"/>
            <w:sz w:val="24"/>
            <w:szCs w:val="24"/>
            <w:lang w:val="en-US"/>
          </w:rPr>
          <w:t xml:space="preserve"> that </w:t>
        </w:r>
      </w:ins>
      <w:r w:rsidR="00CA30DE" w:rsidRPr="00C5160C">
        <w:rPr>
          <w:rFonts w:cstheme="minorHAnsi"/>
          <w:sz w:val="24"/>
          <w:szCs w:val="24"/>
        </w:rPr>
        <w:t xml:space="preserve">the first mandatory requirement </w:t>
      </w:r>
      <w:del w:id="1070" w:author="david goldhar" w:date="2019-02-28T13:50:00Z">
        <w:r w:rsidR="00CA30DE" w:rsidRPr="00C5160C" w:rsidDel="00D96EB5">
          <w:rPr>
            <w:rFonts w:cstheme="minorHAnsi"/>
            <w:sz w:val="24"/>
            <w:szCs w:val="24"/>
          </w:rPr>
          <w:delText xml:space="preserve">advocates </w:delText>
        </w:r>
      </w:del>
      <w:ins w:id="1071" w:author="david goldhar" w:date="2019-02-28T13:50:00Z">
        <w:r>
          <w:rPr>
            <w:rFonts w:cstheme="minorHAnsi"/>
            <w:sz w:val="24"/>
            <w:szCs w:val="24"/>
            <w:lang w:val="en-US"/>
          </w:rPr>
          <w:t xml:space="preserve">is </w:t>
        </w:r>
      </w:ins>
      <w:r w:rsidR="00CA30DE" w:rsidRPr="00C5160C">
        <w:rPr>
          <w:rFonts w:cstheme="minorHAnsi"/>
          <w:sz w:val="24"/>
          <w:szCs w:val="24"/>
        </w:rPr>
        <w:t xml:space="preserve">strong segmentation between </w:t>
      </w:r>
      <w:ins w:id="1072" w:author="david goldhar" w:date="2019-02-28T13:50:00Z">
        <w:r>
          <w:rPr>
            <w:rFonts w:cstheme="minorHAnsi"/>
            <w:sz w:val="24"/>
            <w:szCs w:val="24"/>
            <w:lang w:val="en-US"/>
          </w:rPr>
          <w:t xml:space="preserve">the </w:t>
        </w:r>
      </w:ins>
      <w:r w:rsidR="00CA30DE" w:rsidRPr="00C5160C">
        <w:rPr>
          <w:rFonts w:cstheme="minorHAnsi"/>
          <w:sz w:val="24"/>
          <w:szCs w:val="24"/>
        </w:rPr>
        <w:t xml:space="preserve">hall networks and the </w:t>
      </w:r>
      <w:ins w:id="1073" w:author="david goldhar" w:date="2019-02-28T13:50:00Z">
        <w:r>
          <w:rPr>
            <w:rFonts w:cstheme="minorHAnsi"/>
            <w:sz w:val="24"/>
            <w:szCs w:val="24"/>
            <w:lang w:val="en-US"/>
          </w:rPr>
          <w:t>other ne</w:t>
        </w:r>
      </w:ins>
      <w:ins w:id="1074" w:author="david goldhar" w:date="2019-02-28T13:51:00Z">
        <w:r>
          <w:rPr>
            <w:rFonts w:cstheme="minorHAnsi"/>
            <w:sz w:val="24"/>
            <w:szCs w:val="24"/>
            <w:lang w:val="en-US"/>
          </w:rPr>
          <w:t xml:space="preserve">tworks in </w:t>
        </w:r>
      </w:ins>
      <w:del w:id="1075" w:author="david goldhar" w:date="2019-02-28T13:51:00Z">
        <w:r w:rsidR="00CA30DE" w:rsidRPr="00C5160C" w:rsidDel="00D96EB5">
          <w:rPr>
            <w:rFonts w:cstheme="minorHAnsi"/>
            <w:sz w:val="24"/>
            <w:szCs w:val="24"/>
          </w:rPr>
          <w:delText xml:space="preserve">rest of </w:delText>
        </w:r>
      </w:del>
      <w:r w:rsidR="00CA30DE" w:rsidRPr="00C5160C">
        <w:rPr>
          <w:rFonts w:cstheme="minorHAnsi"/>
          <w:sz w:val="24"/>
          <w:szCs w:val="24"/>
        </w:rPr>
        <w:t>the plant</w:t>
      </w:r>
      <w:del w:id="1076" w:author="david goldhar" w:date="2019-02-28T13:51:00Z">
        <w:r w:rsidR="00CA30DE" w:rsidRPr="00C5160C" w:rsidDel="00D96EB5">
          <w:rPr>
            <w:rFonts w:cstheme="minorHAnsi"/>
            <w:sz w:val="24"/>
            <w:szCs w:val="24"/>
          </w:rPr>
          <w:delText>’s networks</w:delText>
        </w:r>
      </w:del>
      <w:r w:rsidR="00CA30DE" w:rsidRPr="00C5160C">
        <w:rPr>
          <w:rFonts w:cstheme="minorHAnsi"/>
          <w:sz w:val="24"/>
          <w:szCs w:val="24"/>
        </w:rPr>
        <w:t xml:space="preserve">. Thorough knowledge of communication (protocol and port) must be </w:t>
      </w:r>
      <w:r w:rsidR="00CA30DE" w:rsidRPr="00C5160C">
        <w:rPr>
          <w:rFonts w:cstheme="minorHAnsi"/>
          <w:sz w:val="24"/>
          <w:szCs w:val="24"/>
        </w:rPr>
        <w:lastRenderedPageBreak/>
        <w:t>acquired and properly configured. Traffic should be encrypted (at least in the non-hall networks) as a protection against fraud and impersonation</w:t>
      </w:r>
      <w:ins w:id="1077" w:author="david goldhar" w:date="2019-02-28T13:52:00Z">
        <w:r>
          <w:rPr>
            <w:rFonts w:cstheme="minorHAnsi"/>
            <w:sz w:val="24"/>
            <w:szCs w:val="24"/>
            <w:lang w:val="en-US"/>
          </w:rPr>
          <w:t>,</w:t>
        </w:r>
      </w:ins>
      <w:r w:rsidR="00CA30DE" w:rsidRPr="00C5160C">
        <w:rPr>
          <w:rFonts w:cstheme="minorHAnsi"/>
          <w:sz w:val="24"/>
          <w:szCs w:val="24"/>
        </w:rPr>
        <w:t xml:space="preserve"> and validated by the firewall. Strong authentication is also advisable as a countermeasure against the two types of attacks mentioned.</w:t>
      </w:r>
    </w:p>
    <w:p w14:paraId="0E3E1DB2" w14:textId="1AA016A7" w:rsidR="00CA30DE" w:rsidDel="00F0050C" w:rsidRDefault="00CA30DE">
      <w:pPr>
        <w:rPr>
          <w:del w:id="1078" w:author="david goldhar" w:date="2019-02-28T14:13:00Z"/>
          <w:rFonts w:cstheme="minorHAnsi"/>
          <w:sz w:val="24"/>
          <w:szCs w:val="24"/>
        </w:rPr>
      </w:pPr>
      <w:r w:rsidRPr="00C5160C">
        <w:rPr>
          <w:rFonts w:cstheme="minorHAnsi"/>
          <w:sz w:val="24"/>
          <w:szCs w:val="24"/>
        </w:rPr>
        <w:t xml:space="preserve">The </w:t>
      </w:r>
      <w:commentRangeStart w:id="1079"/>
      <w:r w:rsidRPr="00C5160C">
        <w:rPr>
          <w:rFonts w:cstheme="minorHAnsi"/>
          <w:sz w:val="24"/>
          <w:szCs w:val="24"/>
        </w:rPr>
        <w:t xml:space="preserve">second </w:t>
      </w:r>
      <w:r>
        <w:rPr>
          <w:rFonts w:cstheme="minorHAnsi"/>
          <w:sz w:val="24"/>
          <w:szCs w:val="24"/>
        </w:rPr>
        <w:t xml:space="preserve">principal </w:t>
      </w:r>
      <w:commentRangeEnd w:id="1079"/>
      <w:r w:rsidR="00D622B1">
        <w:rPr>
          <w:rStyle w:val="CommentReference"/>
          <w:rtl/>
        </w:rPr>
        <w:commentReference w:id="1079"/>
      </w:r>
      <w:r>
        <w:rPr>
          <w:rFonts w:cstheme="minorHAnsi"/>
          <w:sz w:val="24"/>
          <w:szCs w:val="24"/>
        </w:rPr>
        <w:t xml:space="preserve">suggests </w:t>
      </w:r>
      <w:ins w:id="1080" w:author="david goldhar" w:date="2019-02-28T14:04:00Z">
        <w:r w:rsidR="00D622B1">
          <w:rPr>
            <w:rFonts w:cstheme="minorHAnsi"/>
            <w:sz w:val="24"/>
            <w:szCs w:val="24"/>
            <w:lang w:val="en-US"/>
          </w:rPr>
          <w:t xml:space="preserve">as </w:t>
        </w:r>
      </w:ins>
      <w:r>
        <w:rPr>
          <w:rFonts w:cstheme="minorHAnsi"/>
          <w:sz w:val="24"/>
          <w:szCs w:val="24"/>
        </w:rPr>
        <w:t>an initial implementation</w:t>
      </w:r>
      <w:ins w:id="1081" w:author="david goldhar" w:date="2019-02-28T14:04:00Z">
        <w:r w:rsidR="00D622B1">
          <w:rPr>
            <w:rFonts w:cstheme="minorHAnsi"/>
            <w:sz w:val="24"/>
            <w:szCs w:val="24"/>
            <w:lang w:val="en-US"/>
          </w:rPr>
          <w:t xml:space="preserve">, using </w:t>
        </w:r>
      </w:ins>
      <w:del w:id="1082" w:author="david goldhar" w:date="2019-02-28T14:04:00Z">
        <w:r w:rsidDel="00D622B1">
          <w:rPr>
            <w:rFonts w:cstheme="minorHAnsi"/>
            <w:sz w:val="24"/>
            <w:szCs w:val="24"/>
          </w:rPr>
          <w:delText xml:space="preserve"> of </w:delText>
        </w:r>
      </w:del>
      <w:r>
        <w:rPr>
          <w:rFonts w:cstheme="minorHAnsi"/>
          <w:sz w:val="24"/>
          <w:szCs w:val="24"/>
        </w:rPr>
        <w:t>traffic monitoring mode</w:t>
      </w:r>
      <w:ins w:id="1083" w:author="david goldhar" w:date="2019-02-28T14:01:00Z">
        <w:r w:rsidR="0046683D">
          <w:rPr>
            <w:rFonts w:cstheme="minorHAnsi"/>
            <w:sz w:val="24"/>
            <w:szCs w:val="24"/>
            <w:lang w:val="en-US"/>
          </w:rPr>
          <w:t>,</w:t>
        </w:r>
      </w:ins>
      <w:r w:rsidRPr="00C5160C">
        <w:rPr>
          <w:rFonts w:cstheme="minorHAnsi"/>
          <w:sz w:val="24"/>
          <w:szCs w:val="24"/>
        </w:rPr>
        <w:t xml:space="preserve"> </w:t>
      </w:r>
      <w:r>
        <w:rPr>
          <w:rFonts w:cstheme="minorHAnsi"/>
          <w:sz w:val="24"/>
          <w:szCs w:val="24"/>
        </w:rPr>
        <w:t xml:space="preserve">starting </w:t>
      </w:r>
      <w:r w:rsidRPr="00C5160C">
        <w:rPr>
          <w:rFonts w:cstheme="minorHAnsi"/>
          <w:sz w:val="24"/>
          <w:szCs w:val="24"/>
        </w:rPr>
        <w:t>in</w:t>
      </w:r>
      <w:r>
        <w:rPr>
          <w:rFonts w:cstheme="minorHAnsi"/>
          <w:sz w:val="24"/>
          <w:szCs w:val="24"/>
        </w:rPr>
        <w:t>side</w:t>
      </w:r>
      <w:r w:rsidRPr="00C5160C">
        <w:rPr>
          <w:rFonts w:cstheme="minorHAnsi"/>
          <w:sz w:val="24"/>
          <w:szCs w:val="24"/>
        </w:rPr>
        <w:t xml:space="preserve"> the </w:t>
      </w:r>
      <w:r>
        <w:rPr>
          <w:rFonts w:cstheme="minorHAnsi"/>
          <w:sz w:val="24"/>
          <w:szCs w:val="24"/>
        </w:rPr>
        <w:t>production level</w:t>
      </w:r>
      <w:r w:rsidRPr="00C5160C">
        <w:rPr>
          <w:rFonts w:cstheme="minorHAnsi"/>
          <w:sz w:val="24"/>
          <w:szCs w:val="24"/>
        </w:rPr>
        <w:t xml:space="preserve"> networks. As </w:t>
      </w:r>
      <w:proofErr w:type="gramStart"/>
      <w:r w:rsidRPr="00C5160C">
        <w:rPr>
          <w:rFonts w:cstheme="minorHAnsi"/>
          <w:sz w:val="24"/>
          <w:szCs w:val="24"/>
        </w:rPr>
        <w:t>mentioned</w:t>
      </w:r>
      <w:proofErr w:type="gramEnd"/>
      <w:r w:rsidRPr="00C5160C">
        <w:rPr>
          <w:rFonts w:cstheme="minorHAnsi"/>
          <w:sz w:val="24"/>
          <w:szCs w:val="24"/>
        </w:rPr>
        <w:t xml:space="preserve"> </w:t>
      </w:r>
      <w:del w:id="1084" w:author="david goldhar" w:date="2019-02-28T14:04:00Z">
        <w:r w:rsidRPr="00C5160C" w:rsidDel="00D622B1">
          <w:rPr>
            <w:rFonts w:cstheme="minorHAnsi"/>
            <w:sz w:val="24"/>
            <w:szCs w:val="24"/>
          </w:rPr>
          <w:delText>earlier</w:delText>
        </w:r>
      </w:del>
      <w:ins w:id="1085" w:author="david goldhar" w:date="2019-02-28T14:04:00Z">
        <w:r w:rsidR="00D622B1">
          <w:rPr>
            <w:rFonts w:cstheme="minorHAnsi"/>
            <w:sz w:val="24"/>
            <w:szCs w:val="24"/>
            <w:lang w:val="en-US"/>
          </w:rPr>
          <w:t>above</w:t>
        </w:r>
      </w:ins>
      <w:r w:rsidRPr="00C5160C">
        <w:rPr>
          <w:rFonts w:cstheme="minorHAnsi"/>
          <w:sz w:val="24"/>
          <w:szCs w:val="24"/>
        </w:rPr>
        <w:t xml:space="preserve">, blocking anomalous yet legitimate traffic within the shop floor could have </w:t>
      </w:r>
      <w:del w:id="1086" w:author="david goldhar" w:date="2019-02-28T14:05:00Z">
        <w:r w:rsidRPr="00C5160C" w:rsidDel="00D622B1">
          <w:rPr>
            <w:rFonts w:cstheme="minorHAnsi"/>
            <w:sz w:val="24"/>
            <w:szCs w:val="24"/>
          </w:rPr>
          <w:delText xml:space="preserve">dire </w:delText>
        </w:r>
      </w:del>
      <w:ins w:id="1087" w:author="david goldhar" w:date="2019-02-28T14:05:00Z">
        <w:r w:rsidR="00D622B1">
          <w:rPr>
            <w:rFonts w:cstheme="minorHAnsi"/>
            <w:sz w:val="24"/>
            <w:szCs w:val="24"/>
            <w:lang w:val="en-US"/>
          </w:rPr>
          <w:t xml:space="preserve">unintended </w:t>
        </w:r>
      </w:ins>
      <w:r w:rsidRPr="00C5160C">
        <w:rPr>
          <w:rFonts w:cstheme="minorHAnsi"/>
          <w:sz w:val="24"/>
          <w:szCs w:val="24"/>
        </w:rPr>
        <w:t xml:space="preserve">consequences as </w:t>
      </w:r>
      <w:ins w:id="1088" w:author="david goldhar" w:date="2019-02-28T14:12:00Z">
        <w:r w:rsidR="00F0050C">
          <w:rPr>
            <w:rFonts w:cstheme="minorHAnsi"/>
            <w:sz w:val="24"/>
            <w:szCs w:val="24"/>
            <w:lang w:val="en-US"/>
          </w:rPr>
          <w:t xml:space="preserve">severe </w:t>
        </w:r>
      </w:ins>
      <w:del w:id="1089" w:author="david goldhar" w:date="2019-02-28T14:12:00Z">
        <w:r w:rsidRPr="00C5160C" w:rsidDel="00F0050C">
          <w:rPr>
            <w:rFonts w:cstheme="minorHAnsi"/>
            <w:sz w:val="24"/>
            <w:szCs w:val="24"/>
          </w:rPr>
          <w:delText xml:space="preserve">much </w:delText>
        </w:r>
      </w:del>
      <w:r w:rsidRPr="00C5160C">
        <w:rPr>
          <w:rFonts w:cstheme="minorHAnsi"/>
          <w:sz w:val="24"/>
          <w:szCs w:val="24"/>
        </w:rPr>
        <w:t>as allowing non-legitimate traffic</w:t>
      </w:r>
      <w:r>
        <w:rPr>
          <w:rFonts w:cstheme="minorHAnsi"/>
          <w:sz w:val="24"/>
          <w:szCs w:val="24"/>
        </w:rPr>
        <w:t xml:space="preserve">. The right process is </w:t>
      </w:r>
      <w:ins w:id="1090" w:author="david goldhar" w:date="2019-02-28T14:12:00Z">
        <w:r w:rsidR="00F0050C">
          <w:rPr>
            <w:rFonts w:cstheme="minorHAnsi"/>
            <w:sz w:val="24"/>
            <w:szCs w:val="24"/>
            <w:lang w:val="en-US"/>
          </w:rPr>
          <w:t xml:space="preserve">to </w:t>
        </w:r>
      </w:ins>
      <w:r>
        <w:rPr>
          <w:rFonts w:cstheme="minorHAnsi"/>
          <w:sz w:val="24"/>
          <w:szCs w:val="24"/>
        </w:rPr>
        <w:t>b</w:t>
      </w:r>
      <w:r w:rsidRPr="00C5160C">
        <w:rPr>
          <w:rFonts w:cstheme="minorHAnsi"/>
          <w:sz w:val="24"/>
          <w:szCs w:val="24"/>
        </w:rPr>
        <w:t>uild</w:t>
      </w:r>
      <w:del w:id="1091" w:author="david goldhar" w:date="2019-02-28T14:12:00Z">
        <w:r w:rsidRPr="00C5160C" w:rsidDel="00F0050C">
          <w:rPr>
            <w:rFonts w:cstheme="minorHAnsi"/>
            <w:sz w:val="24"/>
            <w:szCs w:val="24"/>
          </w:rPr>
          <w:delText>ing</w:delText>
        </w:r>
      </w:del>
      <w:r w:rsidRPr="00C5160C">
        <w:rPr>
          <w:rFonts w:cstheme="minorHAnsi"/>
          <w:sz w:val="24"/>
          <w:szCs w:val="24"/>
        </w:rPr>
        <w:t xml:space="preserve"> confidence and trust with the gateway</w:t>
      </w:r>
      <w:del w:id="1092" w:author="david goldhar" w:date="2019-02-28T14:12:00Z">
        <w:r w:rsidDel="00F0050C">
          <w:rPr>
            <w:rFonts w:cstheme="minorHAnsi"/>
            <w:sz w:val="24"/>
            <w:szCs w:val="24"/>
          </w:rPr>
          <w:delText>’s</w:delText>
        </w:r>
      </w:del>
      <w:r>
        <w:rPr>
          <w:rFonts w:cstheme="minorHAnsi"/>
          <w:sz w:val="24"/>
          <w:szCs w:val="24"/>
        </w:rPr>
        <w:t xml:space="preserve"> rules</w:t>
      </w:r>
      <w:r w:rsidRPr="00C5160C">
        <w:rPr>
          <w:rFonts w:cstheme="minorHAnsi"/>
          <w:sz w:val="24"/>
          <w:szCs w:val="24"/>
        </w:rPr>
        <w:t xml:space="preserve"> in detection mode</w:t>
      </w:r>
      <w:ins w:id="1093" w:author="david goldhar" w:date="2019-02-28T14:12:00Z">
        <w:r w:rsidR="00F0050C">
          <w:rPr>
            <w:rFonts w:cstheme="minorHAnsi"/>
            <w:sz w:val="24"/>
            <w:szCs w:val="24"/>
            <w:lang w:val="en-US"/>
          </w:rPr>
          <w:t xml:space="preserve">, </w:t>
        </w:r>
      </w:ins>
      <w:del w:id="1094" w:author="david goldhar" w:date="2019-02-28T14:12:00Z">
        <w:r w:rsidRPr="00C5160C" w:rsidDel="00F0050C">
          <w:rPr>
            <w:rFonts w:cstheme="minorHAnsi"/>
            <w:sz w:val="24"/>
            <w:szCs w:val="24"/>
          </w:rPr>
          <w:delText xml:space="preserve"> </w:delText>
        </w:r>
      </w:del>
      <w:r w:rsidRPr="00C5160C">
        <w:rPr>
          <w:rFonts w:cstheme="minorHAnsi"/>
          <w:sz w:val="24"/>
          <w:szCs w:val="24"/>
        </w:rPr>
        <w:t xml:space="preserve">and </w:t>
      </w:r>
      <w:del w:id="1095" w:author="david goldhar" w:date="2019-02-28T14:12:00Z">
        <w:r w:rsidDel="00F0050C">
          <w:rPr>
            <w:rFonts w:cstheme="minorHAnsi"/>
            <w:sz w:val="24"/>
            <w:szCs w:val="24"/>
          </w:rPr>
          <w:delText xml:space="preserve">later </w:delText>
        </w:r>
      </w:del>
      <w:r w:rsidRPr="00C5160C">
        <w:rPr>
          <w:rFonts w:cstheme="minorHAnsi"/>
          <w:sz w:val="24"/>
          <w:szCs w:val="24"/>
        </w:rPr>
        <w:t>switch</w:t>
      </w:r>
      <w:del w:id="1096" w:author="david goldhar" w:date="2019-02-28T14:12:00Z">
        <w:r w:rsidDel="00F0050C">
          <w:rPr>
            <w:rFonts w:cstheme="minorHAnsi"/>
            <w:sz w:val="24"/>
            <w:szCs w:val="24"/>
          </w:rPr>
          <w:delText>ing</w:delText>
        </w:r>
      </w:del>
      <w:r w:rsidRPr="00C5160C">
        <w:rPr>
          <w:rFonts w:cstheme="minorHAnsi"/>
          <w:sz w:val="24"/>
          <w:szCs w:val="24"/>
        </w:rPr>
        <w:t xml:space="preserve"> to prevention policy only after </w:t>
      </w:r>
      <w:del w:id="1097" w:author="david goldhar" w:date="2019-02-28T14:12:00Z">
        <w:r w:rsidRPr="00C5160C" w:rsidDel="00F0050C">
          <w:rPr>
            <w:rFonts w:cstheme="minorHAnsi"/>
            <w:sz w:val="24"/>
            <w:szCs w:val="24"/>
          </w:rPr>
          <w:delText xml:space="preserve">a </w:delText>
        </w:r>
      </w:del>
      <w:del w:id="1098" w:author="david goldhar" w:date="2019-02-28T14:13:00Z">
        <w:r w:rsidRPr="00C5160C" w:rsidDel="00F0050C">
          <w:rPr>
            <w:rFonts w:cstheme="minorHAnsi"/>
            <w:sz w:val="24"/>
            <w:szCs w:val="24"/>
          </w:rPr>
          <w:delText xml:space="preserve">achieving </w:delText>
        </w:r>
      </w:del>
      <w:ins w:id="1099" w:author="david goldhar" w:date="2019-02-28T14:13:00Z">
        <w:r w:rsidR="00F0050C">
          <w:rPr>
            <w:rFonts w:cstheme="minorHAnsi"/>
            <w:sz w:val="24"/>
            <w:szCs w:val="24"/>
            <w:lang w:val="en-US"/>
          </w:rPr>
          <w:t xml:space="preserve">reaching </w:t>
        </w:r>
      </w:ins>
      <w:r w:rsidRPr="00C5160C">
        <w:rPr>
          <w:rFonts w:cstheme="minorHAnsi"/>
          <w:sz w:val="24"/>
          <w:szCs w:val="24"/>
        </w:rPr>
        <w:t xml:space="preserve">an acceptable maturity </w:t>
      </w:r>
      <w:del w:id="1100" w:author="david goldhar" w:date="2019-02-28T14:13:00Z">
        <w:r w:rsidRPr="00C5160C" w:rsidDel="00F0050C">
          <w:rPr>
            <w:rFonts w:cstheme="minorHAnsi"/>
            <w:sz w:val="24"/>
            <w:szCs w:val="24"/>
          </w:rPr>
          <w:delText xml:space="preserve">for </w:delText>
        </w:r>
      </w:del>
      <w:ins w:id="1101" w:author="david goldhar" w:date="2019-02-28T14:13:00Z">
        <w:r w:rsidR="00F0050C">
          <w:rPr>
            <w:rFonts w:cstheme="minorHAnsi"/>
            <w:sz w:val="24"/>
            <w:szCs w:val="24"/>
            <w:lang w:val="en-US"/>
          </w:rPr>
          <w:t xml:space="preserve">in </w:t>
        </w:r>
      </w:ins>
      <w:del w:id="1102" w:author="david goldhar" w:date="2019-02-28T14:13:00Z">
        <w:r w:rsidRPr="00C5160C" w:rsidDel="00F0050C">
          <w:rPr>
            <w:rFonts w:cstheme="minorHAnsi"/>
            <w:sz w:val="24"/>
            <w:szCs w:val="24"/>
          </w:rPr>
          <w:delText xml:space="preserve">the </w:delText>
        </w:r>
      </w:del>
      <w:r w:rsidRPr="00C5160C">
        <w:rPr>
          <w:rFonts w:cstheme="minorHAnsi"/>
          <w:sz w:val="24"/>
          <w:szCs w:val="24"/>
        </w:rPr>
        <w:t xml:space="preserve">gateway operation and traffic policy. </w:t>
      </w:r>
    </w:p>
    <w:p w14:paraId="0005FCDA" w14:textId="77777777" w:rsidR="00CA30DE" w:rsidRPr="00C5160C" w:rsidRDefault="00CA30DE">
      <w:pPr>
        <w:rPr>
          <w:rFonts w:cstheme="minorHAnsi"/>
          <w:sz w:val="24"/>
          <w:szCs w:val="24"/>
        </w:rPr>
      </w:pPr>
    </w:p>
    <w:p w14:paraId="00C1D9BE" w14:textId="64C1846A" w:rsidR="00CA30DE" w:rsidRPr="00C5160C" w:rsidRDefault="00CA30DE" w:rsidP="00CA30DE">
      <w:pPr>
        <w:rPr>
          <w:rFonts w:cstheme="minorHAnsi"/>
          <w:sz w:val="24"/>
          <w:szCs w:val="24"/>
        </w:rPr>
      </w:pPr>
      <w:r w:rsidRPr="00C5160C">
        <w:rPr>
          <w:rFonts w:cstheme="minorHAnsi"/>
          <w:sz w:val="24"/>
          <w:szCs w:val="24"/>
        </w:rPr>
        <w:t xml:space="preserve">The advantages of </w:t>
      </w:r>
      <w:ins w:id="1103" w:author="david goldhar" w:date="2019-02-28T14:13:00Z">
        <w:r w:rsidR="00F0050C">
          <w:rPr>
            <w:rFonts w:cstheme="minorHAnsi"/>
            <w:sz w:val="24"/>
            <w:szCs w:val="24"/>
            <w:lang w:val="en-US"/>
          </w:rPr>
          <w:t xml:space="preserve">the </w:t>
        </w:r>
      </w:ins>
      <w:commentRangeStart w:id="1104"/>
      <w:r w:rsidRPr="00C5160C">
        <w:rPr>
          <w:rFonts w:cstheme="minorHAnsi"/>
          <w:sz w:val="24"/>
          <w:szCs w:val="24"/>
        </w:rPr>
        <w:t xml:space="preserve">detection architecture </w:t>
      </w:r>
      <w:commentRangeEnd w:id="1104"/>
      <w:r w:rsidR="00F0050C">
        <w:rPr>
          <w:rStyle w:val="CommentReference"/>
        </w:rPr>
        <w:commentReference w:id="1104"/>
      </w:r>
      <w:r w:rsidRPr="00C5160C">
        <w:rPr>
          <w:rFonts w:cstheme="minorHAnsi"/>
          <w:sz w:val="24"/>
          <w:szCs w:val="24"/>
        </w:rPr>
        <w:t>are:</w:t>
      </w:r>
    </w:p>
    <w:p w14:paraId="27CAF763" w14:textId="0F6E29C4" w:rsidR="00CA30DE" w:rsidRPr="00C5160C" w:rsidRDefault="00CA30DE" w:rsidP="00CA30DE">
      <w:pPr>
        <w:ind w:firstLine="720"/>
        <w:rPr>
          <w:rFonts w:cstheme="minorHAnsi"/>
          <w:sz w:val="24"/>
          <w:szCs w:val="24"/>
        </w:rPr>
      </w:pPr>
      <w:r w:rsidRPr="00C5160C">
        <w:rPr>
          <w:rFonts w:cstheme="minorHAnsi"/>
          <w:sz w:val="24"/>
          <w:szCs w:val="24"/>
        </w:rPr>
        <w:t>1.</w:t>
      </w:r>
      <w:del w:id="1105" w:author="david goldhar" w:date="2019-02-28T14:24:00Z">
        <w:r w:rsidRPr="00C5160C" w:rsidDel="00DE5305">
          <w:rPr>
            <w:rFonts w:cstheme="minorHAnsi"/>
            <w:sz w:val="24"/>
            <w:szCs w:val="24"/>
          </w:rPr>
          <w:delText xml:space="preserve"> </w:delText>
        </w:r>
      </w:del>
      <w:ins w:id="1106" w:author="david goldhar" w:date="2019-02-28T14:16:00Z">
        <w:r w:rsidR="00F0050C">
          <w:rPr>
            <w:rFonts w:cstheme="minorHAnsi"/>
            <w:sz w:val="24"/>
            <w:szCs w:val="24"/>
            <w:lang w:val="en-US"/>
          </w:rPr>
          <w:t xml:space="preserve">it </w:t>
        </w:r>
      </w:ins>
      <w:ins w:id="1107" w:author="david goldhar" w:date="2019-02-28T14:14:00Z">
        <w:r w:rsidR="00F0050C">
          <w:rPr>
            <w:rFonts w:cstheme="minorHAnsi"/>
            <w:sz w:val="24"/>
            <w:szCs w:val="24"/>
            <w:lang w:val="en-US"/>
          </w:rPr>
          <w:t>do</w:t>
        </w:r>
      </w:ins>
      <w:ins w:id="1108" w:author="david goldhar" w:date="2019-02-28T14:16:00Z">
        <w:r w:rsidR="00F0050C">
          <w:rPr>
            <w:rFonts w:cstheme="minorHAnsi"/>
            <w:sz w:val="24"/>
            <w:szCs w:val="24"/>
            <w:lang w:val="en-US"/>
          </w:rPr>
          <w:t>esn</w:t>
        </w:r>
      </w:ins>
      <w:ins w:id="1109" w:author="david goldhar" w:date="2019-02-28T14:14:00Z">
        <w:r w:rsidR="00F0050C">
          <w:rPr>
            <w:rFonts w:cstheme="minorHAnsi"/>
            <w:sz w:val="24"/>
            <w:szCs w:val="24"/>
            <w:lang w:val="en-US"/>
          </w:rPr>
          <w:t xml:space="preserve">’t </w:t>
        </w:r>
      </w:ins>
      <w:del w:id="1110" w:author="david goldhar" w:date="2019-02-28T14:14:00Z">
        <w:r w:rsidRPr="00C5160C" w:rsidDel="00F0050C">
          <w:rPr>
            <w:rFonts w:cstheme="minorHAnsi"/>
            <w:sz w:val="24"/>
            <w:szCs w:val="24"/>
          </w:rPr>
          <w:delText xml:space="preserve">No </w:delText>
        </w:r>
      </w:del>
      <w:r w:rsidRPr="00C5160C">
        <w:rPr>
          <w:rFonts w:cstheme="minorHAnsi"/>
          <w:sz w:val="24"/>
          <w:szCs w:val="24"/>
        </w:rPr>
        <w:t>interfere</w:t>
      </w:r>
      <w:del w:id="1111" w:author="david goldhar" w:date="2019-02-28T14:14:00Z">
        <w:r w:rsidRPr="00C5160C" w:rsidDel="00F0050C">
          <w:rPr>
            <w:rFonts w:cstheme="minorHAnsi"/>
            <w:sz w:val="24"/>
            <w:szCs w:val="24"/>
          </w:rPr>
          <w:delText>nce</w:delText>
        </w:r>
      </w:del>
      <w:r w:rsidRPr="00C5160C">
        <w:rPr>
          <w:rFonts w:cstheme="minorHAnsi"/>
          <w:sz w:val="24"/>
          <w:szCs w:val="24"/>
        </w:rPr>
        <w:t xml:space="preserve"> with legitimate traffic of any kind </w:t>
      </w:r>
    </w:p>
    <w:p w14:paraId="30815C4A" w14:textId="4C07CBEF" w:rsidR="00CA30DE" w:rsidRPr="00C5160C" w:rsidRDefault="00CA30DE" w:rsidP="00CA30DE">
      <w:pPr>
        <w:ind w:left="720"/>
        <w:rPr>
          <w:rFonts w:cstheme="minorHAnsi"/>
          <w:sz w:val="24"/>
          <w:szCs w:val="24"/>
        </w:rPr>
      </w:pPr>
      <w:r w:rsidRPr="00C5160C">
        <w:rPr>
          <w:rFonts w:cstheme="minorHAnsi"/>
          <w:sz w:val="24"/>
          <w:szCs w:val="24"/>
        </w:rPr>
        <w:t xml:space="preserve">2. </w:t>
      </w:r>
      <w:ins w:id="1112" w:author="david goldhar" w:date="2019-02-28T14:16:00Z">
        <w:r w:rsidR="00F0050C">
          <w:rPr>
            <w:rFonts w:cstheme="minorHAnsi"/>
            <w:sz w:val="24"/>
            <w:szCs w:val="24"/>
            <w:lang w:val="en-US"/>
          </w:rPr>
          <w:t xml:space="preserve">there is </w:t>
        </w:r>
        <w:r w:rsidR="00F0050C" w:rsidRPr="00C5160C">
          <w:rPr>
            <w:rFonts w:cstheme="minorHAnsi"/>
            <w:sz w:val="24"/>
            <w:szCs w:val="24"/>
          </w:rPr>
          <w:t xml:space="preserve">a high tolerance </w:t>
        </w:r>
        <w:r w:rsidR="00F0050C">
          <w:rPr>
            <w:rFonts w:cstheme="minorHAnsi"/>
            <w:sz w:val="24"/>
            <w:szCs w:val="24"/>
            <w:lang w:val="en-US"/>
          </w:rPr>
          <w:t xml:space="preserve">for the </w:t>
        </w:r>
        <w:r w:rsidR="00F0050C" w:rsidRPr="00C5160C">
          <w:rPr>
            <w:rFonts w:cstheme="minorHAnsi"/>
            <w:sz w:val="24"/>
            <w:szCs w:val="24"/>
          </w:rPr>
          <w:t xml:space="preserve">response time </w:t>
        </w:r>
        <w:r w:rsidR="00F0050C">
          <w:rPr>
            <w:rFonts w:cstheme="minorHAnsi"/>
            <w:sz w:val="24"/>
            <w:szCs w:val="24"/>
            <w:lang w:val="en-US"/>
          </w:rPr>
          <w:t xml:space="preserve">to </w:t>
        </w:r>
      </w:ins>
      <w:ins w:id="1113" w:author="david goldhar" w:date="2019-02-28T14:17:00Z">
        <w:r w:rsidR="00F0050C" w:rsidRPr="00C5160C">
          <w:rPr>
            <w:rFonts w:cstheme="minorHAnsi"/>
            <w:sz w:val="24"/>
            <w:szCs w:val="24"/>
          </w:rPr>
          <w:t xml:space="preserve">resolution </w:t>
        </w:r>
        <w:r w:rsidR="00F0050C">
          <w:rPr>
            <w:rFonts w:cstheme="minorHAnsi"/>
            <w:sz w:val="24"/>
            <w:szCs w:val="24"/>
            <w:lang w:val="en-US"/>
          </w:rPr>
          <w:t xml:space="preserve">for </w:t>
        </w:r>
      </w:ins>
      <w:ins w:id="1114" w:author="david goldhar" w:date="2019-02-28T14:16:00Z">
        <w:r w:rsidR="00F0050C">
          <w:rPr>
            <w:rFonts w:cstheme="minorHAnsi"/>
            <w:sz w:val="24"/>
            <w:szCs w:val="24"/>
            <w:lang w:val="en-US"/>
          </w:rPr>
          <w:t>a</w:t>
        </w:r>
      </w:ins>
      <w:del w:id="1115" w:author="david goldhar" w:date="2019-02-28T14:16:00Z">
        <w:r w:rsidRPr="00C5160C" w:rsidDel="00F0050C">
          <w:rPr>
            <w:rFonts w:cstheme="minorHAnsi"/>
            <w:sz w:val="24"/>
            <w:szCs w:val="24"/>
          </w:rPr>
          <w:delText>A</w:delText>
        </w:r>
      </w:del>
      <w:proofErr w:type="spellStart"/>
      <w:r w:rsidRPr="00C5160C">
        <w:rPr>
          <w:rFonts w:cstheme="minorHAnsi"/>
          <w:sz w:val="24"/>
          <w:szCs w:val="24"/>
        </w:rPr>
        <w:t>lerts</w:t>
      </w:r>
      <w:proofErr w:type="spellEnd"/>
      <w:r w:rsidRPr="00C5160C">
        <w:rPr>
          <w:rFonts w:cstheme="minorHAnsi"/>
          <w:sz w:val="24"/>
          <w:szCs w:val="24"/>
        </w:rPr>
        <w:t xml:space="preserve"> </w:t>
      </w:r>
      <w:ins w:id="1116" w:author="david goldhar" w:date="2019-02-28T14:18:00Z">
        <w:r w:rsidR="00F0050C">
          <w:rPr>
            <w:rFonts w:cstheme="minorHAnsi"/>
            <w:sz w:val="24"/>
            <w:szCs w:val="24"/>
            <w:lang w:val="en-US"/>
          </w:rPr>
          <w:t xml:space="preserve">for </w:t>
        </w:r>
      </w:ins>
      <w:del w:id="1117" w:author="david goldhar" w:date="2019-02-28T14:17:00Z">
        <w:r w:rsidRPr="00C5160C" w:rsidDel="00F0050C">
          <w:rPr>
            <w:rFonts w:cstheme="minorHAnsi"/>
            <w:sz w:val="24"/>
            <w:szCs w:val="24"/>
          </w:rPr>
          <w:delText xml:space="preserve">have </w:delText>
        </w:r>
      </w:del>
      <w:del w:id="1118" w:author="david goldhar" w:date="2019-02-28T14:16:00Z">
        <w:r w:rsidRPr="00C5160C" w:rsidDel="00F0050C">
          <w:rPr>
            <w:rFonts w:cstheme="minorHAnsi"/>
            <w:sz w:val="24"/>
            <w:szCs w:val="24"/>
          </w:rPr>
          <w:delText xml:space="preserve">a high tolerance </w:delText>
        </w:r>
      </w:del>
      <w:del w:id="1119" w:author="david goldhar" w:date="2019-02-28T14:14:00Z">
        <w:r w:rsidRPr="00C5160C" w:rsidDel="00F0050C">
          <w:rPr>
            <w:rFonts w:cstheme="minorHAnsi"/>
            <w:sz w:val="24"/>
            <w:szCs w:val="24"/>
          </w:rPr>
          <w:delText xml:space="preserve">of </w:delText>
        </w:r>
      </w:del>
      <w:del w:id="1120" w:author="david goldhar" w:date="2019-02-28T14:16:00Z">
        <w:r w:rsidRPr="00C5160C" w:rsidDel="00F0050C">
          <w:rPr>
            <w:rFonts w:cstheme="minorHAnsi"/>
            <w:sz w:val="24"/>
            <w:szCs w:val="24"/>
          </w:rPr>
          <w:delText xml:space="preserve">response time </w:delText>
        </w:r>
      </w:del>
      <w:del w:id="1121" w:author="david goldhar" w:date="2019-02-28T14:14:00Z">
        <w:r w:rsidRPr="00C5160C" w:rsidDel="00F0050C">
          <w:rPr>
            <w:rFonts w:cstheme="minorHAnsi"/>
            <w:sz w:val="24"/>
            <w:szCs w:val="24"/>
          </w:rPr>
          <w:delText xml:space="preserve">for </w:delText>
        </w:r>
      </w:del>
      <w:del w:id="1122" w:author="david goldhar" w:date="2019-02-28T14:17:00Z">
        <w:r w:rsidRPr="00C5160C" w:rsidDel="00F0050C">
          <w:rPr>
            <w:rFonts w:cstheme="minorHAnsi"/>
            <w:sz w:val="24"/>
            <w:szCs w:val="24"/>
          </w:rPr>
          <w:delText xml:space="preserve">resolution when </w:delText>
        </w:r>
      </w:del>
      <w:r w:rsidRPr="00C5160C">
        <w:rPr>
          <w:rFonts w:cstheme="minorHAnsi"/>
          <w:sz w:val="24"/>
          <w:szCs w:val="24"/>
        </w:rPr>
        <w:t xml:space="preserve">legitimate traffic </w:t>
      </w:r>
      <w:ins w:id="1123" w:author="david goldhar" w:date="2019-02-28T14:17:00Z">
        <w:r w:rsidR="00F0050C">
          <w:rPr>
            <w:rFonts w:cstheme="minorHAnsi"/>
            <w:sz w:val="24"/>
            <w:szCs w:val="24"/>
            <w:lang w:val="en-US"/>
          </w:rPr>
          <w:t xml:space="preserve">that </w:t>
        </w:r>
      </w:ins>
      <w:r w:rsidRPr="00C5160C">
        <w:rPr>
          <w:rFonts w:cstheme="minorHAnsi"/>
          <w:sz w:val="24"/>
          <w:szCs w:val="24"/>
        </w:rPr>
        <w:t xml:space="preserve">does not correspond </w:t>
      </w:r>
      <w:del w:id="1124" w:author="david goldhar" w:date="2019-02-28T14:18:00Z">
        <w:r w:rsidRPr="00C5160C" w:rsidDel="00F0050C">
          <w:rPr>
            <w:rFonts w:cstheme="minorHAnsi"/>
            <w:sz w:val="24"/>
            <w:szCs w:val="24"/>
          </w:rPr>
          <w:delText xml:space="preserve">with </w:delText>
        </w:r>
      </w:del>
      <w:ins w:id="1125" w:author="david goldhar" w:date="2019-02-28T14:18:00Z">
        <w:r w:rsidR="00F0050C">
          <w:rPr>
            <w:rFonts w:cstheme="minorHAnsi"/>
            <w:sz w:val="24"/>
            <w:szCs w:val="24"/>
            <w:lang w:val="en-US"/>
          </w:rPr>
          <w:t xml:space="preserve">to </w:t>
        </w:r>
      </w:ins>
      <w:r w:rsidRPr="00C5160C">
        <w:rPr>
          <w:rFonts w:cstheme="minorHAnsi"/>
          <w:sz w:val="24"/>
          <w:szCs w:val="24"/>
        </w:rPr>
        <w:t>traffic rules</w:t>
      </w:r>
      <w:ins w:id="1126" w:author="david goldhar" w:date="2019-02-28T14:18:00Z">
        <w:r w:rsidR="00F0050C">
          <w:rPr>
            <w:rFonts w:cstheme="minorHAnsi"/>
            <w:sz w:val="24"/>
            <w:szCs w:val="24"/>
            <w:lang w:val="en-US"/>
          </w:rPr>
          <w:t>,</w:t>
        </w:r>
      </w:ins>
      <w:r w:rsidRPr="00C5160C">
        <w:rPr>
          <w:rFonts w:cstheme="minorHAnsi"/>
          <w:sz w:val="24"/>
          <w:szCs w:val="24"/>
        </w:rPr>
        <w:t xml:space="preserve"> </w:t>
      </w:r>
      <w:r>
        <w:rPr>
          <w:rFonts w:cstheme="minorHAnsi"/>
          <w:sz w:val="24"/>
          <w:szCs w:val="24"/>
        </w:rPr>
        <w:t>since no blocking is enforced</w:t>
      </w:r>
    </w:p>
    <w:p w14:paraId="6DBE3DD0" w14:textId="7A281415" w:rsidR="00CA30DE" w:rsidRPr="00C5160C" w:rsidRDefault="00CA30DE">
      <w:pPr>
        <w:ind w:left="720"/>
        <w:rPr>
          <w:rFonts w:cstheme="minorHAnsi"/>
          <w:sz w:val="24"/>
          <w:szCs w:val="24"/>
        </w:rPr>
      </w:pPr>
      <w:r w:rsidRPr="00C5160C">
        <w:rPr>
          <w:rFonts w:cstheme="minorHAnsi"/>
          <w:sz w:val="24"/>
          <w:szCs w:val="24"/>
        </w:rPr>
        <w:t>3.</w:t>
      </w:r>
      <w:ins w:id="1127" w:author="david goldhar" w:date="2019-02-28T14:31:00Z">
        <w:r w:rsidR="00412D19">
          <w:rPr>
            <w:rFonts w:cstheme="minorHAnsi"/>
            <w:sz w:val="24"/>
            <w:szCs w:val="24"/>
            <w:lang w:val="en-US"/>
          </w:rPr>
          <w:t xml:space="preserve"> </w:t>
        </w:r>
      </w:ins>
      <w:del w:id="1128" w:author="david goldhar" w:date="2019-02-28T14:25:00Z">
        <w:r w:rsidRPr="00C5160C" w:rsidDel="00DE5305">
          <w:rPr>
            <w:rFonts w:cstheme="minorHAnsi"/>
            <w:sz w:val="24"/>
            <w:szCs w:val="24"/>
          </w:rPr>
          <w:delText xml:space="preserve"> </w:delText>
        </w:r>
      </w:del>
      <w:del w:id="1129" w:author="david goldhar" w:date="2019-02-28T14:18:00Z">
        <w:r w:rsidRPr="00C5160C" w:rsidDel="00F0050C">
          <w:rPr>
            <w:rFonts w:cstheme="minorHAnsi"/>
            <w:sz w:val="24"/>
            <w:szCs w:val="24"/>
          </w:rPr>
          <w:delText>F</w:delText>
        </w:r>
      </w:del>
      <w:del w:id="1130" w:author="david goldhar" w:date="2019-02-28T14:25:00Z">
        <w:r w:rsidRPr="00C5160C" w:rsidDel="00DE5305">
          <w:rPr>
            <w:rFonts w:cstheme="minorHAnsi"/>
            <w:sz w:val="24"/>
            <w:szCs w:val="24"/>
          </w:rPr>
          <w:delText xml:space="preserve">lexible and transparent modification rule set as </w:delText>
        </w:r>
      </w:del>
      <w:r w:rsidRPr="00C5160C">
        <w:rPr>
          <w:rFonts w:cstheme="minorHAnsi"/>
          <w:sz w:val="24"/>
          <w:szCs w:val="24"/>
        </w:rPr>
        <w:t xml:space="preserve">new </w:t>
      </w:r>
      <w:ins w:id="1131" w:author="david goldhar" w:date="2019-02-28T14:25:00Z">
        <w:r w:rsidR="00DE5305">
          <w:rPr>
            <w:rFonts w:cstheme="minorHAnsi"/>
            <w:sz w:val="24"/>
            <w:szCs w:val="24"/>
            <w:lang w:val="en-US"/>
          </w:rPr>
          <w:t xml:space="preserve">traffic </w:t>
        </w:r>
      </w:ins>
      <w:r w:rsidRPr="00C5160C">
        <w:rPr>
          <w:rFonts w:cstheme="minorHAnsi"/>
          <w:sz w:val="24"/>
          <w:szCs w:val="24"/>
        </w:rPr>
        <w:t>rules and configuration changes can be set without any impact on traffic</w:t>
      </w:r>
      <w:ins w:id="1132" w:author="david goldhar" w:date="2019-02-28T14:25:00Z">
        <w:r w:rsidR="00DE5305">
          <w:rPr>
            <w:rFonts w:cstheme="minorHAnsi"/>
            <w:sz w:val="24"/>
            <w:szCs w:val="24"/>
            <w:lang w:val="en-US"/>
          </w:rPr>
          <w:t>,</w:t>
        </w:r>
      </w:ins>
      <w:r>
        <w:rPr>
          <w:rFonts w:cstheme="minorHAnsi"/>
          <w:sz w:val="24"/>
          <w:szCs w:val="24"/>
        </w:rPr>
        <w:t xml:space="preserve"> </w:t>
      </w:r>
      <w:del w:id="1133" w:author="david goldhar" w:date="2019-02-28T14:25:00Z">
        <w:r w:rsidDel="00DE5305">
          <w:rPr>
            <w:rFonts w:cstheme="minorHAnsi"/>
            <w:sz w:val="24"/>
            <w:szCs w:val="24"/>
          </w:rPr>
          <w:delText xml:space="preserve">which </w:delText>
        </w:r>
      </w:del>
      <w:r>
        <w:rPr>
          <w:rFonts w:cstheme="minorHAnsi"/>
          <w:sz w:val="24"/>
          <w:szCs w:val="24"/>
        </w:rPr>
        <w:t>allow</w:t>
      </w:r>
      <w:proofErr w:type="spellStart"/>
      <w:ins w:id="1134" w:author="david goldhar" w:date="2019-02-28T14:25:00Z">
        <w:r w:rsidR="00DE5305">
          <w:rPr>
            <w:rFonts w:cstheme="minorHAnsi"/>
            <w:sz w:val="24"/>
            <w:szCs w:val="24"/>
            <w:lang w:val="en-US"/>
          </w:rPr>
          <w:t>ing</w:t>
        </w:r>
      </w:ins>
      <w:proofErr w:type="spellEnd"/>
      <w:r>
        <w:rPr>
          <w:rFonts w:cstheme="minorHAnsi"/>
          <w:sz w:val="24"/>
          <w:szCs w:val="24"/>
        </w:rPr>
        <w:t xml:space="preserve"> trial and error</w:t>
      </w:r>
      <w:ins w:id="1135" w:author="david goldhar" w:date="2019-02-28T14:25:00Z">
        <w:r w:rsidR="00DE5305">
          <w:rPr>
            <w:rFonts w:cstheme="minorHAnsi"/>
            <w:sz w:val="24"/>
            <w:szCs w:val="24"/>
            <w:lang w:val="en-US"/>
          </w:rPr>
          <w:t>,</w:t>
        </w:r>
      </w:ins>
      <w:r>
        <w:rPr>
          <w:rFonts w:cstheme="minorHAnsi"/>
          <w:sz w:val="24"/>
          <w:szCs w:val="24"/>
        </w:rPr>
        <w:t xml:space="preserve"> without disrupting traffic</w:t>
      </w:r>
    </w:p>
    <w:p w14:paraId="36563C3A" w14:textId="6E97585F" w:rsidR="00CA30DE" w:rsidRPr="00C5160C" w:rsidRDefault="00CA30DE" w:rsidP="00CA30DE">
      <w:pPr>
        <w:ind w:left="720"/>
        <w:rPr>
          <w:rFonts w:cstheme="minorHAnsi"/>
          <w:sz w:val="24"/>
          <w:szCs w:val="24"/>
        </w:rPr>
      </w:pPr>
      <w:r w:rsidRPr="00C5160C">
        <w:rPr>
          <w:rFonts w:cstheme="minorHAnsi"/>
          <w:sz w:val="24"/>
          <w:szCs w:val="24"/>
        </w:rPr>
        <w:t>4.</w:t>
      </w:r>
      <w:ins w:id="1136" w:author="david goldhar" w:date="2019-02-28T14:31:00Z">
        <w:r w:rsidR="00412D19">
          <w:rPr>
            <w:rFonts w:cstheme="minorHAnsi"/>
            <w:sz w:val="24"/>
            <w:szCs w:val="24"/>
            <w:lang w:val="en-US"/>
          </w:rPr>
          <w:t xml:space="preserve"> </w:t>
        </w:r>
      </w:ins>
      <w:ins w:id="1137" w:author="david goldhar" w:date="2019-02-28T14:27:00Z">
        <w:r w:rsidR="00DE5305">
          <w:rPr>
            <w:rFonts w:cstheme="minorHAnsi"/>
            <w:sz w:val="24"/>
            <w:szCs w:val="24"/>
            <w:lang w:val="en-US"/>
          </w:rPr>
          <w:t>d</w:t>
        </w:r>
      </w:ins>
      <w:del w:id="1138" w:author="david goldhar" w:date="2019-02-28T14:27:00Z">
        <w:r w:rsidRPr="00C5160C" w:rsidDel="00DE5305">
          <w:rPr>
            <w:rFonts w:cstheme="minorHAnsi"/>
            <w:sz w:val="24"/>
            <w:szCs w:val="24"/>
          </w:rPr>
          <w:delText xml:space="preserve"> D</w:delText>
        </w:r>
      </w:del>
      <w:proofErr w:type="spellStart"/>
      <w:r w:rsidRPr="00C5160C">
        <w:rPr>
          <w:rFonts w:cstheme="minorHAnsi"/>
          <w:sz w:val="24"/>
          <w:szCs w:val="24"/>
        </w:rPr>
        <w:t>eploy</w:t>
      </w:r>
      <w:ins w:id="1139" w:author="david goldhar" w:date="2019-02-28T14:27:00Z">
        <w:r w:rsidR="00DE5305">
          <w:rPr>
            <w:rFonts w:cstheme="minorHAnsi"/>
            <w:sz w:val="24"/>
            <w:szCs w:val="24"/>
            <w:lang w:val="en-US"/>
          </w:rPr>
          <w:t>ing</w:t>
        </w:r>
        <w:proofErr w:type="spellEnd"/>
        <w:r w:rsidR="00DE5305">
          <w:rPr>
            <w:rFonts w:cstheme="minorHAnsi"/>
            <w:sz w:val="24"/>
            <w:szCs w:val="24"/>
            <w:lang w:val="en-US"/>
          </w:rPr>
          <w:t xml:space="preserve"> </w:t>
        </w:r>
      </w:ins>
      <w:del w:id="1140" w:author="david goldhar" w:date="2019-02-28T14:27:00Z">
        <w:r w:rsidRPr="00C5160C" w:rsidDel="00DE5305">
          <w:rPr>
            <w:rFonts w:cstheme="minorHAnsi"/>
            <w:sz w:val="24"/>
            <w:szCs w:val="24"/>
          </w:rPr>
          <w:delText xml:space="preserve">ment of </w:delText>
        </w:r>
      </w:del>
      <w:ins w:id="1141" w:author="david goldhar" w:date="2019-02-28T14:27:00Z">
        <w:r w:rsidR="00DE5305">
          <w:rPr>
            <w:rFonts w:cstheme="minorHAnsi"/>
            <w:sz w:val="24"/>
            <w:szCs w:val="24"/>
            <w:lang w:val="en-US"/>
          </w:rPr>
          <w:t xml:space="preserve">an </w:t>
        </w:r>
      </w:ins>
      <w:r w:rsidRPr="00C5160C">
        <w:rPr>
          <w:rFonts w:cstheme="minorHAnsi"/>
          <w:sz w:val="24"/>
          <w:szCs w:val="24"/>
        </w:rPr>
        <w:t>out-of-band architecture require</w:t>
      </w:r>
      <w:ins w:id="1142" w:author="david goldhar" w:date="2019-02-28T14:27:00Z">
        <w:r w:rsidR="00DE5305">
          <w:rPr>
            <w:rFonts w:cstheme="minorHAnsi"/>
            <w:sz w:val="24"/>
            <w:szCs w:val="24"/>
            <w:lang w:val="en-US"/>
          </w:rPr>
          <w:t>s</w:t>
        </w:r>
      </w:ins>
      <w:r w:rsidRPr="00C5160C">
        <w:rPr>
          <w:rFonts w:cstheme="minorHAnsi"/>
          <w:sz w:val="24"/>
          <w:szCs w:val="24"/>
        </w:rPr>
        <w:t xml:space="preserve"> minor </w:t>
      </w:r>
      <w:ins w:id="1143" w:author="david goldhar" w:date="2019-02-28T14:27:00Z">
        <w:r w:rsidR="00DE5305" w:rsidRPr="00C5160C">
          <w:rPr>
            <w:rFonts w:cstheme="minorHAnsi"/>
            <w:sz w:val="24"/>
            <w:szCs w:val="24"/>
          </w:rPr>
          <w:t xml:space="preserve">changes </w:t>
        </w:r>
        <w:r w:rsidR="00DE5305">
          <w:rPr>
            <w:rFonts w:cstheme="minorHAnsi"/>
            <w:sz w:val="24"/>
            <w:szCs w:val="24"/>
            <w:lang w:val="en-US"/>
          </w:rPr>
          <w:t xml:space="preserve">to the </w:t>
        </w:r>
      </w:ins>
      <w:r w:rsidRPr="00C5160C">
        <w:rPr>
          <w:rFonts w:cstheme="minorHAnsi"/>
          <w:sz w:val="24"/>
          <w:szCs w:val="24"/>
        </w:rPr>
        <w:t>network architecture and routing</w:t>
      </w:r>
      <w:ins w:id="1144" w:author="david goldhar" w:date="2019-02-28T14:28:00Z">
        <w:r w:rsidR="00DE5305">
          <w:rPr>
            <w:rFonts w:cstheme="minorHAnsi"/>
            <w:sz w:val="24"/>
            <w:szCs w:val="24"/>
            <w:lang w:val="en-US"/>
          </w:rPr>
          <w:t>,</w:t>
        </w:r>
      </w:ins>
      <w:r w:rsidRPr="00C5160C">
        <w:rPr>
          <w:rFonts w:cstheme="minorHAnsi"/>
          <w:sz w:val="24"/>
          <w:szCs w:val="24"/>
        </w:rPr>
        <w:t xml:space="preserve"> </w:t>
      </w:r>
      <w:del w:id="1145" w:author="david goldhar" w:date="2019-02-28T14:27:00Z">
        <w:r w:rsidRPr="00C5160C" w:rsidDel="00DE5305">
          <w:rPr>
            <w:rFonts w:cstheme="minorHAnsi"/>
            <w:sz w:val="24"/>
            <w:szCs w:val="24"/>
          </w:rPr>
          <w:delText xml:space="preserve">changes </w:delText>
        </w:r>
      </w:del>
      <w:r>
        <w:rPr>
          <w:rFonts w:cstheme="minorHAnsi"/>
          <w:sz w:val="24"/>
          <w:szCs w:val="24"/>
        </w:rPr>
        <w:t xml:space="preserve">since the network topology is </w:t>
      </w:r>
      <w:commentRangeStart w:id="1146"/>
      <w:r>
        <w:rPr>
          <w:rFonts w:cstheme="minorHAnsi"/>
          <w:sz w:val="24"/>
          <w:szCs w:val="24"/>
        </w:rPr>
        <w:t>going through minor changes</w:t>
      </w:r>
      <w:commentRangeEnd w:id="1146"/>
      <w:r w:rsidR="00DE5305">
        <w:rPr>
          <w:rStyle w:val="CommentReference"/>
        </w:rPr>
        <w:commentReference w:id="1146"/>
      </w:r>
    </w:p>
    <w:p w14:paraId="25514F45" w14:textId="0833845C" w:rsidR="00CA30DE" w:rsidDel="00DE5305" w:rsidRDefault="00CA30DE" w:rsidP="00412D19">
      <w:pPr>
        <w:ind w:left="720"/>
        <w:rPr>
          <w:del w:id="1147" w:author="david goldhar" w:date="2019-02-28T14:28:00Z"/>
          <w:rFonts w:cstheme="minorHAnsi"/>
          <w:sz w:val="24"/>
          <w:szCs w:val="24"/>
        </w:rPr>
        <w:pPrChange w:id="1148" w:author="david goldhar" w:date="2019-02-28T14:31:00Z">
          <w:pPr>
            <w:ind w:left="720"/>
          </w:pPr>
        </w:pPrChange>
      </w:pPr>
    </w:p>
    <w:p w14:paraId="3B5AC782" w14:textId="3B696E0D" w:rsidR="00CA30DE" w:rsidDel="00DE5305" w:rsidRDefault="00CA30DE" w:rsidP="00412D19">
      <w:pPr>
        <w:ind w:left="720"/>
        <w:rPr>
          <w:del w:id="1149" w:author="david goldhar" w:date="2019-02-28T14:28:00Z"/>
          <w:rFonts w:cstheme="minorHAnsi"/>
          <w:sz w:val="24"/>
          <w:szCs w:val="24"/>
        </w:rPr>
        <w:pPrChange w:id="1150" w:author="david goldhar" w:date="2019-02-28T14:31:00Z">
          <w:pPr>
            <w:ind w:left="720"/>
          </w:pPr>
        </w:pPrChange>
      </w:pPr>
    </w:p>
    <w:p w14:paraId="24A49DF8" w14:textId="3743FE7D" w:rsidR="00CA30DE" w:rsidRPr="00C5160C" w:rsidDel="00DE5305" w:rsidRDefault="00CA30DE" w:rsidP="00412D19">
      <w:pPr>
        <w:rPr>
          <w:del w:id="1151" w:author="david goldhar" w:date="2019-02-28T14:29:00Z"/>
          <w:rFonts w:cstheme="minorHAnsi"/>
          <w:sz w:val="24"/>
          <w:szCs w:val="24"/>
        </w:rPr>
        <w:pPrChange w:id="1152" w:author="david goldhar" w:date="2019-02-28T14:31:00Z">
          <w:pPr/>
        </w:pPrChange>
      </w:pPr>
      <w:r>
        <w:rPr>
          <w:rFonts w:cstheme="minorHAnsi"/>
          <w:sz w:val="24"/>
          <w:szCs w:val="24"/>
        </w:rPr>
        <w:t xml:space="preserve">The segmentation design should include the </w:t>
      </w:r>
      <w:ins w:id="1153" w:author="david goldhar" w:date="2019-02-28T14:28:00Z">
        <w:r w:rsidR="00DE5305">
          <w:rPr>
            <w:rFonts w:cstheme="minorHAnsi"/>
            <w:sz w:val="24"/>
            <w:szCs w:val="24"/>
            <w:lang w:val="en-US"/>
          </w:rPr>
          <w:t xml:space="preserve">anticipated </w:t>
        </w:r>
      </w:ins>
      <w:r>
        <w:rPr>
          <w:rFonts w:cstheme="minorHAnsi"/>
          <w:sz w:val="24"/>
          <w:szCs w:val="24"/>
        </w:rPr>
        <w:t xml:space="preserve">time </w:t>
      </w:r>
      <w:del w:id="1154" w:author="david goldhar" w:date="2019-02-28T14:28:00Z">
        <w:r w:rsidDel="00DE5305">
          <w:rPr>
            <w:rFonts w:cstheme="minorHAnsi"/>
            <w:sz w:val="24"/>
            <w:szCs w:val="24"/>
          </w:rPr>
          <w:delText xml:space="preserve">frame </w:delText>
        </w:r>
      </w:del>
      <w:ins w:id="1155" w:author="david goldhar" w:date="2019-02-28T14:28:00Z">
        <w:r w:rsidR="00DE5305">
          <w:rPr>
            <w:rFonts w:cstheme="minorHAnsi"/>
            <w:sz w:val="24"/>
            <w:szCs w:val="24"/>
            <w:lang w:val="en-US"/>
          </w:rPr>
          <w:t xml:space="preserve">when </w:t>
        </w:r>
      </w:ins>
      <w:del w:id="1156" w:author="david goldhar" w:date="2019-02-28T14:29:00Z">
        <w:r w:rsidDel="00DE5305">
          <w:rPr>
            <w:rFonts w:cstheme="minorHAnsi"/>
            <w:sz w:val="24"/>
            <w:szCs w:val="24"/>
          </w:rPr>
          <w:delText xml:space="preserve">of </w:delText>
        </w:r>
      </w:del>
      <w:r>
        <w:rPr>
          <w:rFonts w:cstheme="minorHAnsi"/>
          <w:sz w:val="24"/>
          <w:szCs w:val="24"/>
        </w:rPr>
        <w:t>shift</w:t>
      </w:r>
      <w:del w:id="1157" w:author="david goldhar" w:date="2019-02-28T14:29:00Z">
        <w:r w:rsidDel="00DE5305">
          <w:rPr>
            <w:rFonts w:cstheme="minorHAnsi"/>
            <w:sz w:val="24"/>
            <w:szCs w:val="24"/>
          </w:rPr>
          <w:delText>ing</w:delText>
        </w:r>
      </w:del>
      <w:r>
        <w:rPr>
          <w:rFonts w:cstheme="minorHAnsi"/>
          <w:sz w:val="24"/>
          <w:szCs w:val="24"/>
        </w:rPr>
        <w:t xml:space="preserve"> from detective to prevent</w:t>
      </w:r>
      <w:ins w:id="1158" w:author="david goldhar" w:date="2019-02-28T14:31:00Z">
        <w:r w:rsidR="00412D19">
          <w:rPr>
            <w:rFonts w:cstheme="minorHAnsi"/>
            <w:sz w:val="24"/>
            <w:szCs w:val="24"/>
            <w:lang w:val="en-US"/>
          </w:rPr>
          <w:t>ion</w:t>
        </w:r>
      </w:ins>
      <w:del w:id="1159" w:author="david goldhar" w:date="2019-02-28T14:31:00Z">
        <w:r w:rsidDel="00412D19">
          <w:rPr>
            <w:rFonts w:cstheme="minorHAnsi"/>
            <w:sz w:val="24"/>
            <w:szCs w:val="24"/>
          </w:rPr>
          <w:delText>ative</w:delText>
        </w:r>
      </w:del>
      <w:r>
        <w:rPr>
          <w:rFonts w:cstheme="minorHAnsi"/>
          <w:sz w:val="24"/>
          <w:szCs w:val="24"/>
        </w:rPr>
        <w:t xml:space="preserve"> mode</w:t>
      </w:r>
      <w:ins w:id="1160" w:author="david goldhar" w:date="2019-02-28T14:29:00Z">
        <w:r w:rsidR="00DE5305">
          <w:rPr>
            <w:rFonts w:cstheme="minorHAnsi"/>
            <w:sz w:val="24"/>
            <w:szCs w:val="24"/>
            <w:lang w:val="en-US"/>
          </w:rPr>
          <w:t xml:space="preserve"> will be made</w:t>
        </w:r>
      </w:ins>
      <w:r>
        <w:rPr>
          <w:rFonts w:cstheme="minorHAnsi"/>
          <w:sz w:val="24"/>
          <w:szCs w:val="24"/>
        </w:rPr>
        <w:t>.</w:t>
      </w:r>
    </w:p>
    <w:p w14:paraId="17236E87" w14:textId="79FE615D" w:rsidR="00CA30DE" w:rsidDel="00DE5305" w:rsidRDefault="00CA30DE" w:rsidP="00412D19">
      <w:pPr>
        <w:rPr>
          <w:del w:id="1161" w:author="david goldhar" w:date="2019-02-28T14:29:00Z"/>
          <w:rFonts w:cstheme="minorHAnsi"/>
          <w:sz w:val="24"/>
          <w:szCs w:val="24"/>
        </w:rPr>
        <w:pPrChange w:id="1162" w:author="david goldhar" w:date="2019-02-28T14:31:00Z">
          <w:pPr>
            <w:bidi/>
            <w:jc w:val="right"/>
          </w:pPr>
        </w:pPrChange>
      </w:pPr>
    </w:p>
    <w:p w14:paraId="4063DD9D" w14:textId="77777777" w:rsidR="00CA30DE" w:rsidRDefault="00CA30DE" w:rsidP="00412D19">
      <w:pPr>
        <w:rPr>
          <w:rFonts w:cstheme="minorHAnsi"/>
          <w:sz w:val="24"/>
          <w:szCs w:val="24"/>
        </w:rPr>
        <w:pPrChange w:id="1163" w:author="david goldhar" w:date="2019-02-28T14:31:00Z">
          <w:pPr>
            <w:bidi/>
            <w:jc w:val="right"/>
          </w:pPr>
        </w:pPrChange>
      </w:pPr>
    </w:p>
    <w:p w14:paraId="5A4D0178" w14:textId="20B2A1AA" w:rsidR="00CA30DE" w:rsidRPr="00C5160C" w:rsidRDefault="00412D19" w:rsidP="00743771">
      <w:pPr>
        <w:rPr>
          <w:rFonts w:cstheme="minorHAnsi"/>
          <w:sz w:val="24"/>
          <w:szCs w:val="24"/>
        </w:rPr>
        <w:pPrChange w:id="1164" w:author="david goldhar" w:date="2019-02-28T14:42:00Z">
          <w:pPr>
            <w:bidi/>
            <w:jc w:val="right"/>
          </w:pPr>
        </w:pPrChange>
      </w:pPr>
      <w:ins w:id="1165" w:author="david goldhar" w:date="2019-02-28T14:32:00Z">
        <w:r>
          <w:rPr>
            <w:rFonts w:cstheme="minorHAnsi"/>
            <w:sz w:val="24"/>
            <w:szCs w:val="24"/>
            <w:lang w:val="en-US"/>
          </w:rPr>
          <w:t xml:space="preserve">It </w:t>
        </w:r>
        <w:r>
          <w:rPr>
            <w:rFonts w:cstheme="minorHAnsi"/>
            <w:sz w:val="24"/>
            <w:szCs w:val="24"/>
          </w:rPr>
          <w:t xml:space="preserve">is highly recommended </w:t>
        </w:r>
        <w:r>
          <w:rPr>
            <w:rFonts w:cstheme="minorHAnsi"/>
            <w:sz w:val="24"/>
            <w:szCs w:val="24"/>
            <w:lang w:val="en-US"/>
          </w:rPr>
          <w:t xml:space="preserve">to </w:t>
        </w:r>
      </w:ins>
      <w:ins w:id="1166" w:author="david goldhar" w:date="2019-02-28T14:41:00Z">
        <w:r w:rsidR="00743771">
          <w:rPr>
            <w:rFonts w:cstheme="minorHAnsi"/>
            <w:sz w:val="24"/>
            <w:szCs w:val="24"/>
            <w:lang w:val="en-US"/>
          </w:rPr>
          <w:t xml:space="preserve">move </w:t>
        </w:r>
      </w:ins>
      <w:del w:id="1167" w:author="david goldhar" w:date="2019-02-28T14:32:00Z">
        <w:r w:rsidR="00CA30DE" w:rsidDel="00412D19">
          <w:rPr>
            <w:rFonts w:cstheme="minorHAnsi"/>
            <w:sz w:val="24"/>
            <w:szCs w:val="24"/>
          </w:rPr>
          <w:delText>P</w:delText>
        </w:r>
      </w:del>
      <w:del w:id="1168" w:author="david goldhar" w:date="2019-02-28T14:41:00Z">
        <w:r w:rsidR="00CA30DE" w:rsidRPr="00C5160C" w:rsidDel="00743771">
          <w:rPr>
            <w:rFonts w:cstheme="minorHAnsi"/>
            <w:sz w:val="24"/>
            <w:szCs w:val="24"/>
          </w:rPr>
          <w:delText>rogress</w:delText>
        </w:r>
      </w:del>
      <w:del w:id="1169" w:author="david goldhar" w:date="2019-02-28T14:32:00Z">
        <w:r w:rsidR="00CA30DE" w:rsidRPr="00C5160C" w:rsidDel="00412D19">
          <w:rPr>
            <w:rFonts w:cstheme="minorHAnsi"/>
            <w:sz w:val="24"/>
            <w:szCs w:val="24"/>
          </w:rPr>
          <w:delText>ing</w:delText>
        </w:r>
      </w:del>
      <w:del w:id="1170" w:author="david goldhar" w:date="2019-02-28T14:41:00Z">
        <w:r w:rsidR="00CA30DE" w:rsidRPr="00C5160C" w:rsidDel="00743771">
          <w:rPr>
            <w:rFonts w:cstheme="minorHAnsi"/>
            <w:sz w:val="24"/>
            <w:szCs w:val="24"/>
          </w:rPr>
          <w:delText xml:space="preserve"> </w:delText>
        </w:r>
      </w:del>
      <w:r w:rsidR="00CA30DE" w:rsidRPr="00C5160C">
        <w:rPr>
          <w:rFonts w:cstheme="minorHAnsi"/>
          <w:sz w:val="24"/>
          <w:szCs w:val="24"/>
        </w:rPr>
        <w:t xml:space="preserve">to </w:t>
      </w:r>
      <w:ins w:id="1171" w:author="david goldhar" w:date="2019-02-28T14:41:00Z">
        <w:r w:rsidR="00743771">
          <w:rPr>
            <w:rFonts w:cstheme="minorHAnsi"/>
            <w:sz w:val="24"/>
            <w:szCs w:val="24"/>
            <w:lang w:val="en-US"/>
          </w:rPr>
          <w:t xml:space="preserve">the </w:t>
        </w:r>
      </w:ins>
      <w:r w:rsidR="00CA30DE" w:rsidRPr="00C5160C">
        <w:rPr>
          <w:rFonts w:cstheme="minorHAnsi"/>
          <w:sz w:val="24"/>
          <w:szCs w:val="24"/>
        </w:rPr>
        <w:t>prevention architecture</w:t>
      </w:r>
      <w:del w:id="1172" w:author="david goldhar" w:date="2019-02-28T14:32:00Z">
        <w:r w:rsidR="00CA30DE" w:rsidDel="00412D19">
          <w:rPr>
            <w:rFonts w:cstheme="minorHAnsi"/>
            <w:sz w:val="24"/>
            <w:szCs w:val="24"/>
          </w:rPr>
          <w:delText>,</w:delText>
        </w:r>
      </w:del>
      <w:r w:rsidR="00CA30DE" w:rsidRPr="00C5160C">
        <w:rPr>
          <w:rFonts w:cstheme="minorHAnsi"/>
          <w:sz w:val="24"/>
          <w:szCs w:val="24"/>
        </w:rPr>
        <w:t xml:space="preserve"> </w:t>
      </w:r>
      <w:r w:rsidR="00CA30DE">
        <w:rPr>
          <w:rFonts w:cstheme="minorHAnsi"/>
          <w:sz w:val="24"/>
          <w:szCs w:val="24"/>
        </w:rPr>
        <w:t xml:space="preserve">as soon as possible, </w:t>
      </w:r>
      <w:del w:id="1173" w:author="david goldhar" w:date="2019-02-28T14:31:00Z">
        <w:r w:rsidR="00CA30DE" w:rsidDel="00412D19">
          <w:rPr>
            <w:rFonts w:cstheme="minorHAnsi"/>
            <w:sz w:val="24"/>
            <w:szCs w:val="24"/>
          </w:rPr>
          <w:delText xml:space="preserve">is highly recommended </w:delText>
        </w:r>
      </w:del>
      <w:r w:rsidR="00CA30DE">
        <w:rPr>
          <w:rFonts w:cstheme="minorHAnsi"/>
          <w:sz w:val="24"/>
          <w:szCs w:val="24"/>
        </w:rPr>
        <w:t xml:space="preserve">but </w:t>
      </w:r>
      <w:ins w:id="1174" w:author="david goldhar" w:date="2019-02-28T14:32:00Z">
        <w:r>
          <w:rPr>
            <w:rFonts w:cstheme="minorHAnsi"/>
            <w:sz w:val="24"/>
            <w:szCs w:val="24"/>
            <w:lang w:val="en-US"/>
          </w:rPr>
          <w:t xml:space="preserve">this </w:t>
        </w:r>
      </w:ins>
      <w:r w:rsidR="00CA30DE">
        <w:rPr>
          <w:rFonts w:cstheme="minorHAnsi"/>
          <w:sz w:val="24"/>
          <w:szCs w:val="24"/>
        </w:rPr>
        <w:t xml:space="preserve">requires </w:t>
      </w:r>
      <w:ins w:id="1175" w:author="david goldhar" w:date="2019-02-28T14:32:00Z">
        <w:r>
          <w:rPr>
            <w:rFonts w:cstheme="minorHAnsi"/>
            <w:sz w:val="24"/>
            <w:szCs w:val="24"/>
            <w:lang w:val="en-US"/>
          </w:rPr>
          <w:t xml:space="preserve">a </w:t>
        </w:r>
      </w:ins>
      <w:r w:rsidR="00CA30DE" w:rsidRPr="00C5160C">
        <w:rPr>
          <w:rFonts w:cstheme="minorHAnsi"/>
          <w:sz w:val="24"/>
          <w:szCs w:val="24"/>
        </w:rPr>
        <w:t>thorough design of network</w:t>
      </w:r>
      <w:r w:rsidR="00CA30DE">
        <w:rPr>
          <w:rFonts w:cstheme="minorHAnsi"/>
          <w:sz w:val="24"/>
          <w:szCs w:val="24"/>
        </w:rPr>
        <w:t xml:space="preserve"> </w:t>
      </w:r>
      <w:r w:rsidR="00CA30DE" w:rsidRPr="00C5160C">
        <w:rPr>
          <w:rFonts w:cstheme="minorHAnsi"/>
          <w:sz w:val="24"/>
          <w:szCs w:val="24"/>
        </w:rPr>
        <w:t>segmentation</w:t>
      </w:r>
      <w:r w:rsidR="00CA30DE">
        <w:rPr>
          <w:rFonts w:cstheme="minorHAnsi"/>
          <w:sz w:val="24"/>
          <w:szCs w:val="24"/>
        </w:rPr>
        <w:t>,</w:t>
      </w:r>
      <w:r w:rsidR="00CA30DE" w:rsidRPr="00C5160C">
        <w:rPr>
          <w:rFonts w:cstheme="minorHAnsi"/>
          <w:sz w:val="24"/>
          <w:szCs w:val="24"/>
        </w:rPr>
        <w:t xml:space="preserve"> </w:t>
      </w:r>
      <w:proofErr w:type="spellStart"/>
      <w:r w:rsidR="00CA30DE">
        <w:rPr>
          <w:rFonts w:cstheme="minorHAnsi"/>
          <w:sz w:val="24"/>
          <w:szCs w:val="24"/>
        </w:rPr>
        <w:t>analy</w:t>
      </w:r>
      <w:proofErr w:type="spellEnd"/>
      <w:ins w:id="1176" w:author="david goldhar" w:date="2019-02-28T14:42:00Z">
        <w:r w:rsidR="00743771">
          <w:rPr>
            <w:rFonts w:cstheme="minorHAnsi"/>
            <w:sz w:val="24"/>
            <w:szCs w:val="24"/>
            <w:lang w:val="en-US"/>
          </w:rPr>
          <w:t>sis</w:t>
        </w:r>
      </w:ins>
      <w:del w:id="1177" w:author="david goldhar" w:date="2019-02-28T14:42:00Z">
        <w:r w:rsidR="00CA30DE" w:rsidDel="00743771">
          <w:rPr>
            <w:rFonts w:cstheme="minorHAnsi"/>
            <w:sz w:val="24"/>
            <w:szCs w:val="24"/>
          </w:rPr>
          <w:delText>zing</w:delText>
        </w:r>
      </w:del>
      <w:ins w:id="1178" w:author="david goldhar" w:date="2019-02-28T14:42:00Z">
        <w:r w:rsidR="00743771">
          <w:rPr>
            <w:rFonts w:cstheme="minorHAnsi"/>
            <w:sz w:val="24"/>
            <w:szCs w:val="24"/>
            <w:lang w:val="en-US"/>
          </w:rPr>
          <w:t xml:space="preserve"> of </w:t>
        </w:r>
      </w:ins>
      <w:del w:id="1179" w:author="david goldhar" w:date="2019-02-28T14:42:00Z">
        <w:r w:rsidR="00CA30DE" w:rsidDel="00743771">
          <w:rPr>
            <w:rFonts w:cstheme="minorHAnsi"/>
            <w:sz w:val="24"/>
            <w:szCs w:val="24"/>
          </w:rPr>
          <w:delText xml:space="preserve"> </w:delText>
        </w:r>
      </w:del>
      <w:r w:rsidR="00CA30DE">
        <w:rPr>
          <w:rFonts w:cstheme="minorHAnsi"/>
          <w:sz w:val="24"/>
          <w:szCs w:val="24"/>
        </w:rPr>
        <w:t>inter</w:t>
      </w:r>
      <w:ins w:id="1180" w:author="david goldhar" w:date="2019-02-28T14:32:00Z">
        <w:r>
          <w:rPr>
            <w:rFonts w:cstheme="minorHAnsi"/>
            <w:sz w:val="24"/>
            <w:szCs w:val="24"/>
            <w:lang w:val="en-US"/>
          </w:rPr>
          <w:t>-</w:t>
        </w:r>
      </w:ins>
      <w:del w:id="1181" w:author="david goldhar" w:date="2019-02-28T14:32:00Z">
        <w:r w:rsidR="00CA30DE" w:rsidDel="00412D19">
          <w:rPr>
            <w:rFonts w:cstheme="minorHAnsi"/>
            <w:sz w:val="24"/>
            <w:szCs w:val="24"/>
          </w:rPr>
          <w:delText xml:space="preserve"> </w:delText>
        </w:r>
      </w:del>
      <w:r w:rsidR="00CA30DE">
        <w:rPr>
          <w:rFonts w:cstheme="minorHAnsi"/>
          <w:sz w:val="24"/>
          <w:szCs w:val="24"/>
        </w:rPr>
        <w:t>process</w:t>
      </w:r>
      <w:del w:id="1182" w:author="david goldhar" w:date="2019-02-28T14:32:00Z">
        <w:r w:rsidR="00CA30DE" w:rsidDel="00412D19">
          <w:rPr>
            <w:rFonts w:cstheme="minorHAnsi"/>
            <w:sz w:val="24"/>
            <w:szCs w:val="24"/>
          </w:rPr>
          <w:delText>es</w:delText>
        </w:r>
      </w:del>
      <w:r w:rsidR="00CA30DE">
        <w:rPr>
          <w:rFonts w:cstheme="minorHAnsi"/>
          <w:sz w:val="24"/>
          <w:szCs w:val="24"/>
        </w:rPr>
        <w:t xml:space="preserve"> dependencies</w:t>
      </w:r>
      <w:ins w:id="1183" w:author="david goldhar" w:date="2019-02-28T14:32:00Z">
        <w:r>
          <w:rPr>
            <w:rFonts w:cstheme="minorHAnsi"/>
            <w:sz w:val="24"/>
            <w:szCs w:val="24"/>
            <w:lang w:val="en-US"/>
          </w:rPr>
          <w:t xml:space="preserve">, </w:t>
        </w:r>
      </w:ins>
      <w:del w:id="1184" w:author="david goldhar" w:date="2019-02-28T14:32:00Z">
        <w:r w:rsidR="00CA30DE" w:rsidDel="00412D19">
          <w:rPr>
            <w:rFonts w:cstheme="minorHAnsi"/>
            <w:sz w:val="24"/>
            <w:szCs w:val="24"/>
          </w:rPr>
          <w:delText xml:space="preserve"> </w:delText>
        </w:r>
      </w:del>
      <w:r w:rsidR="00CA30DE">
        <w:rPr>
          <w:rFonts w:cstheme="minorHAnsi"/>
          <w:sz w:val="24"/>
          <w:szCs w:val="24"/>
        </w:rPr>
        <w:t xml:space="preserve">and </w:t>
      </w:r>
      <w:del w:id="1185" w:author="david goldhar" w:date="2019-02-28T14:42:00Z">
        <w:r w:rsidR="00CA30DE" w:rsidDel="00743771">
          <w:rPr>
            <w:rFonts w:cstheme="minorHAnsi"/>
            <w:sz w:val="24"/>
            <w:szCs w:val="24"/>
          </w:rPr>
          <w:delText xml:space="preserve">setting </w:delText>
        </w:r>
      </w:del>
      <w:r w:rsidR="00CA30DE">
        <w:rPr>
          <w:rFonts w:cstheme="minorHAnsi"/>
          <w:sz w:val="24"/>
          <w:szCs w:val="24"/>
        </w:rPr>
        <w:t xml:space="preserve">the correct </w:t>
      </w:r>
      <w:r w:rsidR="00CA30DE" w:rsidRPr="00C5160C">
        <w:rPr>
          <w:rFonts w:cstheme="minorHAnsi"/>
          <w:sz w:val="24"/>
          <w:szCs w:val="24"/>
        </w:rPr>
        <w:t>traffic rules</w:t>
      </w:r>
      <w:ins w:id="1186" w:author="david goldhar" w:date="2019-02-28T14:32:00Z">
        <w:r>
          <w:rPr>
            <w:rFonts w:cstheme="minorHAnsi"/>
            <w:sz w:val="24"/>
            <w:szCs w:val="24"/>
            <w:lang w:val="en-US"/>
          </w:rPr>
          <w:t>,</w:t>
        </w:r>
      </w:ins>
      <w:r w:rsidR="00CA30DE">
        <w:rPr>
          <w:rFonts w:cstheme="minorHAnsi"/>
          <w:sz w:val="24"/>
          <w:szCs w:val="24"/>
        </w:rPr>
        <w:t xml:space="preserve"> that will not block legitimate traffic. Prevention mode has the </w:t>
      </w:r>
      <w:r w:rsidR="00CA30DE" w:rsidRPr="00C5160C">
        <w:rPr>
          <w:rFonts w:cstheme="minorHAnsi"/>
          <w:sz w:val="24"/>
          <w:szCs w:val="24"/>
        </w:rPr>
        <w:t>following advantages:</w:t>
      </w:r>
    </w:p>
    <w:p w14:paraId="573E3248" w14:textId="77777777" w:rsidR="00CA30DE" w:rsidRPr="00C5160C" w:rsidRDefault="00CA30DE" w:rsidP="00CA30DE">
      <w:pPr>
        <w:ind w:firstLine="720"/>
        <w:rPr>
          <w:rFonts w:cstheme="minorHAnsi"/>
          <w:sz w:val="24"/>
          <w:szCs w:val="24"/>
        </w:rPr>
      </w:pPr>
      <w:r w:rsidRPr="00C5160C">
        <w:rPr>
          <w:rFonts w:cstheme="minorHAnsi"/>
          <w:sz w:val="24"/>
          <w:szCs w:val="24"/>
        </w:rPr>
        <w:t xml:space="preserve">1. Immediate enforcement </w:t>
      </w:r>
      <w:r>
        <w:rPr>
          <w:rFonts w:cstheme="minorHAnsi"/>
          <w:sz w:val="24"/>
          <w:szCs w:val="24"/>
        </w:rPr>
        <w:t>of</w:t>
      </w:r>
      <w:r w:rsidRPr="00C5160C">
        <w:rPr>
          <w:rFonts w:cstheme="minorHAnsi"/>
          <w:sz w:val="24"/>
          <w:szCs w:val="24"/>
        </w:rPr>
        <w:t xml:space="preserve"> non-legitimate protocols, ports and signature </w:t>
      </w:r>
    </w:p>
    <w:p w14:paraId="081BDE42" w14:textId="7E9E3663" w:rsidR="00CA30DE" w:rsidRPr="00C5160C" w:rsidRDefault="00CA30DE" w:rsidP="00CA30DE">
      <w:pPr>
        <w:ind w:left="720"/>
        <w:rPr>
          <w:rFonts w:cstheme="minorHAnsi"/>
          <w:sz w:val="24"/>
          <w:szCs w:val="24"/>
        </w:rPr>
      </w:pPr>
      <w:r w:rsidRPr="00C5160C">
        <w:rPr>
          <w:rFonts w:cstheme="minorHAnsi"/>
          <w:sz w:val="24"/>
          <w:szCs w:val="24"/>
        </w:rPr>
        <w:t xml:space="preserve">2. High resistance </w:t>
      </w:r>
      <w:ins w:id="1187" w:author="david goldhar" w:date="2019-02-28T14:42:00Z">
        <w:r w:rsidR="00743771">
          <w:rPr>
            <w:rFonts w:cstheme="minorHAnsi"/>
            <w:sz w:val="24"/>
            <w:szCs w:val="24"/>
            <w:lang w:val="en-US"/>
          </w:rPr>
          <w:t xml:space="preserve">to </w:t>
        </w:r>
      </w:ins>
      <w:r w:rsidRPr="00C5160C">
        <w:rPr>
          <w:rFonts w:cstheme="minorHAnsi"/>
          <w:sz w:val="24"/>
          <w:szCs w:val="24"/>
        </w:rPr>
        <w:t xml:space="preserve">and visibility </w:t>
      </w:r>
      <w:r>
        <w:rPr>
          <w:rFonts w:cstheme="minorHAnsi"/>
          <w:sz w:val="24"/>
          <w:szCs w:val="24"/>
        </w:rPr>
        <w:t>of</w:t>
      </w:r>
      <w:r w:rsidRPr="00C5160C">
        <w:rPr>
          <w:rFonts w:cstheme="minorHAnsi"/>
          <w:sz w:val="24"/>
          <w:szCs w:val="24"/>
        </w:rPr>
        <w:t xml:space="preserve"> </w:t>
      </w:r>
      <w:r>
        <w:rPr>
          <w:rFonts w:cstheme="minorHAnsi"/>
          <w:sz w:val="24"/>
          <w:szCs w:val="24"/>
        </w:rPr>
        <w:t>the attacker’s</w:t>
      </w:r>
      <w:r w:rsidRPr="00C5160C">
        <w:rPr>
          <w:rFonts w:cstheme="minorHAnsi"/>
          <w:sz w:val="24"/>
          <w:szCs w:val="24"/>
        </w:rPr>
        <w:t xml:space="preserve"> lateral movements due to real-time traffi</w:t>
      </w:r>
      <w:r>
        <w:rPr>
          <w:rFonts w:cstheme="minorHAnsi"/>
          <w:sz w:val="24"/>
          <w:szCs w:val="24"/>
        </w:rPr>
        <w:t xml:space="preserve">c </w:t>
      </w:r>
      <w:r w:rsidRPr="00C5160C">
        <w:rPr>
          <w:rFonts w:cstheme="minorHAnsi"/>
          <w:sz w:val="24"/>
          <w:szCs w:val="24"/>
        </w:rPr>
        <w:t xml:space="preserve">analysis </w:t>
      </w:r>
      <w:r>
        <w:rPr>
          <w:rFonts w:cstheme="minorHAnsi"/>
          <w:sz w:val="24"/>
          <w:szCs w:val="24"/>
        </w:rPr>
        <w:t>and pre-approved routing policies</w:t>
      </w:r>
    </w:p>
    <w:p w14:paraId="302A453F" w14:textId="549717C7" w:rsidR="00CA30DE" w:rsidRPr="00C5160C" w:rsidDel="00743771" w:rsidRDefault="00CA30DE" w:rsidP="00CA30DE">
      <w:pPr>
        <w:ind w:left="720"/>
        <w:rPr>
          <w:del w:id="1188" w:author="david goldhar" w:date="2019-02-28T14:43:00Z"/>
          <w:sz w:val="24"/>
          <w:szCs w:val="24"/>
          <w:rtl/>
        </w:rPr>
      </w:pPr>
      <w:r>
        <w:rPr>
          <w:sz w:val="24"/>
          <w:szCs w:val="24"/>
        </w:rPr>
        <w:t xml:space="preserve">3. Quick response and containment to incidents with immediate isolation of infected </w:t>
      </w:r>
      <w:del w:id="1189" w:author="david goldhar" w:date="2019-02-28T14:43:00Z">
        <w:r w:rsidDel="00743771">
          <w:rPr>
            <w:sz w:val="24"/>
            <w:szCs w:val="24"/>
          </w:rPr>
          <w:delText xml:space="preserve">    </w:delText>
        </w:r>
      </w:del>
      <w:r>
        <w:rPr>
          <w:sz w:val="24"/>
          <w:szCs w:val="24"/>
        </w:rPr>
        <w:t>assets by the prevention gateway</w:t>
      </w:r>
      <w:del w:id="1190" w:author="david goldhar" w:date="2019-02-28T14:43:00Z">
        <w:r w:rsidDel="00743771">
          <w:rPr>
            <w:sz w:val="24"/>
            <w:szCs w:val="24"/>
          </w:rPr>
          <w:delText>’s capabilities</w:delText>
        </w:r>
      </w:del>
    </w:p>
    <w:p w14:paraId="60AF4F5C" w14:textId="0AACD68F" w:rsidR="00CA30DE" w:rsidRDefault="00CA30DE" w:rsidP="00743771">
      <w:pPr>
        <w:ind w:left="720"/>
        <w:rPr>
          <w:rFonts w:cstheme="minorHAnsi"/>
          <w:sz w:val="24"/>
          <w:szCs w:val="24"/>
        </w:rPr>
        <w:pPrChange w:id="1191" w:author="david goldhar" w:date="2019-02-28T14:43:00Z">
          <w:pPr/>
        </w:pPrChange>
      </w:pPr>
    </w:p>
    <w:p w14:paraId="23AFD6F6" w14:textId="5AA21D83" w:rsidR="003A5F4F" w:rsidDel="00743771" w:rsidRDefault="003A5F4F" w:rsidP="00CA30DE">
      <w:pPr>
        <w:rPr>
          <w:del w:id="1192" w:author="david goldhar" w:date="2019-02-28T14:43:00Z"/>
          <w:rFonts w:cstheme="minorHAnsi"/>
          <w:sz w:val="24"/>
          <w:szCs w:val="24"/>
        </w:rPr>
      </w:pPr>
    </w:p>
    <w:p w14:paraId="591CB4CF" w14:textId="1044F895" w:rsidR="003A5F4F" w:rsidRPr="003A5F4F" w:rsidDel="00BA3E95" w:rsidRDefault="003A5F4F" w:rsidP="00CA30DE">
      <w:pPr>
        <w:rPr>
          <w:del w:id="1193" w:author="david goldhar" w:date="2019-02-28T16:05:00Z"/>
          <w:rFonts w:cstheme="minorHAnsi"/>
          <w:b/>
          <w:bCs/>
          <w:sz w:val="24"/>
          <w:szCs w:val="24"/>
        </w:rPr>
      </w:pPr>
      <w:r w:rsidRPr="003A5F4F">
        <w:rPr>
          <w:rFonts w:cstheme="minorHAnsi"/>
          <w:b/>
          <w:bCs/>
          <w:sz w:val="24"/>
          <w:szCs w:val="24"/>
          <w:highlight w:val="yellow"/>
        </w:rPr>
        <w:t>PUT TABLE DETECTION VS PREVENTION</w:t>
      </w:r>
    </w:p>
    <w:p w14:paraId="40847595" w14:textId="185315BD" w:rsidR="00CA30DE" w:rsidRPr="00C5160C" w:rsidDel="00743771" w:rsidRDefault="00CA30DE" w:rsidP="00BA3E95">
      <w:pPr>
        <w:rPr>
          <w:del w:id="1194" w:author="david goldhar" w:date="2019-02-28T14:43:00Z"/>
          <w:rFonts w:cstheme="minorHAnsi"/>
          <w:sz w:val="24"/>
          <w:szCs w:val="24"/>
        </w:rPr>
        <w:pPrChange w:id="1195" w:author="david goldhar" w:date="2019-02-28T16:05:00Z">
          <w:pPr/>
        </w:pPrChange>
      </w:pPr>
    </w:p>
    <w:p w14:paraId="349FA3F4" w14:textId="41011E55" w:rsidR="00CA30DE" w:rsidRDefault="00CA30DE" w:rsidP="00CA30DE">
      <w:pPr>
        <w:rPr>
          <w:rFonts w:cstheme="minorHAnsi"/>
          <w:sz w:val="24"/>
          <w:szCs w:val="24"/>
        </w:rPr>
      </w:pPr>
      <w:del w:id="1196" w:author="david goldhar" w:date="2019-02-28T16:05:00Z">
        <w:r w:rsidDel="00BA3E95">
          <w:rPr>
            <w:rFonts w:cstheme="minorHAnsi"/>
            <w:sz w:val="24"/>
            <w:szCs w:val="24"/>
          </w:rPr>
          <w:br w:type="page"/>
        </w:r>
      </w:del>
    </w:p>
    <w:p w14:paraId="6B61A4C6" w14:textId="5D70564B" w:rsidR="00CA30DE" w:rsidRPr="00C73117" w:rsidRDefault="00046F1F" w:rsidP="00743771">
      <w:pPr>
        <w:pStyle w:val="Heading1"/>
        <w:pPrChange w:id="1197" w:author="david goldhar" w:date="2019-02-28T14:43:00Z">
          <w:pPr/>
        </w:pPrChange>
      </w:pPr>
      <w:bookmarkStart w:id="1198" w:name="_Toc2262381"/>
      <w:ins w:id="1199" w:author="david goldhar" w:date="2019-02-28T14:55:00Z">
        <w:r w:rsidRPr="00C73117">
          <w:lastRenderedPageBreak/>
          <w:t>Summary</w:t>
        </w:r>
        <w:r w:rsidDel="00743771">
          <w:t xml:space="preserve"> </w:t>
        </w:r>
        <w:r>
          <w:rPr>
            <w:lang w:val="en-US"/>
          </w:rPr>
          <w:t xml:space="preserve">and </w:t>
        </w:r>
      </w:ins>
      <w:del w:id="1200" w:author="david goldhar" w:date="2019-02-28T14:43:00Z">
        <w:r w:rsidR="0021075A" w:rsidDel="00743771">
          <w:delText>7</w:delText>
        </w:r>
        <w:r w:rsidR="00CA30DE" w:rsidRPr="00C73117" w:rsidDel="00743771">
          <w:delText xml:space="preserve">. </w:delText>
        </w:r>
      </w:del>
      <w:r w:rsidR="00CA30DE" w:rsidRPr="00C73117">
        <w:t>Recommendation</w:t>
      </w:r>
      <w:ins w:id="1201" w:author="david goldhar" w:date="2019-02-28T14:43:00Z">
        <w:r w:rsidR="00743771">
          <w:rPr>
            <w:lang w:val="en-US"/>
          </w:rPr>
          <w:t>s</w:t>
        </w:r>
      </w:ins>
      <w:bookmarkEnd w:id="1198"/>
      <w:r w:rsidR="00CA30DE" w:rsidRPr="00C73117">
        <w:t xml:space="preserve"> </w:t>
      </w:r>
      <w:del w:id="1202" w:author="david goldhar" w:date="2019-02-28T14:55:00Z">
        <w:r w:rsidR="00CA30DE" w:rsidRPr="00C73117" w:rsidDel="00046F1F">
          <w:delText xml:space="preserve">and </w:delText>
        </w:r>
        <w:r w:rsidR="00743771" w:rsidRPr="00C73117" w:rsidDel="00046F1F">
          <w:delText>Summary</w:delText>
        </w:r>
      </w:del>
    </w:p>
    <w:p w14:paraId="1BFB37AB" w14:textId="5B7B41D8" w:rsidR="00CA30DE" w:rsidRDefault="00CA30DE" w:rsidP="00CA30DE">
      <w:pPr>
        <w:rPr>
          <w:rFonts w:cstheme="minorHAnsi"/>
          <w:sz w:val="24"/>
          <w:szCs w:val="24"/>
        </w:rPr>
      </w:pPr>
      <w:r>
        <w:rPr>
          <w:rFonts w:cstheme="minorHAnsi"/>
          <w:sz w:val="24"/>
          <w:szCs w:val="24"/>
        </w:rPr>
        <w:t xml:space="preserve">We </w:t>
      </w:r>
      <w:ins w:id="1203" w:author="david goldhar" w:date="2019-02-28T14:56:00Z">
        <w:r w:rsidR="00FE6EED">
          <w:rPr>
            <w:rFonts w:cstheme="minorHAnsi"/>
            <w:sz w:val="24"/>
            <w:szCs w:val="24"/>
            <w:lang w:val="en-US"/>
          </w:rPr>
          <w:t xml:space="preserve">here </w:t>
        </w:r>
      </w:ins>
      <w:r>
        <w:rPr>
          <w:rFonts w:cstheme="minorHAnsi"/>
          <w:sz w:val="24"/>
          <w:szCs w:val="24"/>
        </w:rPr>
        <w:t xml:space="preserve">present an effective segmentation planning guideline which concludes and summarizes the segmentation strategy described in this document. </w:t>
      </w:r>
    </w:p>
    <w:p w14:paraId="0F9358CA" w14:textId="21D0CB9A" w:rsidR="00CA30DE" w:rsidRDefault="00CA30DE" w:rsidP="00CA30DE">
      <w:pPr>
        <w:rPr>
          <w:rFonts w:cstheme="minorHAnsi"/>
          <w:sz w:val="24"/>
          <w:szCs w:val="24"/>
        </w:rPr>
      </w:pPr>
      <w:r>
        <w:rPr>
          <w:rFonts w:cstheme="minorHAnsi"/>
          <w:sz w:val="24"/>
          <w:szCs w:val="24"/>
        </w:rPr>
        <w:t xml:space="preserve">The analysis process took into account the deployment options in </w:t>
      </w:r>
      <w:ins w:id="1204" w:author="david goldhar" w:date="2019-02-28T14:56:00Z">
        <w:r w:rsidR="00FE6EED">
          <w:rPr>
            <w:rFonts w:cstheme="minorHAnsi"/>
            <w:sz w:val="24"/>
            <w:szCs w:val="24"/>
            <w:lang w:val="en-US"/>
          </w:rPr>
          <w:t xml:space="preserve">the </w:t>
        </w:r>
      </w:ins>
      <w:r>
        <w:rPr>
          <w:rFonts w:cstheme="minorHAnsi"/>
          <w:sz w:val="24"/>
          <w:szCs w:val="24"/>
        </w:rPr>
        <w:t xml:space="preserve">MB SITS 2.0 segmentation planning document: </w:t>
      </w:r>
    </w:p>
    <w:p w14:paraId="22C203AB" w14:textId="5C1093B5" w:rsidR="00CA30DE" w:rsidRDefault="00CA30DE" w:rsidP="00CA30DE">
      <w:pPr>
        <w:ind w:left="720"/>
        <w:rPr>
          <w:rFonts w:cstheme="minorHAnsi"/>
          <w:sz w:val="24"/>
          <w:szCs w:val="24"/>
        </w:rPr>
      </w:pPr>
      <w:r>
        <w:rPr>
          <w:rFonts w:cstheme="minorHAnsi"/>
          <w:sz w:val="24"/>
          <w:szCs w:val="24"/>
        </w:rPr>
        <w:t xml:space="preserve">1. Placement of the firewall on </w:t>
      </w:r>
      <w:ins w:id="1205" w:author="david goldhar" w:date="2019-02-28T14:56:00Z">
        <w:r w:rsidR="00FE6EED">
          <w:rPr>
            <w:rFonts w:cstheme="minorHAnsi"/>
            <w:sz w:val="24"/>
            <w:szCs w:val="24"/>
            <w:lang w:val="en-US"/>
          </w:rPr>
          <w:t xml:space="preserve">the </w:t>
        </w:r>
      </w:ins>
      <w:r>
        <w:rPr>
          <w:rFonts w:cstheme="minorHAnsi"/>
          <w:sz w:val="24"/>
          <w:szCs w:val="24"/>
        </w:rPr>
        <w:t>hall level with the</w:t>
      </w:r>
      <w:ins w:id="1206" w:author="david goldhar" w:date="2019-02-28T14:57:00Z">
        <w:r w:rsidR="00FE6EED">
          <w:rPr>
            <w:rFonts w:cstheme="minorHAnsi"/>
            <w:sz w:val="24"/>
            <w:szCs w:val="24"/>
            <w:lang w:val="en-US"/>
          </w:rPr>
          <w:t>se</w:t>
        </w:r>
      </w:ins>
      <w:r>
        <w:rPr>
          <w:rFonts w:cstheme="minorHAnsi"/>
          <w:sz w:val="24"/>
          <w:szCs w:val="24"/>
        </w:rPr>
        <w:t xml:space="preserve"> possible settings:</w:t>
      </w:r>
    </w:p>
    <w:p w14:paraId="08137923" w14:textId="77777777" w:rsidR="00CA30DE" w:rsidRDefault="00CA30DE" w:rsidP="00CA30DE">
      <w:pPr>
        <w:ind w:left="720"/>
        <w:rPr>
          <w:rFonts w:cstheme="minorHAnsi"/>
          <w:sz w:val="24"/>
          <w:szCs w:val="24"/>
        </w:rPr>
      </w:pPr>
      <w:r>
        <w:rPr>
          <w:rFonts w:cstheme="minorHAnsi"/>
          <w:sz w:val="24"/>
          <w:szCs w:val="24"/>
        </w:rPr>
        <w:tab/>
        <w:t>a. VLAN</w:t>
      </w:r>
    </w:p>
    <w:p w14:paraId="6E1AE82A" w14:textId="77777777" w:rsidR="00CA30DE" w:rsidRDefault="00CA30DE" w:rsidP="00CA30DE">
      <w:pPr>
        <w:ind w:left="720"/>
        <w:rPr>
          <w:rFonts w:cstheme="minorHAnsi"/>
          <w:sz w:val="24"/>
          <w:szCs w:val="24"/>
        </w:rPr>
      </w:pPr>
      <w:r>
        <w:rPr>
          <w:rFonts w:cstheme="minorHAnsi"/>
          <w:sz w:val="24"/>
          <w:szCs w:val="24"/>
        </w:rPr>
        <w:tab/>
        <w:t>b. VRF</w:t>
      </w:r>
    </w:p>
    <w:p w14:paraId="194972CB" w14:textId="77777777" w:rsidR="00CA30DE" w:rsidRDefault="00CA30DE" w:rsidP="00CA30DE">
      <w:pPr>
        <w:ind w:left="720"/>
        <w:rPr>
          <w:rFonts w:cstheme="minorHAnsi"/>
          <w:sz w:val="24"/>
          <w:szCs w:val="24"/>
        </w:rPr>
      </w:pPr>
      <w:r>
        <w:rPr>
          <w:rFonts w:cstheme="minorHAnsi"/>
          <w:sz w:val="24"/>
          <w:szCs w:val="24"/>
        </w:rPr>
        <w:tab/>
        <w:t>c. No enforcement point (critical production equipment only)</w:t>
      </w:r>
    </w:p>
    <w:p w14:paraId="31C5A000" w14:textId="6EE01E7A" w:rsidR="00CA30DE" w:rsidRDefault="00CA30DE" w:rsidP="00CA30DE">
      <w:pPr>
        <w:ind w:left="720"/>
        <w:rPr>
          <w:rFonts w:cstheme="minorHAnsi"/>
          <w:sz w:val="24"/>
          <w:szCs w:val="24"/>
        </w:rPr>
      </w:pPr>
      <w:r>
        <w:rPr>
          <w:rFonts w:cstheme="minorHAnsi"/>
          <w:sz w:val="24"/>
          <w:szCs w:val="24"/>
        </w:rPr>
        <w:t xml:space="preserve">2. Placement of the firewall on </w:t>
      </w:r>
      <w:ins w:id="1207" w:author="david goldhar" w:date="2019-02-28T14:57:00Z">
        <w:r w:rsidR="00FE6EED">
          <w:rPr>
            <w:rFonts w:cstheme="minorHAnsi"/>
            <w:sz w:val="24"/>
            <w:szCs w:val="24"/>
            <w:lang w:val="en-US"/>
          </w:rPr>
          <w:t xml:space="preserve">the </w:t>
        </w:r>
      </w:ins>
      <w:r>
        <w:rPr>
          <w:rFonts w:cstheme="minorHAnsi"/>
          <w:sz w:val="24"/>
          <w:szCs w:val="24"/>
        </w:rPr>
        <w:t>production equipment level with the</w:t>
      </w:r>
      <w:ins w:id="1208" w:author="david goldhar" w:date="2019-02-28T14:57:00Z">
        <w:r w:rsidR="00FE6EED">
          <w:rPr>
            <w:rFonts w:cstheme="minorHAnsi"/>
            <w:sz w:val="24"/>
            <w:szCs w:val="24"/>
            <w:lang w:val="en-US"/>
          </w:rPr>
          <w:t>se</w:t>
        </w:r>
      </w:ins>
      <w:r>
        <w:rPr>
          <w:rFonts w:cstheme="minorHAnsi"/>
          <w:sz w:val="24"/>
          <w:szCs w:val="24"/>
        </w:rPr>
        <w:t xml:space="preserve"> possible setting</w:t>
      </w:r>
      <w:ins w:id="1209" w:author="david goldhar" w:date="2019-02-28T14:57:00Z">
        <w:r w:rsidR="00FE6EED">
          <w:rPr>
            <w:rFonts w:cstheme="minorHAnsi"/>
            <w:sz w:val="24"/>
            <w:szCs w:val="24"/>
            <w:lang w:val="en-US"/>
          </w:rPr>
          <w:t>s</w:t>
        </w:r>
      </w:ins>
      <w:r>
        <w:rPr>
          <w:rFonts w:cstheme="minorHAnsi"/>
          <w:sz w:val="24"/>
          <w:szCs w:val="24"/>
        </w:rPr>
        <w:t>:</w:t>
      </w:r>
    </w:p>
    <w:p w14:paraId="0597FA11" w14:textId="77777777" w:rsidR="00CA30DE" w:rsidRDefault="00CA30DE" w:rsidP="00CA30DE">
      <w:pPr>
        <w:ind w:left="720"/>
        <w:rPr>
          <w:rFonts w:cstheme="minorHAnsi"/>
          <w:sz w:val="24"/>
          <w:szCs w:val="24"/>
        </w:rPr>
      </w:pPr>
      <w:r>
        <w:rPr>
          <w:rFonts w:cstheme="minorHAnsi"/>
          <w:sz w:val="24"/>
          <w:szCs w:val="24"/>
        </w:rPr>
        <w:tab/>
        <w:t>a. Access switch</w:t>
      </w:r>
    </w:p>
    <w:p w14:paraId="32611E64" w14:textId="77777777" w:rsidR="00CA30DE" w:rsidRDefault="00CA30DE" w:rsidP="00CA30DE">
      <w:pPr>
        <w:ind w:left="720"/>
        <w:rPr>
          <w:rFonts w:cstheme="minorHAnsi"/>
          <w:sz w:val="24"/>
          <w:szCs w:val="24"/>
        </w:rPr>
      </w:pPr>
      <w:r>
        <w:rPr>
          <w:rFonts w:cstheme="minorHAnsi"/>
          <w:sz w:val="24"/>
          <w:szCs w:val="24"/>
        </w:rPr>
        <w:tab/>
        <w:t>b. Access port</w:t>
      </w:r>
    </w:p>
    <w:p w14:paraId="52D7AF5B" w14:textId="77777777" w:rsidR="00CA30DE" w:rsidRDefault="00CA30DE" w:rsidP="00CA30DE">
      <w:pPr>
        <w:ind w:left="720"/>
        <w:rPr>
          <w:rFonts w:cstheme="minorHAnsi"/>
          <w:sz w:val="24"/>
          <w:szCs w:val="24"/>
        </w:rPr>
      </w:pPr>
      <w:r>
        <w:rPr>
          <w:rFonts w:cstheme="minorHAnsi"/>
          <w:sz w:val="24"/>
          <w:szCs w:val="24"/>
        </w:rPr>
        <w:tab/>
        <w:t>c. Distribution port</w:t>
      </w:r>
    </w:p>
    <w:p w14:paraId="376F0569" w14:textId="77777777" w:rsidR="00CA30DE" w:rsidRDefault="00CA30DE" w:rsidP="00CA30DE">
      <w:pPr>
        <w:ind w:left="720"/>
        <w:rPr>
          <w:rFonts w:cstheme="minorHAnsi"/>
          <w:sz w:val="24"/>
          <w:szCs w:val="24"/>
        </w:rPr>
      </w:pPr>
      <w:r>
        <w:rPr>
          <w:rFonts w:cstheme="minorHAnsi"/>
          <w:sz w:val="24"/>
          <w:szCs w:val="24"/>
        </w:rPr>
        <w:tab/>
        <w:t>d. Automation access area</w:t>
      </w:r>
    </w:p>
    <w:p w14:paraId="392F4E55" w14:textId="4953A761" w:rsidR="00CA30DE" w:rsidRDefault="00FE6EED" w:rsidP="00CA30DE">
      <w:pPr>
        <w:rPr>
          <w:rFonts w:cstheme="minorHAnsi"/>
          <w:sz w:val="24"/>
          <w:szCs w:val="24"/>
        </w:rPr>
      </w:pPr>
      <w:ins w:id="1210" w:author="david goldhar" w:date="2019-02-28T14:57:00Z">
        <w:r>
          <w:rPr>
            <w:rFonts w:cstheme="minorHAnsi"/>
            <w:sz w:val="24"/>
            <w:szCs w:val="24"/>
            <w:lang w:val="en-US"/>
          </w:rPr>
          <w:t xml:space="preserve">Combining </w:t>
        </w:r>
      </w:ins>
      <w:del w:id="1211" w:author="david goldhar" w:date="2019-02-28T14:57:00Z">
        <w:r w:rsidR="00CA30DE" w:rsidDel="00FE6EED">
          <w:rPr>
            <w:rFonts w:cstheme="minorHAnsi"/>
            <w:sz w:val="24"/>
            <w:szCs w:val="24"/>
          </w:rPr>
          <w:delText xml:space="preserve">Unification of </w:delText>
        </w:r>
      </w:del>
      <w:r w:rsidR="00CA30DE">
        <w:rPr>
          <w:rFonts w:cstheme="minorHAnsi"/>
          <w:sz w:val="24"/>
          <w:szCs w:val="24"/>
        </w:rPr>
        <w:t>the suggested options with our threa</w:t>
      </w:r>
      <w:r w:rsidR="00A92959">
        <w:rPr>
          <w:rFonts w:cstheme="minorHAnsi"/>
          <w:sz w:val="24"/>
          <w:szCs w:val="24"/>
        </w:rPr>
        <w:t>t</w:t>
      </w:r>
      <w:r w:rsidR="00CA30DE">
        <w:rPr>
          <w:rFonts w:cstheme="minorHAnsi"/>
          <w:sz w:val="24"/>
          <w:szCs w:val="24"/>
        </w:rPr>
        <w:t xml:space="preserve"> modeling and the attack vectors leads to </w:t>
      </w:r>
      <w:ins w:id="1212" w:author="david goldhar" w:date="2019-02-28T14:57:00Z">
        <w:r>
          <w:rPr>
            <w:rFonts w:cstheme="minorHAnsi"/>
            <w:sz w:val="24"/>
            <w:szCs w:val="24"/>
            <w:lang w:val="en-US"/>
          </w:rPr>
          <w:t>th</w:t>
        </w:r>
      </w:ins>
      <w:ins w:id="1213" w:author="david goldhar" w:date="2019-02-28T15:16:00Z">
        <w:r w:rsidR="00DF53AB">
          <w:rPr>
            <w:rFonts w:cstheme="minorHAnsi"/>
            <w:sz w:val="24"/>
            <w:szCs w:val="24"/>
            <w:lang w:val="en-US"/>
          </w:rPr>
          <w:t>e</w:t>
        </w:r>
      </w:ins>
      <w:ins w:id="1214" w:author="david goldhar" w:date="2019-02-28T14:57:00Z">
        <w:r>
          <w:rPr>
            <w:rFonts w:cstheme="minorHAnsi"/>
            <w:sz w:val="24"/>
            <w:szCs w:val="24"/>
            <w:lang w:val="en-US"/>
          </w:rPr>
          <w:t xml:space="preserve"> </w:t>
        </w:r>
      </w:ins>
      <w:r w:rsidR="00CA30DE">
        <w:rPr>
          <w:rFonts w:cstheme="minorHAnsi"/>
          <w:sz w:val="24"/>
          <w:szCs w:val="24"/>
        </w:rPr>
        <w:t xml:space="preserve">prioritization and guidelines </w:t>
      </w:r>
      <w:ins w:id="1215" w:author="david goldhar" w:date="2019-02-28T15:16:00Z">
        <w:r w:rsidR="001A5CCB">
          <w:rPr>
            <w:rFonts w:cstheme="minorHAnsi"/>
            <w:sz w:val="24"/>
            <w:szCs w:val="24"/>
            <w:lang w:val="en-US"/>
          </w:rPr>
          <w:t xml:space="preserve">in </w:t>
        </w:r>
      </w:ins>
      <w:del w:id="1216" w:author="david goldhar" w:date="2019-02-28T15:16:00Z">
        <w:r w:rsidR="00CA30DE" w:rsidDel="001A5CCB">
          <w:rPr>
            <w:rFonts w:cstheme="minorHAnsi"/>
            <w:sz w:val="24"/>
            <w:szCs w:val="24"/>
          </w:rPr>
          <w:delText xml:space="preserve">of </w:delText>
        </w:r>
      </w:del>
      <w:r w:rsidR="00CA30DE">
        <w:rPr>
          <w:rFonts w:cstheme="minorHAnsi"/>
          <w:sz w:val="24"/>
          <w:szCs w:val="24"/>
        </w:rPr>
        <w:t xml:space="preserve">the following segmentation implantation: </w:t>
      </w:r>
    </w:p>
    <w:p w14:paraId="66DCEDC4" w14:textId="4FB6A7AF" w:rsidR="00CA30DE" w:rsidRPr="002B5294" w:rsidDel="001A5CCB" w:rsidRDefault="00CA30DE" w:rsidP="00D453A5">
      <w:pPr>
        <w:pStyle w:val="ListParagraph"/>
        <w:numPr>
          <w:ilvl w:val="0"/>
          <w:numId w:val="19"/>
        </w:numPr>
        <w:rPr>
          <w:del w:id="1217" w:author="david goldhar" w:date="2019-02-28T15:22:00Z"/>
          <w:rFonts w:cstheme="minorHAnsi"/>
          <w:sz w:val="24"/>
          <w:szCs w:val="24"/>
        </w:rPr>
      </w:pPr>
      <w:del w:id="1218" w:author="david goldhar" w:date="2019-02-28T15:54:00Z">
        <w:r w:rsidRPr="001A5CCB" w:rsidDel="00C04853">
          <w:rPr>
            <w:rFonts w:cstheme="minorHAnsi"/>
            <w:sz w:val="24"/>
            <w:szCs w:val="24"/>
            <w:rPrChange w:id="1219" w:author="david goldhar" w:date="2019-02-28T15:22:00Z">
              <w:rPr>
                <w:rFonts w:cstheme="minorHAnsi"/>
                <w:sz w:val="24"/>
                <w:szCs w:val="24"/>
              </w:rPr>
            </w:rPrChange>
          </w:rPr>
          <w:delText>Stringent</w:delText>
        </w:r>
      </w:del>
      <w:ins w:id="1220" w:author="david goldhar" w:date="2019-02-28T15:54:00Z">
        <w:r w:rsidR="00C04853">
          <w:rPr>
            <w:rFonts w:cstheme="minorHAnsi"/>
            <w:sz w:val="24"/>
            <w:szCs w:val="24"/>
          </w:rPr>
          <w:t>Strict</w:t>
        </w:r>
      </w:ins>
      <w:r w:rsidRPr="001A5CCB">
        <w:rPr>
          <w:rFonts w:cstheme="minorHAnsi"/>
          <w:sz w:val="24"/>
          <w:szCs w:val="24"/>
          <w:rPrChange w:id="1221" w:author="david goldhar" w:date="2019-02-28T15:22:00Z">
            <w:rPr>
              <w:rFonts w:cstheme="minorHAnsi"/>
              <w:sz w:val="24"/>
              <w:szCs w:val="24"/>
            </w:rPr>
          </w:rPrChange>
        </w:rPr>
        <w:t xml:space="preserve"> prevention measure</w:t>
      </w:r>
      <w:ins w:id="1222" w:author="david goldhar" w:date="2019-02-28T15:17:00Z">
        <w:r w:rsidR="001A5CCB" w:rsidRPr="001A5CCB">
          <w:rPr>
            <w:rFonts w:cstheme="minorHAnsi"/>
            <w:sz w:val="24"/>
            <w:szCs w:val="24"/>
            <w:rPrChange w:id="1223" w:author="david goldhar" w:date="2019-02-28T15:22:00Z">
              <w:rPr>
                <w:rFonts w:cstheme="minorHAnsi"/>
                <w:sz w:val="24"/>
                <w:szCs w:val="24"/>
              </w:rPr>
            </w:rPrChange>
          </w:rPr>
          <w:t>s</w:t>
        </w:r>
      </w:ins>
      <w:r w:rsidRPr="001A5CCB">
        <w:rPr>
          <w:rFonts w:cstheme="minorHAnsi"/>
          <w:sz w:val="24"/>
          <w:szCs w:val="24"/>
          <w:rPrChange w:id="1224" w:author="david goldhar" w:date="2019-02-28T15:22:00Z">
            <w:rPr>
              <w:rFonts w:cstheme="minorHAnsi"/>
              <w:sz w:val="24"/>
              <w:szCs w:val="24"/>
            </w:rPr>
          </w:rPrChange>
        </w:rPr>
        <w:t xml:space="preserve"> between production equipment level and any non-production equipment level (office LANs, DCN, DMZ …)</w:t>
      </w:r>
      <w:ins w:id="1225" w:author="david goldhar" w:date="2019-02-28T15:17:00Z">
        <w:r w:rsidR="001A5CCB" w:rsidRPr="001A5CCB">
          <w:rPr>
            <w:rFonts w:cstheme="minorHAnsi"/>
            <w:sz w:val="24"/>
            <w:szCs w:val="24"/>
            <w:rPrChange w:id="1226" w:author="david goldhar" w:date="2019-02-28T15:22:00Z">
              <w:rPr>
                <w:rFonts w:cstheme="minorHAnsi"/>
                <w:sz w:val="24"/>
                <w:szCs w:val="24"/>
              </w:rPr>
            </w:rPrChange>
          </w:rPr>
          <w:t>,</w:t>
        </w:r>
      </w:ins>
      <w:r w:rsidRPr="001A5CCB">
        <w:rPr>
          <w:rFonts w:cstheme="minorHAnsi"/>
          <w:sz w:val="24"/>
          <w:szCs w:val="24"/>
          <w:rPrChange w:id="1227" w:author="david goldhar" w:date="2019-02-28T15:22:00Z">
            <w:rPr>
              <w:rFonts w:cstheme="minorHAnsi"/>
              <w:sz w:val="24"/>
              <w:szCs w:val="24"/>
            </w:rPr>
          </w:rPrChange>
        </w:rPr>
        <w:t xml:space="preserve"> as shown in SITS 2.0 document</w:t>
      </w:r>
      <w:ins w:id="1228" w:author="david goldhar" w:date="2019-02-28T15:16:00Z">
        <w:r w:rsidR="001A5CCB" w:rsidRPr="001A5CCB">
          <w:rPr>
            <w:rFonts w:cstheme="minorHAnsi"/>
            <w:sz w:val="24"/>
            <w:szCs w:val="24"/>
            <w:rPrChange w:id="1229" w:author="david goldhar" w:date="2019-02-28T15:22:00Z">
              <w:rPr>
                <w:rFonts w:cstheme="minorHAnsi"/>
                <w:sz w:val="24"/>
                <w:szCs w:val="24"/>
              </w:rPr>
            </w:rPrChange>
          </w:rPr>
          <w:t>,</w:t>
        </w:r>
      </w:ins>
      <w:del w:id="1230" w:author="david goldhar" w:date="2019-02-28T15:16:00Z">
        <w:r w:rsidRPr="001A5CCB" w:rsidDel="001A5CCB">
          <w:rPr>
            <w:rFonts w:cstheme="minorHAnsi"/>
            <w:sz w:val="24"/>
            <w:szCs w:val="24"/>
            <w:rPrChange w:id="1231" w:author="david goldhar" w:date="2019-02-28T15:22:00Z">
              <w:rPr>
                <w:rFonts w:cstheme="minorHAnsi"/>
                <w:sz w:val="24"/>
                <w:szCs w:val="24"/>
              </w:rPr>
            </w:rPrChange>
          </w:rPr>
          <w:delText xml:space="preserve"> –</w:delText>
        </w:r>
      </w:del>
      <w:r w:rsidRPr="001A5CCB">
        <w:rPr>
          <w:rFonts w:cstheme="minorHAnsi"/>
          <w:sz w:val="24"/>
          <w:szCs w:val="24"/>
          <w:rPrChange w:id="1232" w:author="david goldhar" w:date="2019-02-28T15:22:00Z">
            <w:rPr>
              <w:rFonts w:cstheme="minorHAnsi"/>
              <w:sz w:val="24"/>
              <w:szCs w:val="24"/>
            </w:rPr>
          </w:rPrChange>
        </w:rPr>
        <w:t xml:space="preserve"> </w:t>
      </w:r>
      <w:r w:rsidR="001A5CCB" w:rsidRPr="001A5CCB">
        <w:rPr>
          <w:rFonts w:cstheme="minorHAnsi"/>
          <w:sz w:val="24"/>
          <w:szCs w:val="24"/>
          <w:rPrChange w:id="1233" w:author="david goldhar" w:date="2019-02-28T15:22:00Z">
            <w:rPr>
              <w:rFonts w:cstheme="minorHAnsi"/>
              <w:sz w:val="24"/>
              <w:szCs w:val="24"/>
            </w:rPr>
          </w:rPrChange>
        </w:rPr>
        <w:t xml:space="preserve">Figure </w:t>
      </w:r>
      <w:r w:rsidRPr="001A5CCB">
        <w:rPr>
          <w:rFonts w:cstheme="minorHAnsi"/>
          <w:sz w:val="24"/>
          <w:szCs w:val="24"/>
          <w:rPrChange w:id="1234" w:author="david goldhar" w:date="2019-02-28T15:22:00Z">
            <w:rPr>
              <w:rFonts w:cstheme="minorHAnsi"/>
              <w:sz w:val="24"/>
              <w:szCs w:val="24"/>
            </w:rPr>
          </w:rPrChange>
        </w:rPr>
        <w:t>14</w:t>
      </w:r>
    </w:p>
    <w:p w14:paraId="449A5EB4" w14:textId="77777777" w:rsidR="00CA30DE" w:rsidRPr="001A5CCB" w:rsidRDefault="00CA30DE" w:rsidP="00D453A5">
      <w:pPr>
        <w:pStyle w:val="ListParagraph"/>
        <w:numPr>
          <w:ilvl w:val="0"/>
          <w:numId w:val="19"/>
        </w:numPr>
        <w:rPr>
          <w:rFonts w:cstheme="minorHAnsi"/>
          <w:sz w:val="24"/>
          <w:szCs w:val="24"/>
          <w:rPrChange w:id="1235" w:author="david goldhar" w:date="2019-02-28T15:22:00Z">
            <w:rPr>
              <w:rFonts w:cstheme="minorHAnsi"/>
              <w:sz w:val="24"/>
              <w:szCs w:val="24"/>
            </w:rPr>
          </w:rPrChange>
        </w:rPr>
        <w:pPrChange w:id="1236" w:author="david goldhar" w:date="2019-02-28T15:22:00Z">
          <w:pPr/>
        </w:pPrChange>
      </w:pPr>
    </w:p>
    <w:p w14:paraId="71300BCF" w14:textId="77777777" w:rsidR="00CA30DE" w:rsidRDefault="00CA30DE" w:rsidP="00CA30DE">
      <w:pPr>
        <w:rPr>
          <w:rFonts w:cstheme="minorHAnsi"/>
          <w:sz w:val="24"/>
          <w:szCs w:val="24"/>
        </w:rPr>
      </w:pPr>
      <w:r>
        <w:rPr>
          <w:noProof/>
        </w:rPr>
        <w:drawing>
          <wp:inline distT="0" distB="0" distL="0" distR="0" wp14:anchorId="66FB683D" wp14:editId="55DADEE0">
            <wp:extent cx="4123426" cy="23181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6732" cy="2325586"/>
                    </a:xfrm>
                    <a:prstGeom prst="rect">
                      <a:avLst/>
                    </a:prstGeom>
                  </pic:spPr>
                </pic:pic>
              </a:graphicData>
            </a:graphic>
          </wp:inline>
        </w:drawing>
      </w:r>
    </w:p>
    <w:p w14:paraId="5B41FE08" w14:textId="1D5E66CA" w:rsidR="00CA30DE" w:rsidDel="001A5CCB" w:rsidRDefault="00CA30DE" w:rsidP="00CA30DE">
      <w:pPr>
        <w:ind w:left="720"/>
        <w:rPr>
          <w:del w:id="1237" w:author="david goldhar" w:date="2019-02-28T15:17:00Z"/>
          <w:rFonts w:cstheme="minorHAnsi"/>
        </w:rPr>
      </w:pPr>
    </w:p>
    <w:p w14:paraId="0B89CD48" w14:textId="499A098E" w:rsidR="00CA30DE" w:rsidDel="001A5CCB" w:rsidRDefault="00CA30DE" w:rsidP="00CA30DE">
      <w:pPr>
        <w:rPr>
          <w:del w:id="1238" w:author="david goldhar" w:date="2019-02-28T15:17:00Z"/>
          <w:rFonts w:cstheme="minorHAnsi"/>
          <w:sz w:val="24"/>
          <w:szCs w:val="24"/>
        </w:rPr>
      </w:pPr>
    </w:p>
    <w:p w14:paraId="0DBB603C" w14:textId="5239B962" w:rsidR="00CA30DE" w:rsidRDefault="00CA30DE" w:rsidP="00CA30DE">
      <w:pPr>
        <w:rPr>
          <w:rFonts w:cstheme="minorHAnsi"/>
          <w:sz w:val="24"/>
          <w:szCs w:val="24"/>
        </w:rPr>
      </w:pPr>
      <w:r w:rsidRPr="006A7A25">
        <w:rPr>
          <w:rFonts w:cstheme="minorHAnsi"/>
          <w:sz w:val="24"/>
          <w:szCs w:val="24"/>
        </w:rPr>
        <w:t>The main adva</w:t>
      </w:r>
      <w:r>
        <w:rPr>
          <w:rFonts w:cstheme="minorHAnsi"/>
          <w:sz w:val="24"/>
          <w:szCs w:val="24"/>
        </w:rPr>
        <w:t>ntages of this implementation are:</w:t>
      </w:r>
    </w:p>
    <w:p w14:paraId="6867A3C7" w14:textId="1BFF5521" w:rsidR="00CA30DE" w:rsidRDefault="001A5CCB" w:rsidP="009956E1">
      <w:pPr>
        <w:pStyle w:val="ListParagraph"/>
        <w:numPr>
          <w:ilvl w:val="0"/>
          <w:numId w:val="14"/>
        </w:numPr>
        <w:rPr>
          <w:rFonts w:cstheme="minorHAnsi"/>
          <w:sz w:val="24"/>
          <w:szCs w:val="24"/>
        </w:rPr>
      </w:pPr>
      <w:ins w:id="1239" w:author="david goldhar" w:date="2019-02-28T15:17:00Z">
        <w:r>
          <w:rPr>
            <w:rFonts w:cstheme="minorHAnsi"/>
            <w:sz w:val="24"/>
            <w:szCs w:val="24"/>
          </w:rPr>
          <w:t>Only a s</w:t>
        </w:r>
      </w:ins>
      <w:del w:id="1240" w:author="david goldhar" w:date="2019-02-28T15:17:00Z">
        <w:r w:rsidR="00CA30DE" w:rsidDel="001A5CCB">
          <w:rPr>
            <w:rFonts w:cstheme="minorHAnsi"/>
            <w:sz w:val="24"/>
            <w:szCs w:val="24"/>
          </w:rPr>
          <w:delText>S</w:delText>
        </w:r>
      </w:del>
      <w:r w:rsidR="00CA30DE">
        <w:rPr>
          <w:rFonts w:cstheme="minorHAnsi"/>
          <w:sz w:val="24"/>
          <w:szCs w:val="24"/>
        </w:rPr>
        <w:t xml:space="preserve">mall access rules set </w:t>
      </w:r>
      <w:ins w:id="1241" w:author="david goldhar" w:date="2019-02-28T15:18:00Z">
        <w:r>
          <w:rPr>
            <w:rFonts w:cstheme="minorHAnsi"/>
            <w:sz w:val="24"/>
            <w:szCs w:val="24"/>
          </w:rPr>
          <w:t xml:space="preserve">will have to be </w:t>
        </w:r>
      </w:ins>
      <w:del w:id="1242" w:author="david goldhar" w:date="2019-02-28T15:18:00Z">
        <w:r w:rsidR="00CA30DE" w:rsidDel="001A5CCB">
          <w:rPr>
            <w:rFonts w:cstheme="minorHAnsi"/>
            <w:sz w:val="24"/>
            <w:szCs w:val="24"/>
          </w:rPr>
          <w:delText xml:space="preserve">to </w:delText>
        </w:r>
      </w:del>
      <w:r w:rsidR="00CA30DE">
        <w:rPr>
          <w:rFonts w:cstheme="minorHAnsi"/>
          <w:sz w:val="24"/>
          <w:szCs w:val="24"/>
        </w:rPr>
        <w:t>maintain</w:t>
      </w:r>
      <w:ins w:id="1243" w:author="david goldhar" w:date="2019-02-28T15:18:00Z">
        <w:r>
          <w:rPr>
            <w:rFonts w:cstheme="minorHAnsi"/>
            <w:sz w:val="24"/>
            <w:szCs w:val="24"/>
          </w:rPr>
          <w:t>ed</w:t>
        </w:r>
      </w:ins>
      <w:r w:rsidR="00CA30DE">
        <w:rPr>
          <w:rFonts w:cstheme="minorHAnsi"/>
          <w:sz w:val="24"/>
          <w:szCs w:val="24"/>
        </w:rPr>
        <w:t xml:space="preserve"> by production level network/security team</w:t>
      </w:r>
    </w:p>
    <w:p w14:paraId="6B02FC28" w14:textId="77777777" w:rsidR="00CA30DE" w:rsidRDefault="00CA30DE" w:rsidP="009956E1">
      <w:pPr>
        <w:pStyle w:val="ListParagraph"/>
        <w:numPr>
          <w:ilvl w:val="0"/>
          <w:numId w:val="14"/>
        </w:numPr>
        <w:rPr>
          <w:rFonts w:cstheme="minorHAnsi"/>
          <w:sz w:val="24"/>
          <w:szCs w:val="24"/>
        </w:rPr>
      </w:pPr>
      <w:r>
        <w:rPr>
          <w:rFonts w:cstheme="minorHAnsi"/>
          <w:sz w:val="24"/>
          <w:szCs w:val="24"/>
        </w:rPr>
        <w:t>Tighter traffic shaping and better anomaly detection</w:t>
      </w:r>
    </w:p>
    <w:p w14:paraId="6C9075D3" w14:textId="77777777" w:rsidR="00CA30DE" w:rsidRDefault="00CA30DE" w:rsidP="009956E1">
      <w:pPr>
        <w:pStyle w:val="ListParagraph"/>
        <w:numPr>
          <w:ilvl w:val="0"/>
          <w:numId w:val="14"/>
        </w:numPr>
        <w:rPr>
          <w:rFonts w:cstheme="minorHAnsi"/>
          <w:sz w:val="24"/>
          <w:szCs w:val="24"/>
        </w:rPr>
      </w:pPr>
      <w:r>
        <w:rPr>
          <w:rFonts w:cstheme="minorHAnsi"/>
          <w:sz w:val="24"/>
          <w:szCs w:val="24"/>
        </w:rPr>
        <w:lastRenderedPageBreak/>
        <w:t>Uncoupling from the non-production networks for maintenance and topology changes</w:t>
      </w:r>
    </w:p>
    <w:p w14:paraId="7D05240C" w14:textId="1F21D161" w:rsidR="00CA30DE" w:rsidRDefault="00CA30DE" w:rsidP="009956E1">
      <w:pPr>
        <w:pStyle w:val="ListParagraph"/>
        <w:numPr>
          <w:ilvl w:val="0"/>
          <w:numId w:val="14"/>
        </w:numPr>
        <w:rPr>
          <w:rFonts w:cstheme="minorHAnsi"/>
          <w:sz w:val="24"/>
          <w:szCs w:val="24"/>
        </w:rPr>
      </w:pPr>
      <w:del w:id="1244" w:author="david goldhar" w:date="2019-02-28T15:18:00Z">
        <w:r w:rsidDel="001A5CCB">
          <w:rPr>
            <w:rFonts w:cstheme="minorHAnsi"/>
            <w:sz w:val="24"/>
            <w:szCs w:val="24"/>
          </w:rPr>
          <w:delText xml:space="preserve">Provides </w:delText>
        </w:r>
      </w:del>
      <w:r w:rsidR="001A5CCB">
        <w:rPr>
          <w:rFonts w:cstheme="minorHAnsi"/>
          <w:sz w:val="24"/>
          <w:szCs w:val="24"/>
        </w:rPr>
        <w:t xml:space="preserve">flexible </w:t>
      </w:r>
      <w:r>
        <w:rPr>
          <w:rFonts w:cstheme="minorHAnsi"/>
          <w:sz w:val="24"/>
          <w:szCs w:val="24"/>
        </w:rPr>
        <w:t>segmentation changes and rapid incident response operations</w:t>
      </w:r>
    </w:p>
    <w:p w14:paraId="4944DF10" w14:textId="71D4633A" w:rsidR="00CA30DE" w:rsidRDefault="00CA30DE" w:rsidP="00CA30DE">
      <w:pPr>
        <w:rPr>
          <w:rFonts w:cstheme="minorHAnsi"/>
          <w:sz w:val="24"/>
          <w:szCs w:val="24"/>
        </w:rPr>
      </w:pPr>
      <w:r>
        <w:rPr>
          <w:rFonts w:cstheme="minorHAnsi"/>
          <w:sz w:val="24"/>
          <w:szCs w:val="24"/>
        </w:rPr>
        <w:t xml:space="preserve">The following points </w:t>
      </w:r>
      <w:ins w:id="1245" w:author="david goldhar" w:date="2019-02-28T15:19:00Z">
        <w:r w:rsidR="001A5CCB">
          <w:rPr>
            <w:rFonts w:cstheme="minorHAnsi"/>
            <w:sz w:val="24"/>
            <w:szCs w:val="24"/>
            <w:lang w:val="en-US"/>
          </w:rPr>
          <w:t xml:space="preserve">can be used as </w:t>
        </w:r>
      </w:ins>
      <w:del w:id="1246" w:author="david goldhar" w:date="2019-02-28T15:19:00Z">
        <w:r w:rsidDel="001A5CCB">
          <w:rPr>
            <w:rFonts w:cstheme="minorHAnsi"/>
            <w:sz w:val="24"/>
            <w:szCs w:val="24"/>
          </w:rPr>
          <w:delText xml:space="preserve">offer </w:delText>
        </w:r>
      </w:del>
      <w:r>
        <w:rPr>
          <w:rFonts w:cstheme="minorHAnsi"/>
          <w:sz w:val="24"/>
          <w:szCs w:val="24"/>
        </w:rPr>
        <w:t>guidelines to a safe gateway deployment:</w:t>
      </w:r>
    </w:p>
    <w:p w14:paraId="722E48A5" w14:textId="3BBA20EC" w:rsidR="00CA30DE" w:rsidRPr="006A7A25" w:rsidRDefault="00CA30DE" w:rsidP="009956E1">
      <w:pPr>
        <w:pStyle w:val="ListParagraph"/>
        <w:numPr>
          <w:ilvl w:val="0"/>
          <w:numId w:val="15"/>
        </w:numPr>
        <w:rPr>
          <w:rFonts w:cstheme="minorHAnsi"/>
          <w:sz w:val="24"/>
          <w:szCs w:val="24"/>
        </w:rPr>
      </w:pPr>
      <w:r w:rsidRPr="006A7A25">
        <w:rPr>
          <w:rFonts w:cstheme="minorHAnsi"/>
          <w:sz w:val="24"/>
          <w:szCs w:val="24"/>
        </w:rPr>
        <w:t>The gateway should be configured as a</w:t>
      </w:r>
      <w:ins w:id="1247" w:author="david goldhar" w:date="2019-02-28T15:19:00Z">
        <w:r w:rsidR="001A5CCB">
          <w:rPr>
            <w:rFonts w:cstheme="minorHAnsi"/>
            <w:sz w:val="24"/>
            <w:szCs w:val="24"/>
          </w:rPr>
          <w:t>n</w:t>
        </w:r>
      </w:ins>
      <w:r w:rsidRPr="006A7A25">
        <w:rPr>
          <w:rFonts w:cstheme="minorHAnsi"/>
          <w:sz w:val="24"/>
          <w:szCs w:val="24"/>
        </w:rPr>
        <w:t xml:space="preserve"> L3 (</w:t>
      </w:r>
      <w:r w:rsidR="001A5CCB" w:rsidRPr="006A7A25">
        <w:rPr>
          <w:rFonts w:cstheme="minorHAnsi"/>
          <w:sz w:val="24"/>
          <w:szCs w:val="24"/>
        </w:rPr>
        <w:t xml:space="preserve">Layer </w:t>
      </w:r>
      <w:r w:rsidRPr="006A7A25">
        <w:rPr>
          <w:rFonts w:cstheme="minorHAnsi"/>
          <w:sz w:val="24"/>
          <w:szCs w:val="24"/>
        </w:rPr>
        <w:t>3) device to allow for DCN/hall independent IP ranges in the production level</w:t>
      </w:r>
    </w:p>
    <w:p w14:paraId="74A5C7FE" w14:textId="034FBBF2" w:rsidR="00CA30DE" w:rsidRDefault="00CA30DE" w:rsidP="009956E1">
      <w:pPr>
        <w:pStyle w:val="ListParagraph"/>
        <w:numPr>
          <w:ilvl w:val="0"/>
          <w:numId w:val="15"/>
        </w:numPr>
        <w:rPr>
          <w:rFonts w:cstheme="minorHAnsi"/>
          <w:sz w:val="24"/>
          <w:szCs w:val="24"/>
        </w:rPr>
      </w:pPr>
      <w:r w:rsidRPr="006A7A25">
        <w:rPr>
          <w:rFonts w:cstheme="minorHAnsi"/>
          <w:sz w:val="24"/>
          <w:szCs w:val="24"/>
        </w:rPr>
        <w:t xml:space="preserve">All </w:t>
      </w:r>
      <w:r>
        <w:rPr>
          <w:rFonts w:cstheme="minorHAnsi"/>
          <w:sz w:val="24"/>
          <w:szCs w:val="24"/>
        </w:rPr>
        <w:t xml:space="preserve">external </w:t>
      </w:r>
      <w:r w:rsidRPr="006A7A25">
        <w:rPr>
          <w:rFonts w:cstheme="minorHAnsi"/>
          <w:sz w:val="24"/>
          <w:szCs w:val="24"/>
        </w:rPr>
        <w:t>communication from</w:t>
      </w:r>
      <w:r>
        <w:rPr>
          <w:rFonts w:cstheme="minorHAnsi"/>
          <w:sz w:val="24"/>
          <w:szCs w:val="24"/>
        </w:rPr>
        <w:t>/to</w:t>
      </w:r>
      <w:r w:rsidRPr="006A7A25">
        <w:rPr>
          <w:rFonts w:cstheme="minorHAnsi"/>
          <w:sz w:val="24"/>
          <w:szCs w:val="24"/>
        </w:rPr>
        <w:t xml:space="preserve"> </w:t>
      </w:r>
      <w:ins w:id="1248" w:author="david goldhar" w:date="2019-02-28T15:19:00Z">
        <w:r w:rsidR="001A5CCB">
          <w:rPr>
            <w:rFonts w:cstheme="minorHAnsi"/>
            <w:sz w:val="24"/>
            <w:szCs w:val="24"/>
          </w:rPr>
          <w:t xml:space="preserve">the </w:t>
        </w:r>
      </w:ins>
      <w:r w:rsidRPr="006A7A25">
        <w:rPr>
          <w:rFonts w:cstheme="minorHAnsi"/>
          <w:sz w:val="24"/>
          <w:szCs w:val="24"/>
        </w:rPr>
        <w:t>production equipment level must comply with a preapproved whitelist of protocols and ports.</w:t>
      </w:r>
    </w:p>
    <w:p w14:paraId="16F64467" w14:textId="1E56214B" w:rsidR="00CA30DE" w:rsidRDefault="00CA30DE" w:rsidP="009956E1">
      <w:pPr>
        <w:pStyle w:val="ListParagraph"/>
        <w:numPr>
          <w:ilvl w:val="0"/>
          <w:numId w:val="15"/>
        </w:numPr>
        <w:rPr>
          <w:rFonts w:cstheme="minorHAnsi"/>
          <w:sz w:val="24"/>
          <w:szCs w:val="24"/>
        </w:rPr>
      </w:pPr>
      <w:r>
        <w:rPr>
          <w:rFonts w:cstheme="minorHAnsi"/>
          <w:sz w:val="24"/>
          <w:szCs w:val="24"/>
        </w:rPr>
        <w:t>Encrypt</w:t>
      </w:r>
      <w:del w:id="1249" w:author="david goldhar" w:date="2019-02-28T15:20:00Z">
        <w:r w:rsidDel="001A5CCB">
          <w:rPr>
            <w:rFonts w:cstheme="minorHAnsi"/>
            <w:sz w:val="24"/>
            <w:szCs w:val="24"/>
          </w:rPr>
          <w:delText>ion</w:delText>
        </w:r>
      </w:del>
      <w:ins w:id="1250" w:author="david goldhar" w:date="2019-02-28T15:20:00Z">
        <w:r w:rsidR="001A5CCB">
          <w:rPr>
            <w:rFonts w:cstheme="minorHAnsi"/>
            <w:sz w:val="24"/>
            <w:szCs w:val="24"/>
          </w:rPr>
          <w:t xml:space="preserve"> </w:t>
        </w:r>
      </w:ins>
      <w:del w:id="1251" w:author="david goldhar" w:date="2019-02-28T15:20:00Z">
        <w:r w:rsidDel="001A5CCB">
          <w:rPr>
            <w:rFonts w:cstheme="minorHAnsi"/>
            <w:sz w:val="24"/>
            <w:szCs w:val="24"/>
          </w:rPr>
          <w:delText xml:space="preserve"> of </w:delText>
        </w:r>
      </w:del>
      <w:r>
        <w:rPr>
          <w:rFonts w:cstheme="minorHAnsi"/>
          <w:sz w:val="24"/>
          <w:szCs w:val="24"/>
        </w:rPr>
        <w:t>production equipment</w:t>
      </w:r>
      <w:ins w:id="1252" w:author="david goldhar" w:date="2019-02-28T15:20:00Z">
        <w:r w:rsidR="001A5CCB">
          <w:rPr>
            <w:rFonts w:cstheme="minorHAnsi"/>
            <w:sz w:val="24"/>
            <w:szCs w:val="24"/>
          </w:rPr>
          <w:t>-</w:t>
        </w:r>
      </w:ins>
      <w:del w:id="1253" w:author="david goldhar" w:date="2019-02-28T15:20:00Z">
        <w:r w:rsidDel="001A5CCB">
          <w:rPr>
            <w:rFonts w:cstheme="minorHAnsi"/>
            <w:sz w:val="24"/>
            <w:szCs w:val="24"/>
          </w:rPr>
          <w:delText xml:space="preserve"> </w:delText>
        </w:r>
      </w:del>
      <w:r>
        <w:rPr>
          <w:rFonts w:cstheme="minorHAnsi"/>
          <w:sz w:val="24"/>
          <w:szCs w:val="24"/>
        </w:rPr>
        <w:t>related traffic between the gateway and the external source/destination</w:t>
      </w:r>
      <w:ins w:id="1254" w:author="david goldhar" w:date="2019-02-28T15:20:00Z">
        <w:r w:rsidR="001A5CCB">
          <w:rPr>
            <w:rFonts w:cstheme="minorHAnsi"/>
            <w:sz w:val="24"/>
            <w:szCs w:val="24"/>
          </w:rPr>
          <w:t>,</w:t>
        </w:r>
      </w:ins>
      <w:del w:id="1255" w:author="david goldhar" w:date="2019-02-28T15:20:00Z">
        <w:r w:rsidDel="001A5CCB">
          <w:rPr>
            <w:rFonts w:cstheme="minorHAnsi"/>
            <w:sz w:val="24"/>
            <w:szCs w:val="24"/>
          </w:rPr>
          <w:delText xml:space="preserve"> –</w:delText>
        </w:r>
      </w:del>
      <w:r>
        <w:rPr>
          <w:rFonts w:cstheme="minorHAnsi"/>
          <w:sz w:val="24"/>
          <w:szCs w:val="24"/>
        </w:rPr>
        <w:t xml:space="preserve"> since most production equipment do</w:t>
      </w:r>
      <w:ins w:id="1256" w:author="david goldhar" w:date="2019-02-28T15:20:00Z">
        <w:r w:rsidR="001A5CCB">
          <w:rPr>
            <w:rFonts w:cstheme="minorHAnsi"/>
            <w:sz w:val="24"/>
            <w:szCs w:val="24"/>
          </w:rPr>
          <w:t>es</w:t>
        </w:r>
      </w:ins>
      <w:r>
        <w:rPr>
          <w:rFonts w:cstheme="minorHAnsi"/>
          <w:sz w:val="24"/>
          <w:szCs w:val="24"/>
        </w:rPr>
        <w:t xml:space="preserve"> not support inherent encryption capabilities. It is sufficient to provide encryption between the gateway and non-production devices.</w:t>
      </w:r>
    </w:p>
    <w:p w14:paraId="00AAD0E7" w14:textId="5CD43DB3" w:rsidR="00CA30DE" w:rsidRDefault="00CA30DE" w:rsidP="009956E1">
      <w:pPr>
        <w:pStyle w:val="ListParagraph"/>
        <w:numPr>
          <w:ilvl w:val="0"/>
          <w:numId w:val="15"/>
        </w:numPr>
        <w:rPr>
          <w:rFonts w:cstheme="minorHAnsi"/>
          <w:sz w:val="24"/>
          <w:szCs w:val="24"/>
        </w:rPr>
      </w:pPr>
      <w:r>
        <w:rPr>
          <w:rFonts w:cstheme="minorHAnsi"/>
          <w:sz w:val="24"/>
          <w:szCs w:val="24"/>
        </w:rPr>
        <w:t xml:space="preserve">Management of the gateway should be </w:t>
      </w:r>
      <w:del w:id="1257" w:author="david goldhar" w:date="2019-02-28T15:21:00Z">
        <w:r w:rsidDel="001A5CCB">
          <w:rPr>
            <w:rFonts w:cstheme="minorHAnsi"/>
            <w:sz w:val="24"/>
            <w:szCs w:val="24"/>
          </w:rPr>
          <w:delText xml:space="preserve">allowed </w:delText>
        </w:r>
      </w:del>
      <w:ins w:id="1258" w:author="david goldhar" w:date="2019-02-28T15:21:00Z">
        <w:r w:rsidR="001A5CCB">
          <w:rPr>
            <w:rFonts w:cstheme="minorHAnsi"/>
            <w:sz w:val="24"/>
            <w:szCs w:val="24"/>
          </w:rPr>
          <w:t xml:space="preserve">permitted </w:t>
        </w:r>
      </w:ins>
      <w:r>
        <w:rPr>
          <w:rFonts w:cstheme="minorHAnsi"/>
          <w:sz w:val="24"/>
          <w:szCs w:val="24"/>
        </w:rPr>
        <w:t>only from isolated hardened workstations (i.e.</w:t>
      </w:r>
      <w:ins w:id="1259" w:author="david goldhar" w:date="2019-02-28T15:21:00Z">
        <w:r w:rsidR="001A5CCB">
          <w:rPr>
            <w:rFonts w:cstheme="minorHAnsi"/>
            <w:sz w:val="24"/>
            <w:szCs w:val="24"/>
          </w:rPr>
          <w:t>,</w:t>
        </w:r>
      </w:ins>
      <w:r>
        <w:rPr>
          <w:rFonts w:cstheme="minorHAnsi"/>
          <w:sz w:val="24"/>
          <w:szCs w:val="24"/>
        </w:rPr>
        <w:t xml:space="preserve"> computer</w:t>
      </w:r>
      <w:ins w:id="1260" w:author="david goldhar" w:date="2019-02-28T15:21:00Z">
        <w:r w:rsidR="001A5CCB">
          <w:rPr>
            <w:rFonts w:cstheme="minorHAnsi"/>
            <w:sz w:val="24"/>
            <w:szCs w:val="24"/>
          </w:rPr>
          <w:t>s</w:t>
        </w:r>
      </w:ins>
      <w:r>
        <w:rPr>
          <w:rFonts w:cstheme="minorHAnsi"/>
          <w:sz w:val="24"/>
          <w:szCs w:val="24"/>
        </w:rPr>
        <w:t xml:space="preserve"> without internet browsing or email features) </w:t>
      </w:r>
    </w:p>
    <w:p w14:paraId="341CEB36" w14:textId="7B138FE1" w:rsidR="00CA30DE" w:rsidRDefault="00CA30DE" w:rsidP="009956E1">
      <w:pPr>
        <w:pStyle w:val="ListParagraph"/>
        <w:numPr>
          <w:ilvl w:val="0"/>
          <w:numId w:val="15"/>
        </w:numPr>
        <w:rPr>
          <w:rFonts w:cstheme="minorHAnsi"/>
          <w:sz w:val="24"/>
          <w:szCs w:val="24"/>
        </w:rPr>
      </w:pPr>
      <w:r>
        <w:rPr>
          <w:rFonts w:cstheme="minorHAnsi"/>
          <w:sz w:val="24"/>
          <w:szCs w:val="24"/>
        </w:rPr>
        <w:t>Any policy violation or anomal</w:t>
      </w:r>
      <w:ins w:id="1261" w:author="david goldhar" w:date="2019-02-28T15:21:00Z">
        <w:r w:rsidR="001A5CCB">
          <w:rPr>
            <w:rFonts w:cstheme="minorHAnsi"/>
            <w:sz w:val="24"/>
            <w:szCs w:val="24"/>
          </w:rPr>
          <w:t>ous</w:t>
        </w:r>
      </w:ins>
      <w:del w:id="1262" w:author="david goldhar" w:date="2019-02-28T15:21:00Z">
        <w:r w:rsidDel="001A5CCB">
          <w:rPr>
            <w:rFonts w:cstheme="minorHAnsi"/>
            <w:sz w:val="24"/>
            <w:szCs w:val="24"/>
          </w:rPr>
          <w:delText>y</w:delText>
        </w:r>
      </w:del>
      <w:r>
        <w:rPr>
          <w:rFonts w:cstheme="minorHAnsi"/>
          <w:sz w:val="24"/>
          <w:szCs w:val="24"/>
        </w:rPr>
        <w:t xml:space="preserve"> behavior attempt should raise an appropriate alert, recorded and sent to the production floor</w:t>
      </w:r>
      <w:del w:id="1263" w:author="david goldhar" w:date="2019-02-28T15:21:00Z">
        <w:r w:rsidDel="001A5CCB">
          <w:rPr>
            <w:rFonts w:cstheme="minorHAnsi"/>
            <w:sz w:val="24"/>
            <w:szCs w:val="24"/>
          </w:rPr>
          <w:delText>’s</w:delText>
        </w:r>
      </w:del>
      <w:r>
        <w:rPr>
          <w:rFonts w:cstheme="minorHAnsi"/>
          <w:sz w:val="24"/>
          <w:szCs w:val="24"/>
        </w:rPr>
        <w:t xml:space="preserve"> SOC/SIEM.</w:t>
      </w:r>
    </w:p>
    <w:p w14:paraId="5478406C" w14:textId="5E7BD64F" w:rsidR="00CA30DE" w:rsidRDefault="001A5CCB" w:rsidP="009956E1">
      <w:pPr>
        <w:pStyle w:val="ListParagraph"/>
        <w:numPr>
          <w:ilvl w:val="0"/>
          <w:numId w:val="15"/>
        </w:numPr>
        <w:rPr>
          <w:rFonts w:cstheme="minorHAnsi"/>
          <w:sz w:val="24"/>
          <w:szCs w:val="24"/>
        </w:rPr>
      </w:pPr>
      <w:ins w:id="1264" w:author="david goldhar" w:date="2019-02-28T15:22:00Z">
        <w:r>
          <w:rPr>
            <w:rFonts w:cstheme="minorHAnsi"/>
            <w:sz w:val="24"/>
            <w:szCs w:val="24"/>
          </w:rPr>
          <w:t>Apply f</w:t>
        </w:r>
      </w:ins>
      <w:del w:id="1265" w:author="david goldhar" w:date="2019-02-28T15:22:00Z">
        <w:r w:rsidR="00CA30DE" w:rsidDel="001A5CCB">
          <w:rPr>
            <w:rFonts w:cstheme="minorHAnsi"/>
            <w:sz w:val="24"/>
            <w:szCs w:val="24"/>
          </w:rPr>
          <w:delText>F</w:delText>
        </w:r>
      </w:del>
      <w:r w:rsidR="00CA30DE">
        <w:rPr>
          <w:rFonts w:cstheme="minorHAnsi"/>
          <w:sz w:val="24"/>
          <w:szCs w:val="24"/>
        </w:rPr>
        <w:t xml:space="preserve">requent </w:t>
      </w:r>
      <w:ins w:id="1266" w:author="david goldhar" w:date="2019-02-28T15:22:00Z">
        <w:r>
          <w:rPr>
            <w:rFonts w:cstheme="minorHAnsi"/>
            <w:sz w:val="24"/>
            <w:szCs w:val="24"/>
          </w:rPr>
          <w:t xml:space="preserve">and </w:t>
        </w:r>
      </w:ins>
      <w:r w:rsidR="00CA30DE">
        <w:rPr>
          <w:rFonts w:cstheme="minorHAnsi"/>
          <w:sz w:val="24"/>
          <w:szCs w:val="24"/>
        </w:rPr>
        <w:t>regular updates of attack signatures and IOCs</w:t>
      </w:r>
    </w:p>
    <w:p w14:paraId="244C515B" w14:textId="77777777" w:rsidR="00CA30DE" w:rsidRDefault="00CA30DE" w:rsidP="00CA30DE">
      <w:pPr>
        <w:rPr>
          <w:rFonts w:cstheme="minorHAnsi"/>
          <w:sz w:val="24"/>
          <w:szCs w:val="24"/>
        </w:rPr>
      </w:pPr>
    </w:p>
    <w:p w14:paraId="1ED9D140" w14:textId="4E325D41" w:rsidR="00CA30DE" w:rsidRPr="002B5294" w:rsidRDefault="00CA30DE" w:rsidP="009956E1">
      <w:pPr>
        <w:pStyle w:val="ListParagraph"/>
        <w:numPr>
          <w:ilvl w:val="0"/>
          <w:numId w:val="19"/>
        </w:numPr>
        <w:rPr>
          <w:rFonts w:cstheme="minorHAnsi"/>
          <w:sz w:val="24"/>
          <w:szCs w:val="24"/>
        </w:rPr>
      </w:pPr>
      <w:r w:rsidRPr="002B5294">
        <w:rPr>
          <w:rFonts w:cstheme="minorHAnsi"/>
          <w:sz w:val="24"/>
          <w:szCs w:val="24"/>
        </w:rPr>
        <w:t xml:space="preserve">Segmentation </w:t>
      </w:r>
      <w:del w:id="1267" w:author="david goldhar" w:date="2019-02-28T15:28:00Z">
        <w:r w:rsidRPr="002B5294" w:rsidDel="00D10E45">
          <w:rPr>
            <w:rFonts w:cstheme="minorHAnsi"/>
            <w:sz w:val="24"/>
            <w:szCs w:val="24"/>
          </w:rPr>
          <w:delText xml:space="preserve">for </w:delText>
        </w:r>
      </w:del>
      <w:ins w:id="1268" w:author="david goldhar" w:date="2019-02-28T15:28:00Z">
        <w:r w:rsidR="00D10E45">
          <w:rPr>
            <w:rFonts w:cstheme="minorHAnsi"/>
            <w:sz w:val="24"/>
            <w:szCs w:val="24"/>
          </w:rPr>
          <w:t xml:space="preserve">of </w:t>
        </w:r>
      </w:ins>
      <w:r w:rsidRPr="002B5294">
        <w:rPr>
          <w:rFonts w:cstheme="minorHAnsi"/>
          <w:sz w:val="24"/>
          <w:szCs w:val="24"/>
        </w:rPr>
        <w:t>inner-production level assets</w:t>
      </w:r>
      <w:ins w:id="1269" w:author="david goldhar" w:date="2019-02-28T15:28:00Z">
        <w:r w:rsidR="00D10E45">
          <w:rPr>
            <w:rFonts w:cstheme="minorHAnsi"/>
            <w:sz w:val="24"/>
            <w:szCs w:val="24"/>
          </w:rPr>
          <w:t xml:space="preserve"> and </w:t>
        </w:r>
      </w:ins>
      <w:del w:id="1270" w:author="david goldhar" w:date="2019-02-28T15:28:00Z">
        <w:r w:rsidRPr="002B5294" w:rsidDel="00D10E45">
          <w:rPr>
            <w:rFonts w:cstheme="minorHAnsi"/>
            <w:sz w:val="24"/>
            <w:szCs w:val="24"/>
          </w:rPr>
          <w:delText>/</w:delText>
        </w:r>
      </w:del>
      <w:r w:rsidRPr="002B5294">
        <w:rPr>
          <w:rFonts w:cstheme="minorHAnsi"/>
          <w:sz w:val="24"/>
          <w:szCs w:val="24"/>
        </w:rPr>
        <w:t>processes plays a major role in preventing malware</w:t>
      </w:r>
      <w:del w:id="1271" w:author="david goldhar" w:date="2019-02-28T15:28:00Z">
        <w:r w:rsidRPr="002B5294" w:rsidDel="00D10E45">
          <w:rPr>
            <w:rFonts w:cstheme="minorHAnsi"/>
            <w:sz w:val="24"/>
            <w:szCs w:val="24"/>
          </w:rPr>
          <w:delText>s</w:delText>
        </w:r>
      </w:del>
      <w:r w:rsidRPr="002B5294">
        <w:rPr>
          <w:rFonts w:cstheme="minorHAnsi"/>
          <w:sz w:val="24"/>
          <w:szCs w:val="24"/>
        </w:rPr>
        <w:t xml:space="preserve"> from spreading inside the production network</w:t>
      </w:r>
      <w:ins w:id="1272" w:author="david goldhar" w:date="2019-02-28T15:33:00Z">
        <w:r w:rsidR="002F38E7">
          <w:rPr>
            <w:rFonts w:cstheme="minorHAnsi"/>
            <w:sz w:val="24"/>
            <w:szCs w:val="24"/>
          </w:rPr>
          <w:t>.</w:t>
        </w:r>
      </w:ins>
      <w:del w:id="1273" w:author="david goldhar" w:date="2019-02-28T15:33:00Z">
        <w:r w:rsidRPr="002B5294" w:rsidDel="002F38E7">
          <w:rPr>
            <w:rFonts w:cstheme="minorHAnsi"/>
            <w:sz w:val="24"/>
            <w:szCs w:val="24"/>
          </w:rPr>
          <w:delText>,</w:delText>
        </w:r>
      </w:del>
      <w:r w:rsidRPr="002B5294">
        <w:rPr>
          <w:rFonts w:cstheme="minorHAnsi"/>
          <w:sz w:val="24"/>
          <w:szCs w:val="24"/>
        </w:rPr>
        <w:t xml:space="preserve"> </w:t>
      </w:r>
      <w:r w:rsidR="002F38E7" w:rsidRPr="002B5294">
        <w:rPr>
          <w:rFonts w:cstheme="minorHAnsi"/>
          <w:sz w:val="24"/>
          <w:szCs w:val="24"/>
        </w:rPr>
        <w:t xml:space="preserve">Since </w:t>
      </w:r>
      <w:r w:rsidRPr="002B5294">
        <w:rPr>
          <w:rFonts w:cstheme="minorHAnsi"/>
          <w:sz w:val="24"/>
          <w:szCs w:val="24"/>
        </w:rPr>
        <w:t>safety issues should take precedence over security requirements</w:t>
      </w:r>
      <w:ins w:id="1274" w:author="david goldhar" w:date="2019-02-28T15:33:00Z">
        <w:r w:rsidR="002F38E7">
          <w:rPr>
            <w:rFonts w:cstheme="minorHAnsi"/>
            <w:sz w:val="24"/>
            <w:szCs w:val="24"/>
          </w:rPr>
          <w:t>,</w:t>
        </w:r>
      </w:ins>
      <w:r w:rsidRPr="002B5294">
        <w:rPr>
          <w:rFonts w:cstheme="minorHAnsi"/>
          <w:sz w:val="24"/>
          <w:szCs w:val="24"/>
        </w:rPr>
        <w:t xml:space="preserve"> allow a short learn</w:t>
      </w:r>
      <w:ins w:id="1275" w:author="david goldhar" w:date="2019-02-28T15:33:00Z">
        <w:r w:rsidR="002F38E7">
          <w:rPr>
            <w:rFonts w:cstheme="minorHAnsi"/>
            <w:sz w:val="24"/>
            <w:szCs w:val="24"/>
          </w:rPr>
          <w:t>-</w:t>
        </w:r>
      </w:ins>
      <w:del w:id="1276" w:author="david goldhar" w:date="2019-02-28T15:33:00Z">
        <w:r w:rsidRPr="002B5294" w:rsidDel="002F38E7">
          <w:rPr>
            <w:rFonts w:cstheme="minorHAnsi"/>
            <w:sz w:val="24"/>
            <w:szCs w:val="24"/>
          </w:rPr>
          <w:delText xml:space="preserve"> </w:delText>
        </w:r>
      </w:del>
      <w:r w:rsidRPr="002B5294">
        <w:rPr>
          <w:rFonts w:cstheme="minorHAnsi"/>
          <w:sz w:val="24"/>
          <w:szCs w:val="24"/>
        </w:rPr>
        <w:t>and</w:t>
      </w:r>
      <w:ins w:id="1277" w:author="david goldhar" w:date="2019-02-28T15:33:00Z">
        <w:r w:rsidR="002F38E7">
          <w:rPr>
            <w:rFonts w:cstheme="minorHAnsi"/>
            <w:sz w:val="24"/>
            <w:szCs w:val="24"/>
          </w:rPr>
          <w:t>-</w:t>
        </w:r>
      </w:ins>
      <w:del w:id="1278" w:author="david goldhar" w:date="2019-02-28T15:33:00Z">
        <w:r w:rsidRPr="002B5294" w:rsidDel="002F38E7">
          <w:rPr>
            <w:rFonts w:cstheme="minorHAnsi"/>
            <w:sz w:val="24"/>
            <w:szCs w:val="24"/>
          </w:rPr>
          <w:delText xml:space="preserve"> </w:delText>
        </w:r>
      </w:del>
      <w:r w:rsidRPr="002B5294">
        <w:rPr>
          <w:rFonts w:cstheme="minorHAnsi"/>
          <w:sz w:val="24"/>
          <w:szCs w:val="24"/>
        </w:rPr>
        <w:t>adjust period for inner hall segmentation</w:t>
      </w:r>
      <w:ins w:id="1279" w:author="david goldhar" w:date="2019-02-28T15:33:00Z">
        <w:r w:rsidR="002F38E7">
          <w:rPr>
            <w:rFonts w:cstheme="minorHAnsi"/>
            <w:sz w:val="24"/>
            <w:szCs w:val="24"/>
          </w:rPr>
          <w:t>,</w:t>
        </w:r>
      </w:ins>
      <w:r w:rsidRPr="002B5294">
        <w:rPr>
          <w:rFonts w:cstheme="minorHAnsi"/>
          <w:sz w:val="24"/>
          <w:szCs w:val="24"/>
        </w:rPr>
        <w:t xml:space="preserve"> and only later </w:t>
      </w:r>
      <w:del w:id="1280" w:author="david goldhar" w:date="2019-02-28T15:33:00Z">
        <w:r w:rsidRPr="002B5294" w:rsidDel="002F38E7">
          <w:rPr>
            <w:rFonts w:cstheme="minorHAnsi"/>
            <w:sz w:val="24"/>
            <w:szCs w:val="24"/>
          </w:rPr>
          <w:delText xml:space="preserve">to </w:delText>
        </w:r>
      </w:del>
      <w:r w:rsidRPr="002B5294">
        <w:rPr>
          <w:rFonts w:cstheme="minorHAnsi"/>
          <w:sz w:val="24"/>
          <w:szCs w:val="24"/>
        </w:rPr>
        <w:t>switch it gradually to preventi</w:t>
      </w:r>
      <w:ins w:id="1281" w:author="david goldhar" w:date="2019-02-28T15:33:00Z">
        <w:r w:rsidR="002F38E7">
          <w:rPr>
            <w:rFonts w:cstheme="minorHAnsi"/>
            <w:sz w:val="24"/>
            <w:szCs w:val="24"/>
          </w:rPr>
          <w:t>on</w:t>
        </w:r>
      </w:ins>
      <w:del w:id="1282" w:author="david goldhar" w:date="2019-02-28T15:33:00Z">
        <w:r w:rsidRPr="002B5294" w:rsidDel="002F38E7">
          <w:rPr>
            <w:rFonts w:cstheme="minorHAnsi"/>
            <w:sz w:val="24"/>
            <w:szCs w:val="24"/>
          </w:rPr>
          <w:delText>ve</w:delText>
        </w:r>
      </w:del>
      <w:r w:rsidRPr="002B5294">
        <w:rPr>
          <w:rFonts w:cstheme="minorHAnsi"/>
          <w:sz w:val="24"/>
          <w:szCs w:val="24"/>
        </w:rPr>
        <w:t xml:space="preserve"> mode.</w:t>
      </w:r>
    </w:p>
    <w:p w14:paraId="253D38C7" w14:textId="4DF5762B" w:rsidR="00CA30DE" w:rsidDel="00D10E45" w:rsidRDefault="00CA30DE" w:rsidP="00CA30DE">
      <w:pPr>
        <w:rPr>
          <w:del w:id="1283" w:author="david goldhar" w:date="2019-02-28T15:32:00Z"/>
          <w:rFonts w:cstheme="minorHAnsi"/>
          <w:sz w:val="24"/>
          <w:szCs w:val="24"/>
        </w:rPr>
      </w:pPr>
      <w:r>
        <w:rPr>
          <w:rFonts w:cstheme="minorHAnsi"/>
          <w:sz w:val="24"/>
          <w:szCs w:val="24"/>
        </w:rPr>
        <w:t>Our recommendation is to use the same gateway to analyze and prevent malicious traffic from</w:t>
      </w:r>
      <w:ins w:id="1284" w:author="david goldhar" w:date="2019-02-28T15:31:00Z">
        <w:r w:rsidR="00D10E45">
          <w:rPr>
            <w:rFonts w:cstheme="minorHAnsi"/>
            <w:sz w:val="24"/>
            <w:szCs w:val="24"/>
            <w:lang w:val="en-US"/>
          </w:rPr>
          <w:t>,</w:t>
        </w:r>
      </w:ins>
      <w:del w:id="1285" w:author="david goldhar" w:date="2019-02-28T15:31:00Z">
        <w:r w:rsidDel="00D10E45">
          <w:rPr>
            <w:rFonts w:cstheme="minorHAnsi"/>
            <w:sz w:val="24"/>
            <w:szCs w:val="24"/>
          </w:rPr>
          <w:delText>/</w:delText>
        </w:r>
      </w:del>
      <w:r>
        <w:rPr>
          <w:rFonts w:cstheme="minorHAnsi"/>
          <w:sz w:val="24"/>
          <w:szCs w:val="24"/>
        </w:rPr>
        <w:t>to</w:t>
      </w:r>
      <w:ins w:id="1286" w:author="david goldhar" w:date="2019-02-28T15:31:00Z">
        <w:r w:rsidR="00D10E45">
          <w:rPr>
            <w:rFonts w:cstheme="minorHAnsi"/>
            <w:sz w:val="24"/>
            <w:szCs w:val="24"/>
            <w:lang w:val="en-US"/>
          </w:rPr>
          <w:t>,</w:t>
        </w:r>
      </w:ins>
      <w:r>
        <w:rPr>
          <w:rFonts w:cstheme="minorHAnsi"/>
          <w:sz w:val="24"/>
          <w:szCs w:val="24"/>
        </w:rPr>
        <w:t xml:space="preserve"> and between production level assets. Initially allow for a short learn</w:t>
      </w:r>
      <w:ins w:id="1287" w:author="david goldhar" w:date="2019-02-28T15:31:00Z">
        <w:r w:rsidR="00D10E45">
          <w:rPr>
            <w:rFonts w:cstheme="minorHAnsi"/>
            <w:sz w:val="24"/>
            <w:szCs w:val="24"/>
            <w:lang w:val="en-US"/>
          </w:rPr>
          <w:t>-</w:t>
        </w:r>
      </w:ins>
      <w:del w:id="1288" w:author="david goldhar" w:date="2019-02-28T15:31:00Z">
        <w:r w:rsidDel="00D10E45">
          <w:rPr>
            <w:rFonts w:cstheme="minorHAnsi"/>
            <w:sz w:val="24"/>
            <w:szCs w:val="24"/>
          </w:rPr>
          <w:delText xml:space="preserve"> </w:delText>
        </w:r>
      </w:del>
      <w:r>
        <w:rPr>
          <w:rFonts w:cstheme="minorHAnsi"/>
          <w:sz w:val="24"/>
          <w:szCs w:val="24"/>
        </w:rPr>
        <w:t>and</w:t>
      </w:r>
      <w:ins w:id="1289" w:author="david goldhar" w:date="2019-02-28T15:31:00Z">
        <w:r w:rsidR="00D10E45">
          <w:rPr>
            <w:rFonts w:cstheme="minorHAnsi"/>
            <w:sz w:val="24"/>
            <w:szCs w:val="24"/>
            <w:lang w:val="en-US"/>
          </w:rPr>
          <w:t>-</w:t>
        </w:r>
      </w:ins>
      <w:del w:id="1290" w:author="david goldhar" w:date="2019-02-28T15:31:00Z">
        <w:r w:rsidDel="00D10E45">
          <w:rPr>
            <w:rFonts w:cstheme="minorHAnsi"/>
            <w:sz w:val="24"/>
            <w:szCs w:val="24"/>
          </w:rPr>
          <w:delText xml:space="preserve"> </w:delText>
        </w:r>
      </w:del>
      <w:r>
        <w:rPr>
          <w:rFonts w:cstheme="minorHAnsi"/>
          <w:sz w:val="24"/>
          <w:szCs w:val="24"/>
        </w:rPr>
        <w:t xml:space="preserve">adjust period for </w:t>
      </w:r>
      <w:del w:id="1291" w:author="david goldhar" w:date="2019-02-28T15:31:00Z">
        <w:r w:rsidDel="00D10E45">
          <w:rPr>
            <w:rFonts w:cstheme="minorHAnsi"/>
            <w:sz w:val="24"/>
            <w:szCs w:val="24"/>
          </w:rPr>
          <w:delText xml:space="preserve">entire </w:delText>
        </w:r>
      </w:del>
      <w:ins w:id="1292" w:author="david goldhar" w:date="2019-02-28T15:31:00Z">
        <w:r w:rsidR="00D10E45">
          <w:rPr>
            <w:rFonts w:cstheme="minorHAnsi"/>
            <w:sz w:val="24"/>
            <w:szCs w:val="24"/>
            <w:lang w:val="en-US"/>
          </w:rPr>
          <w:t xml:space="preserve">all </w:t>
        </w:r>
      </w:ins>
      <w:r>
        <w:rPr>
          <w:rFonts w:cstheme="minorHAnsi"/>
          <w:sz w:val="24"/>
          <w:szCs w:val="24"/>
        </w:rPr>
        <w:t>production level traffic as an IDS</w:t>
      </w:r>
      <w:ins w:id="1293" w:author="david goldhar" w:date="2019-02-28T15:31:00Z">
        <w:r w:rsidR="00D10E45">
          <w:rPr>
            <w:rFonts w:cstheme="minorHAnsi"/>
            <w:sz w:val="24"/>
            <w:szCs w:val="24"/>
            <w:lang w:val="en-US"/>
          </w:rPr>
          <w:t>,</w:t>
        </w:r>
      </w:ins>
      <w:r>
        <w:rPr>
          <w:rFonts w:cstheme="minorHAnsi"/>
          <w:sz w:val="24"/>
          <w:szCs w:val="24"/>
        </w:rPr>
        <w:t xml:space="preserve"> but set</w:t>
      </w:r>
      <w:del w:id="1294" w:author="david goldhar" w:date="2019-02-28T15:31:00Z">
        <w:r w:rsidDel="00D10E45">
          <w:rPr>
            <w:rFonts w:cstheme="minorHAnsi"/>
            <w:sz w:val="24"/>
            <w:szCs w:val="24"/>
          </w:rPr>
          <w:delText>ting</w:delText>
        </w:r>
      </w:del>
      <w:r>
        <w:rPr>
          <w:rFonts w:cstheme="minorHAnsi"/>
          <w:sz w:val="24"/>
          <w:szCs w:val="24"/>
        </w:rPr>
        <w:t xml:space="preserve"> a time frame </w:t>
      </w:r>
      <w:del w:id="1295" w:author="david goldhar" w:date="2019-02-28T15:31:00Z">
        <w:r w:rsidDel="00D10E45">
          <w:rPr>
            <w:rFonts w:cstheme="minorHAnsi"/>
            <w:sz w:val="24"/>
            <w:szCs w:val="24"/>
          </w:rPr>
          <w:delText xml:space="preserve">for </w:delText>
        </w:r>
      </w:del>
      <w:ins w:id="1296" w:author="david goldhar" w:date="2019-02-28T15:31:00Z">
        <w:r w:rsidR="00D10E45">
          <w:rPr>
            <w:rFonts w:cstheme="minorHAnsi"/>
            <w:sz w:val="24"/>
            <w:szCs w:val="24"/>
            <w:lang w:val="en-US"/>
          </w:rPr>
          <w:t xml:space="preserve">to </w:t>
        </w:r>
      </w:ins>
      <w:r>
        <w:rPr>
          <w:rFonts w:cstheme="minorHAnsi"/>
          <w:sz w:val="24"/>
          <w:szCs w:val="24"/>
        </w:rPr>
        <w:t>shift</w:t>
      </w:r>
      <w:del w:id="1297" w:author="david goldhar" w:date="2019-02-28T15:31:00Z">
        <w:r w:rsidDel="00D10E45">
          <w:rPr>
            <w:rFonts w:cstheme="minorHAnsi"/>
            <w:sz w:val="24"/>
            <w:szCs w:val="24"/>
          </w:rPr>
          <w:delText>ing</w:delText>
        </w:r>
      </w:del>
      <w:r>
        <w:rPr>
          <w:rFonts w:cstheme="minorHAnsi"/>
          <w:sz w:val="24"/>
          <w:szCs w:val="24"/>
        </w:rPr>
        <w:t xml:space="preserve"> to </w:t>
      </w:r>
      <w:ins w:id="1298" w:author="david goldhar" w:date="2019-02-28T15:31:00Z">
        <w:r w:rsidR="00D10E45">
          <w:rPr>
            <w:rFonts w:cstheme="minorHAnsi"/>
            <w:sz w:val="24"/>
            <w:szCs w:val="24"/>
            <w:lang w:val="en-US"/>
          </w:rPr>
          <w:t xml:space="preserve">a </w:t>
        </w:r>
      </w:ins>
      <w:r>
        <w:rPr>
          <w:rFonts w:cstheme="minorHAnsi"/>
          <w:sz w:val="24"/>
          <w:szCs w:val="24"/>
        </w:rPr>
        <w:t>prevention policy</w:t>
      </w:r>
      <w:ins w:id="1299" w:author="david goldhar" w:date="2019-02-28T15:32:00Z">
        <w:r w:rsidR="00D10E45">
          <w:rPr>
            <w:rFonts w:cstheme="minorHAnsi"/>
            <w:sz w:val="24"/>
            <w:szCs w:val="24"/>
            <w:lang w:val="en-US"/>
          </w:rPr>
          <w:t>,</w:t>
        </w:r>
      </w:ins>
      <w:r>
        <w:rPr>
          <w:rFonts w:cstheme="minorHAnsi"/>
          <w:sz w:val="24"/>
          <w:szCs w:val="24"/>
        </w:rPr>
        <w:t xml:space="preserve"> as shown in SITS 2.0</w:t>
      </w:r>
      <w:ins w:id="1300" w:author="david goldhar" w:date="2019-02-28T15:32:00Z">
        <w:r w:rsidR="00D10E45">
          <w:rPr>
            <w:rFonts w:cstheme="minorHAnsi"/>
            <w:sz w:val="24"/>
            <w:szCs w:val="24"/>
            <w:lang w:val="en-US"/>
          </w:rPr>
          <w:t xml:space="preserve">, </w:t>
        </w:r>
      </w:ins>
      <w:del w:id="1301" w:author="david goldhar" w:date="2019-02-28T15:32:00Z">
        <w:r w:rsidDel="00D10E45">
          <w:rPr>
            <w:rFonts w:cstheme="minorHAnsi"/>
            <w:sz w:val="24"/>
            <w:szCs w:val="24"/>
          </w:rPr>
          <w:delText xml:space="preserve"> – </w:delText>
        </w:r>
      </w:del>
      <w:r w:rsidR="00D10E45">
        <w:rPr>
          <w:rFonts w:cstheme="minorHAnsi"/>
          <w:sz w:val="24"/>
          <w:szCs w:val="24"/>
        </w:rPr>
        <w:t xml:space="preserve">Figure </w:t>
      </w:r>
      <w:r>
        <w:rPr>
          <w:rFonts w:cstheme="minorHAnsi"/>
          <w:sz w:val="24"/>
          <w:szCs w:val="24"/>
        </w:rPr>
        <w:t>5</w:t>
      </w:r>
    </w:p>
    <w:p w14:paraId="38B7EA6F" w14:textId="77777777" w:rsidR="00CA30DE" w:rsidRDefault="00CA30DE" w:rsidP="00D10E45">
      <w:pPr>
        <w:rPr>
          <w:rFonts w:cstheme="minorHAnsi"/>
          <w:sz w:val="24"/>
          <w:szCs w:val="24"/>
        </w:rPr>
        <w:pPrChange w:id="1302" w:author="david goldhar" w:date="2019-02-28T15:32:00Z">
          <w:pPr>
            <w:ind w:left="720"/>
          </w:pPr>
        </w:pPrChange>
      </w:pPr>
    </w:p>
    <w:p w14:paraId="02A96A63" w14:textId="77777777" w:rsidR="00CA30DE" w:rsidRPr="00846AF0" w:rsidRDefault="00CA30DE" w:rsidP="00CA30DE">
      <w:pPr>
        <w:ind w:left="720"/>
        <w:rPr>
          <w:rFonts w:cstheme="minorHAnsi"/>
          <w:sz w:val="24"/>
          <w:szCs w:val="24"/>
        </w:rPr>
      </w:pPr>
      <w:r>
        <w:rPr>
          <w:noProof/>
        </w:rPr>
        <w:drawing>
          <wp:inline distT="0" distB="0" distL="0" distR="0" wp14:anchorId="48A514BC" wp14:editId="00195694">
            <wp:extent cx="4158532" cy="2794534"/>
            <wp:effectExtent l="0" t="0" r="0" b="635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3219" cy="2824564"/>
                    </a:xfrm>
                    <a:prstGeom prst="rect">
                      <a:avLst/>
                    </a:prstGeom>
                  </pic:spPr>
                </pic:pic>
              </a:graphicData>
            </a:graphic>
          </wp:inline>
        </w:drawing>
      </w:r>
    </w:p>
    <w:p w14:paraId="38630513" w14:textId="024EB009" w:rsidR="00CA30DE" w:rsidRPr="003A5F4F" w:rsidRDefault="003A5F4F" w:rsidP="00CA30DE">
      <w:pPr>
        <w:rPr>
          <w:rFonts w:cstheme="minorHAnsi"/>
          <w:b/>
          <w:bCs/>
          <w:sz w:val="24"/>
          <w:szCs w:val="24"/>
          <w:highlight w:val="yellow"/>
        </w:rPr>
      </w:pPr>
      <w:r w:rsidRPr="003A5F4F">
        <w:rPr>
          <w:rFonts w:cstheme="minorHAnsi"/>
          <w:b/>
          <w:bCs/>
          <w:sz w:val="24"/>
          <w:szCs w:val="24"/>
          <w:highlight w:val="yellow"/>
        </w:rPr>
        <w:lastRenderedPageBreak/>
        <w:t>TIP</w:t>
      </w:r>
      <w:r>
        <w:rPr>
          <w:rFonts w:cstheme="minorHAnsi"/>
          <w:b/>
          <w:bCs/>
          <w:sz w:val="24"/>
          <w:szCs w:val="24"/>
          <w:highlight w:val="yellow"/>
        </w:rPr>
        <w:t xml:space="preserve"> </w:t>
      </w:r>
      <w:ins w:id="1303" w:author="david goldhar" w:date="2019-02-28T15:37:00Z">
        <w:r w:rsidR="002F38E7">
          <w:rPr>
            <w:rFonts w:cstheme="minorHAnsi"/>
            <w:b/>
            <w:bCs/>
            <w:sz w:val="24"/>
            <w:szCs w:val="24"/>
            <w:highlight w:val="yellow"/>
            <w:lang w:val="en-US"/>
          </w:rPr>
          <w:t xml:space="preserve">- </w:t>
        </w:r>
      </w:ins>
      <w:r>
        <w:rPr>
          <w:rFonts w:cstheme="minorHAnsi"/>
          <w:b/>
          <w:bCs/>
          <w:sz w:val="24"/>
          <w:szCs w:val="24"/>
          <w:highlight w:val="yellow"/>
        </w:rPr>
        <w:t>LIKE</w:t>
      </w:r>
    </w:p>
    <w:p w14:paraId="49C66AB8" w14:textId="7662EAD3" w:rsidR="00CA30DE" w:rsidRPr="003A5F4F" w:rsidRDefault="00CA30DE" w:rsidP="00CA30DE">
      <w:pPr>
        <w:rPr>
          <w:rFonts w:cstheme="minorHAnsi"/>
          <w:sz w:val="24"/>
          <w:szCs w:val="24"/>
          <w:highlight w:val="yellow"/>
        </w:rPr>
      </w:pPr>
      <w:r w:rsidRPr="003A5F4F">
        <w:rPr>
          <w:rFonts w:cstheme="minorHAnsi"/>
          <w:sz w:val="24"/>
          <w:szCs w:val="24"/>
          <w:highlight w:val="yellow"/>
        </w:rPr>
        <w:t xml:space="preserve">The following points offer guidelines </w:t>
      </w:r>
      <w:ins w:id="1304" w:author="david goldhar" w:date="2019-02-28T15:34:00Z">
        <w:r w:rsidR="002F38E7">
          <w:rPr>
            <w:rFonts w:cstheme="minorHAnsi"/>
            <w:sz w:val="24"/>
            <w:szCs w:val="24"/>
            <w:highlight w:val="yellow"/>
            <w:lang w:val="en-US"/>
          </w:rPr>
          <w:t xml:space="preserve">for </w:t>
        </w:r>
      </w:ins>
      <w:del w:id="1305" w:author="david goldhar" w:date="2019-02-28T15:34:00Z">
        <w:r w:rsidRPr="003A5F4F" w:rsidDel="002F38E7">
          <w:rPr>
            <w:rFonts w:cstheme="minorHAnsi"/>
            <w:sz w:val="24"/>
            <w:szCs w:val="24"/>
            <w:highlight w:val="yellow"/>
          </w:rPr>
          <w:delText xml:space="preserve">to </w:delText>
        </w:r>
      </w:del>
      <w:r w:rsidRPr="003A5F4F">
        <w:rPr>
          <w:rFonts w:cstheme="minorHAnsi"/>
          <w:sz w:val="24"/>
          <w:szCs w:val="24"/>
          <w:highlight w:val="yellow"/>
        </w:rPr>
        <w:t xml:space="preserve">a </w:t>
      </w:r>
      <w:ins w:id="1306" w:author="david goldhar" w:date="2019-02-28T15:34:00Z">
        <w:r w:rsidR="002F38E7" w:rsidRPr="003A5F4F">
          <w:rPr>
            <w:rFonts w:cstheme="minorHAnsi"/>
            <w:sz w:val="24"/>
            <w:szCs w:val="24"/>
            <w:highlight w:val="yellow"/>
          </w:rPr>
          <w:t xml:space="preserve">deployment </w:t>
        </w:r>
        <w:r w:rsidR="002F38E7">
          <w:rPr>
            <w:rFonts w:cstheme="minorHAnsi"/>
            <w:sz w:val="24"/>
            <w:szCs w:val="24"/>
            <w:highlight w:val="yellow"/>
            <w:lang w:val="en-US"/>
          </w:rPr>
          <w:t xml:space="preserve">of the </w:t>
        </w:r>
      </w:ins>
      <w:r w:rsidRPr="003A5F4F">
        <w:rPr>
          <w:rFonts w:cstheme="minorHAnsi"/>
          <w:sz w:val="24"/>
          <w:szCs w:val="24"/>
          <w:highlight w:val="yellow"/>
        </w:rPr>
        <w:t xml:space="preserve">safe gateway </w:t>
      </w:r>
      <w:del w:id="1307" w:author="david goldhar" w:date="2019-02-28T15:34:00Z">
        <w:r w:rsidRPr="003A5F4F" w:rsidDel="002F38E7">
          <w:rPr>
            <w:rFonts w:cstheme="minorHAnsi"/>
            <w:sz w:val="24"/>
            <w:szCs w:val="24"/>
            <w:highlight w:val="yellow"/>
          </w:rPr>
          <w:delText xml:space="preserve">deployment </w:delText>
        </w:r>
      </w:del>
      <w:r w:rsidRPr="003A5F4F">
        <w:rPr>
          <w:rFonts w:cstheme="minorHAnsi"/>
          <w:sz w:val="24"/>
          <w:szCs w:val="24"/>
          <w:highlight w:val="yellow"/>
        </w:rPr>
        <w:t xml:space="preserve">in </w:t>
      </w:r>
      <w:ins w:id="1308" w:author="david goldhar" w:date="2019-02-28T15:34:00Z">
        <w:r w:rsidR="002F38E7">
          <w:rPr>
            <w:rFonts w:cstheme="minorHAnsi"/>
            <w:sz w:val="24"/>
            <w:szCs w:val="24"/>
            <w:highlight w:val="yellow"/>
            <w:lang w:val="en-US"/>
          </w:rPr>
          <w:t xml:space="preserve">the </w:t>
        </w:r>
      </w:ins>
      <w:r w:rsidRPr="003A5F4F">
        <w:rPr>
          <w:rFonts w:cstheme="minorHAnsi"/>
          <w:sz w:val="24"/>
          <w:szCs w:val="24"/>
          <w:highlight w:val="yellow"/>
        </w:rPr>
        <w:t>production floor:</w:t>
      </w:r>
    </w:p>
    <w:p w14:paraId="5BF8E3E4" w14:textId="3872C7ED"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Choose a gateway that support OT’s protocols</w:t>
      </w:r>
      <w:ins w:id="1309" w:author="david goldhar" w:date="2019-02-28T15:35:00Z">
        <w:r w:rsidR="002F38E7">
          <w:rPr>
            <w:rFonts w:cstheme="minorHAnsi"/>
            <w:sz w:val="24"/>
            <w:szCs w:val="24"/>
            <w:highlight w:val="yellow"/>
          </w:rPr>
          <w:t xml:space="preserve">, such as </w:t>
        </w:r>
      </w:ins>
      <w:del w:id="1310" w:author="david goldhar" w:date="2019-02-28T15:35:00Z">
        <w:r w:rsidRPr="003A5F4F" w:rsidDel="002F38E7">
          <w:rPr>
            <w:rFonts w:cstheme="minorHAnsi"/>
            <w:sz w:val="24"/>
            <w:szCs w:val="24"/>
            <w:highlight w:val="yellow"/>
          </w:rPr>
          <w:delText xml:space="preserve"> </w:delText>
        </w:r>
      </w:del>
      <w:r w:rsidRPr="003A5F4F">
        <w:rPr>
          <w:rFonts w:cstheme="minorHAnsi"/>
          <w:sz w:val="24"/>
          <w:szCs w:val="24"/>
          <w:highlight w:val="yellow"/>
        </w:rPr>
        <w:t>deep packet inspection</w:t>
      </w:r>
      <w:ins w:id="1311" w:author="david goldhar" w:date="2019-02-28T15:35:00Z">
        <w:r w:rsidR="002F38E7">
          <w:rPr>
            <w:rFonts w:cstheme="minorHAnsi"/>
            <w:sz w:val="24"/>
            <w:szCs w:val="24"/>
            <w:highlight w:val="yellow"/>
          </w:rPr>
          <w:t>,</w:t>
        </w:r>
      </w:ins>
      <w:r w:rsidRPr="003A5F4F">
        <w:rPr>
          <w:rFonts w:cstheme="minorHAnsi"/>
          <w:sz w:val="24"/>
          <w:szCs w:val="24"/>
          <w:highlight w:val="yellow"/>
        </w:rPr>
        <w:t xml:space="preserve"> as an additional important layer of anomaly detection </w:t>
      </w:r>
    </w:p>
    <w:p w14:paraId="764B93DE" w14:textId="5AE3C8F7" w:rsidR="00CA30DE" w:rsidRPr="003A5F4F" w:rsidRDefault="00CA30DE" w:rsidP="009956E1">
      <w:pPr>
        <w:pStyle w:val="ListParagraph"/>
        <w:numPr>
          <w:ilvl w:val="0"/>
          <w:numId w:val="17"/>
        </w:numPr>
        <w:rPr>
          <w:rFonts w:cstheme="minorHAnsi"/>
          <w:sz w:val="24"/>
          <w:szCs w:val="24"/>
          <w:highlight w:val="yellow"/>
        </w:rPr>
      </w:pPr>
      <w:r w:rsidRPr="003A5F4F">
        <w:rPr>
          <w:rFonts w:cstheme="minorHAnsi"/>
          <w:sz w:val="24"/>
          <w:szCs w:val="24"/>
          <w:highlight w:val="yellow"/>
        </w:rPr>
        <w:t>Merge asset</w:t>
      </w:r>
      <w:del w:id="1312" w:author="david goldhar" w:date="2019-02-28T15:35:00Z">
        <w:r w:rsidRPr="003A5F4F" w:rsidDel="002F38E7">
          <w:rPr>
            <w:rFonts w:cstheme="minorHAnsi"/>
            <w:sz w:val="24"/>
            <w:szCs w:val="24"/>
            <w:highlight w:val="yellow"/>
          </w:rPr>
          <w:delText>s’</w:delText>
        </w:r>
      </w:del>
      <w:r w:rsidRPr="003A5F4F">
        <w:rPr>
          <w:rFonts w:cstheme="minorHAnsi"/>
          <w:sz w:val="24"/>
          <w:szCs w:val="24"/>
          <w:highlight w:val="yellow"/>
        </w:rPr>
        <w:t xml:space="preserve"> action logs into </w:t>
      </w:r>
      <w:ins w:id="1313" w:author="david goldhar" w:date="2019-02-28T15:35:00Z">
        <w:r w:rsidR="002F38E7">
          <w:rPr>
            <w:rFonts w:cstheme="minorHAnsi"/>
            <w:sz w:val="24"/>
            <w:szCs w:val="24"/>
            <w:highlight w:val="yellow"/>
          </w:rPr>
          <w:t xml:space="preserve">the </w:t>
        </w:r>
      </w:ins>
      <w:r w:rsidRPr="003A5F4F">
        <w:rPr>
          <w:rFonts w:cstheme="minorHAnsi"/>
          <w:sz w:val="24"/>
          <w:szCs w:val="24"/>
          <w:highlight w:val="yellow"/>
        </w:rPr>
        <w:t xml:space="preserve">gateway </w:t>
      </w:r>
      <w:ins w:id="1314" w:author="david goldhar" w:date="2019-02-28T15:35:00Z">
        <w:r w:rsidR="002F38E7">
          <w:rPr>
            <w:rFonts w:cstheme="minorHAnsi"/>
            <w:sz w:val="24"/>
            <w:szCs w:val="24"/>
            <w:highlight w:val="yellow"/>
          </w:rPr>
          <w:t xml:space="preserve">to </w:t>
        </w:r>
      </w:ins>
      <w:del w:id="1315" w:author="david goldhar" w:date="2019-02-28T15:35:00Z">
        <w:r w:rsidRPr="003A5F4F" w:rsidDel="002F38E7">
          <w:rPr>
            <w:rFonts w:cstheme="minorHAnsi"/>
            <w:sz w:val="24"/>
            <w:szCs w:val="24"/>
            <w:highlight w:val="yellow"/>
          </w:rPr>
          <w:delText xml:space="preserve">for </w:delText>
        </w:r>
      </w:del>
      <w:r w:rsidRPr="003A5F4F">
        <w:rPr>
          <w:rFonts w:cstheme="minorHAnsi"/>
          <w:sz w:val="24"/>
          <w:szCs w:val="24"/>
          <w:highlight w:val="yellow"/>
        </w:rPr>
        <w:t>improve</w:t>
      </w:r>
      <w:del w:id="1316" w:author="david goldhar" w:date="2019-02-28T15:35:00Z">
        <w:r w:rsidRPr="003A5F4F" w:rsidDel="002F38E7">
          <w:rPr>
            <w:rFonts w:cstheme="minorHAnsi"/>
            <w:sz w:val="24"/>
            <w:szCs w:val="24"/>
            <w:highlight w:val="yellow"/>
          </w:rPr>
          <w:delText>d</w:delText>
        </w:r>
      </w:del>
      <w:r w:rsidRPr="003A5F4F">
        <w:rPr>
          <w:rFonts w:cstheme="minorHAnsi"/>
          <w:sz w:val="24"/>
          <w:szCs w:val="24"/>
          <w:highlight w:val="yellow"/>
        </w:rPr>
        <w:t xml:space="preserve"> </w:t>
      </w:r>
      <w:ins w:id="1317" w:author="david goldhar" w:date="2019-02-28T15:35:00Z">
        <w:r w:rsidR="002F38E7">
          <w:rPr>
            <w:rFonts w:cstheme="minorHAnsi"/>
            <w:sz w:val="24"/>
            <w:szCs w:val="24"/>
            <w:highlight w:val="yellow"/>
          </w:rPr>
          <w:t xml:space="preserve">the </w:t>
        </w:r>
      </w:ins>
      <w:r w:rsidRPr="003A5F4F">
        <w:rPr>
          <w:rFonts w:cstheme="minorHAnsi"/>
          <w:sz w:val="24"/>
          <w:szCs w:val="24"/>
          <w:highlight w:val="yellow"/>
        </w:rPr>
        <w:t>detection rate of true incidents</w:t>
      </w:r>
    </w:p>
    <w:p w14:paraId="4C749705" w14:textId="11D456BB" w:rsidR="00CA30DE" w:rsidRPr="003A5F4F" w:rsidDel="00B6579C" w:rsidRDefault="00CA30DE" w:rsidP="00B67665">
      <w:pPr>
        <w:pStyle w:val="ListParagraph"/>
        <w:numPr>
          <w:ilvl w:val="0"/>
          <w:numId w:val="17"/>
        </w:numPr>
        <w:rPr>
          <w:del w:id="1318" w:author="david goldhar" w:date="2019-02-28T15:58:00Z"/>
          <w:rFonts w:cstheme="minorHAnsi"/>
          <w:sz w:val="24"/>
          <w:szCs w:val="24"/>
          <w:highlight w:val="yellow"/>
        </w:rPr>
      </w:pPr>
      <w:r w:rsidRPr="00B6579C">
        <w:rPr>
          <w:rFonts w:cstheme="minorHAnsi"/>
          <w:sz w:val="24"/>
          <w:szCs w:val="24"/>
          <w:highlight w:val="yellow"/>
          <w:rPrChange w:id="1319" w:author="david goldhar" w:date="2019-02-28T15:58:00Z">
            <w:rPr>
              <w:rFonts w:cstheme="minorHAnsi"/>
              <w:sz w:val="24"/>
              <w:szCs w:val="24"/>
              <w:highlight w:val="yellow"/>
            </w:rPr>
          </w:rPrChange>
        </w:rPr>
        <w:t>Configure functional (based on business knowledge) zones for process</w:t>
      </w:r>
      <w:del w:id="1320" w:author="david goldhar" w:date="2019-02-28T15:36:00Z">
        <w:r w:rsidRPr="00B6579C" w:rsidDel="002F38E7">
          <w:rPr>
            <w:rFonts w:cstheme="minorHAnsi"/>
            <w:sz w:val="24"/>
            <w:szCs w:val="24"/>
            <w:highlight w:val="yellow"/>
            <w:rPrChange w:id="1321" w:author="david goldhar" w:date="2019-02-28T15:58:00Z">
              <w:rPr>
                <w:rFonts w:cstheme="minorHAnsi"/>
                <w:sz w:val="24"/>
                <w:szCs w:val="24"/>
                <w:highlight w:val="yellow"/>
              </w:rPr>
            </w:rPrChange>
          </w:rPr>
          <w:delText>es</w:delText>
        </w:r>
      </w:del>
      <w:r w:rsidRPr="00B6579C">
        <w:rPr>
          <w:rFonts w:cstheme="minorHAnsi"/>
          <w:sz w:val="24"/>
          <w:szCs w:val="24"/>
          <w:highlight w:val="yellow"/>
          <w:rPrChange w:id="1322" w:author="david goldhar" w:date="2019-02-28T15:58:00Z">
            <w:rPr>
              <w:rFonts w:cstheme="minorHAnsi"/>
              <w:sz w:val="24"/>
              <w:szCs w:val="24"/>
              <w:highlight w:val="yellow"/>
            </w:rPr>
          </w:rPrChange>
        </w:rPr>
        <w:t xml:space="preserve"> communication</w:t>
      </w:r>
      <w:ins w:id="1323" w:author="david goldhar" w:date="2019-02-28T15:36:00Z">
        <w:r w:rsidR="002F38E7" w:rsidRPr="00B6579C">
          <w:rPr>
            <w:rFonts w:cstheme="minorHAnsi"/>
            <w:sz w:val="24"/>
            <w:szCs w:val="24"/>
            <w:highlight w:val="yellow"/>
            <w:rPrChange w:id="1324" w:author="david goldhar" w:date="2019-02-28T15:58:00Z">
              <w:rPr>
                <w:rFonts w:cstheme="minorHAnsi"/>
                <w:sz w:val="24"/>
                <w:szCs w:val="24"/>
                <w:highlight w:val="yellow"/>
              </w:rPr>
            </w:rPrChange>
          </w:rPr>
          <w:t>,</w:t>
        </w:r>
      </w:ins>
      <w:r w:rsidRPr="00B6579C">
        <w:rPr>
          <w:rFonts w:cstheme="minorHAnsi"/>
          <w:sz w:val="24"/>
          <w:szCs w:val="24"/>
          <w:highlight w:val="yellow"/>
          <w:rPrChange w:id="1325" w:author="david goldhar" w:date="2019-02-28T15:58:00Z">
            <w:rPr>
              <w:rFonts w:cstheme="minorHAnsi"/>
              <w:sz w:val="24"/>
              <w:szCs w:val="24"/>
              <w:highlight w:val="yellow"/>
            </w:rPr>
          </w:rPrChange>
        </w:rPr>
        <w:t xml:space="preserve"> to detect policy violations</w:t>
      </w:r>
    </w:p>
    <w:p w14:paraId="2FD27FE5" w14:textId="77777777" w:rsidR="00CA30DE" w:rsidRPr="00B6579C" w:rsidRDefault="00CA30DE" w:rsidP="00B67665">
      <w:pPr>
        <w:pStyle w:val="ListParagraph"/>
        <w:numPr>
          <w:ilvl w:val="0"/>
          <w:numId w:val="17"/>
        </w:numPr>
        <w:rPr>
          <w:rFonts w:cstheme="minorHAnsi"/>
          <w:sz w:val="24"/>
          <w:szCs w:val="24"/>
          <w:rPrChange w:id="1326" w:author="david goldhar" w:date="2019-02-28T15:58:00Z">
            <w:rPr>
              <w:rFonts w:cstheme="minorHAnsi"/>
              <w:sz w:val="24"/>
              <w:szCs w:val="24"/>
            </w:rPr>
          </w:rPrChange>
        </w:rPr>
        <w:pPrChange w:id="1327" w:author="david goldhar" w:date="2019-02-28T15:58:00Z">
          <w:pPr/>
        </w:pPrChange>
      </w:pPr>
    </w:p>
    <w:p w14:paraId="39814F4E" w14:textId="3F788039" w:rsidR="00CA30DE" w:rsidRDefault="00CA30DE" w:rsidP="00CA30DE">
      <w:pPr>
        <w:rPr>
          <w:rFonts w:cstheme="minorHAnsi"/>
          <w:sz w:val="24"/>
          <w:szCs w:val="24"/>
        </w:rPr>
      </w:pPr>
      <w:r>
        <w:rPr>
          <w:rFonts w:cstheme="minorHAnsi"/>
          <w:sz w:val="24"/>
          <w:szCs w:val="24"/>
        </w:rPr>
        <w:t>A major addressable topic when deploying prevent</w:t>
      </w:r>
      <w:ins w:id="1328" w:author="david goldhar" w:date="2019-02-28T15:36:00Z">
        <w:r w:rsidR="002F38E7">
          <w:rPr>
            <w:rFonts w:cstheme="minorHAnsi"/>
            <w:sz w:val="24"/>
            <w:szCs w:val="24"/>
            <w:lang w:val="en-US"/>
          </w:rPr>
          <w:t>ion</w:t>
        </w:r>
      </w:ins>
      <w:del w:id="1329" w:author="david goldhar" w:date="2019-02-28T15:36:00Z">
        <w:r w:rsidDel="002F38E7">
          <w:rPr>
            <w:rFonts w:cstheme="minorHAnsi"/>
            <w:sz w:val="24"/>
            <w:szCs w:val="24"/>
          </w:rPr>
          <w:delText>ative</w:delText>
        </w:r>
      </w:del>
      <w:r>
        <w:rPr>
          <w:rFonts w:cstheme="minorHAnsi"/>
          <w:sz w:val="24"/>
          <w:szCs w:val="24"/>
        </w:rPr>
        <w:t xml:space="preserve"> controls in a production environment is an emergency function</w:t>
      </w:r>
      <w:ins w:id="1330" w:author="david goldhar" w:date="2019-02-28T15:36:00Z">
        <w:r w:rsidR="002F38E7">
          <w:rPr>
            <w:rFonts w:cstheme="minorHAnsi"/>
            <w:sz w:val="24"/>
            <w:szCs w:val="24"/>
            <w:lang w:val="en-US"/>
          </w:rPr>
          <w:t xml:space="preserve">, in the event </w:t>
        </w:r>
      </w:ins>
      <w:del w:id="1331" w:author="david goldhar" w:date="2019-02-28T15:36:00Z">
        <w:r w:rsidDel="002F38E7">
          <w:rPr>
            <w:rFonts w:cstheme="minorHAnsi"/>
            <w:sz w:val="24"/>
            <w:szCs w:val="24"/>
          </w:rPr>
          <w:delText xml:space="preserve"> when </w:delText>
        </w:r>
      </w:del>
      <w:r>
        <w:rPr>
          <w:rFonts w:cstheme="minorHAnsi"/>
          <w:sz w:val="24"/>
          <w:szCs w:val="24"/>
        </w:rPr>
        <w:t xml:space="preserve">a rule misconfiguration </w:t>
      </w:r>
      <w:del w:id="1332" w:author="david goldhar" w:date="2019-02-28T15:36:00Z">
        <w:r w:rsidDel="002F38E7">
          <w:rPr>
            <w:rFonts w:cstheme="minorHAnsi"/>
            <w:sz w:val="24"/>
            <w:szCs w:val="24"/>
          </w:rPr>
          <w:delText xml:space="preserve">is </w:delText>
        </w:r>
      </w:del>
      <w:r>
        <w:rPr>
          <w:rFonts w:cstheme="minorHAnsi"/>
          <w:sz w:val="24"/>
          <w:szCs w:val="24"/>
        </w:rPr>
        <w:t>block</w:t>
      </w:r>
      <w:ins w:id="1333" w:author="david goldhar" w:date="2019-02-28T15:36:00Z">
        <w:r w:rsidR="002F38E7">
          <w:rPr>
            <w:rFonts w:cstheme="minorHAnsi"/>
            <w:sz w:val="24"/>
            <w:szCs w:val="24"/>
            <w:lang w:val="en-US"/>
          </w:rPr>
          <w:t>s</w:t>
        </w:r>
      </w:ins>
      <w:del w:id="1334" w:author="david goldhar" w:date="2019-02-28T15:36:00Z">
        <w:r w:rsidDel="002F38E7">
          <w:rPr>
            <w:rFonts w:cstheme="minorHAnsi"/>
            <w:sz w:val="24"/>
            <w:szCs w:val="24"/>
          </w:rPr>
          <w:delText xml:space="preserve">ing </w:delText>
        </w:r>
      </w:del>
      <w:ins w:id="1335" w:author="david goldhar" w:date="2019-02-28T15:36:00Z">
        <w:r w:rsidR="002F38E7">
          <w:rPr>
            <w:rFonts w:cstheme="minorHAnsi"/>
            <w:sz w:val="24"/>
            <w:szCs w:val="24"/>
            <w:lang w:val="en-US"/>
          </w:rPr>
          <w:t xml:space="preserve"> </w:t>
        </w:r>
      </w:ins>
      <w:del w:id="1336" w:author="david goldhar" w:date="2019-02-28T15:36:00Z">
        <w:r w:rsidDel="002F38E7">
          <w:rPr>
            <w:rFonts w:cstheme="minorHAnsi"/>
            <w:sz w:val="24"/>
            <w:szCs w:val="24"/>
          </w:rPr>
          <w:delText xml:space="preserve">a </w:delText>
        </w:r>
      </w:del>
      <w:r>
        <w:rPr>
          <w:rFonts w:cstheme="minorHAnsi"/>
          <w:sz w:val="24"/>
          <w:szCs w:val="24"/>
        </w:rPr>
        <w:t xml:space="preserve">legitimate traffic. </w:t>
      </w:r>
    </w:p>
    <w:p w14:paraId="67249223" w14:textId="6BFB1F0F" w:rsidR="003A5F4F" w:rsidRPr="003A5F4F" w:rsidRDefault="003A5F4F" w:rsidP="00CA30DE">
      <w:pPr>
        <w:rPr>
          <w:rFonts w:cstheme="minorHAnsi"/>
          <w:b/>
          <w:bCs/>
          <w:sz w:val="24"/>
          <w:szCs w:val="24"/>
          <w:highlight w:val="yellow"/>
        </w:rPr>
      </w:pPr>
      <w:r w:rsidRPr="003A5F4F">
        <w:rPr>
          <w:rFonts w:cstheme="minorHAnsi"/>
          <w:b/>
          <w:bCs/>
          <w:sz w:val="24"/>
          <w:szCs w:val="24"/>
          <w:highlight w:val="yellow"/>
        </w:rPr>
        <w:t xml:space="preserve">TIP </w:t>
      </w:r>
      <w:ins w:id="1337" w:author="david goldhar" w:date="2019-02-28T15:37:00Z">
        <w:r w:rsidR="002F38E7">
          <w:rPr>
            <w:rFonts w:cstheme="minorHAnsi"/>
            <w:b/>
            <w:bCs/>
            <w:sz w:val="24"/>
            <w:szCs w:val="24"/>
            <w:highlight w:val="yellow"/>
            <w:lang w:val="en-US"/>
          </w:rPr>
          <w:t xml:space="preserve">- </w:t>
        </w:r>
      </w:ins>
      <w:r w:rsidRPr="003A5F4F">
        <w:rPr>
          <w:rFonts w:cstheme="minorHAnsi"/>
          <w:b/>
          <w:bCs/>
          <w:sz w:val="24"/>
          <w:szCs w:val="24"/>
          <w:highlight w:val="yellow"/>
        </w:rPr>
        <w:t>DON’T</w:t>
      </w:r>
      <w:r>
        <w:rPr>
          <w:rFonts w:cstheme="minorHAnsi"/>
          <w:b/>
          <w:bCs/>
          <w:sz w:val="24"/>
          <w:szCs w:val="24"/>
          <w:highlight w:val="yellow"/>
        </w:rPr>
        <w:t xml:space="preserve"> LIKE</w:t>
      </w:r>
    </w:p>
    <w:p w14:paraId="30CC3861" w14:textId="09AE03C1" w:rsidR="00CA30DE" w:rsidRDefault="00CA30DE" w:rsidP="00580082">
      <w:pPr>
        <w:rPr>
          <w:rFonts w:cstheme="minorHAnsi"/>
          <w:b/>
          <w:bCs/>
          <w:sz w:val="24"/>
          <w:szCs w:val="24"/>
        </w:rPr>
        <w:pPrChange w:id="1338" w:author="david goldhar" w:date="2019-02-28T15:39:00Z">
          <w:pPr/>
        </w:pPrChange>
      </w:pPr>
      <w:r w:rsidRPr="003A5F4F">
        <w:rPr>
          <w:rFonts w:cstheme="minorHAnsi"/>
          <w:b/>
          <w:bCs/>
          <w:sz w:val="24"/>
          <w:szCs w:val="24"/>
          <w:highlight w:val="yellow"/>
        </w:rPr>
        <w:t xml:space="preserve">We strongly advise </w:t>
      </w:r>
      <w:r w:rsidRPr="003A5F4F">
        <w:rPr>
          <w:rFonts w:cstheme="minorHAnsi"/>
          <w:b/>
          <w:bCs/>
          <w:sz w:val="24"/>
          <w:szCs w:val="24"/>
          <w:highlight w:val="yellow"/>
          <w:u w:val="single"/>
        </w:rPr>
        <w:t>against</w:t>
      </w:r>
      <w:r w:rsidRPr="003A5F4F">
        <w:rPr>
          <w:rFonts w:cstheme="minorHAnsi"/>
          <w:b/>
          <w:bCs/>
          <w:sz w:val="24"/>
          <w:szCs w:val="24"/>
          <w:highlight w:val="yellow"/>
        </w:rPr>
        <w:t xml:space="preserve"> </w:t>
      </w:r>
      <w:del w:id="1339" w:author="david goldhar" w:date="2019-02-28T15:37:00Z">
        <w:r w:rsidRPr="003A5F4F" w:rsidDel="002F38E7">
          <w:rPr>
            <w:rFonts w:cstheme="minorHAnsi"/>
            <w:b/>
            <w:bCs/>
            <w:sz w:val="24"/>
            <w:szCs w:val="24"/>
            <w:highlight w:val="yellow"/>
          </w:rPr>
          <w:delText xml:space="preserve">a </w:delText>
        </w:r>
      </w:del>
      <w:proofErr w:type="spellStart"/>
      <w:r w:rsidRPr="003A5F4F">
        <w:rPr>
          <w:rFonts w:cstheme="minorHAnsi"/>
          <w:b/>
          <w:bCs/>
          <w:sz w:val="24"/>
          <w:szCs w:val="24"/>
          <w:highlight w:val="yellow"/>
        </w:rPr>
        <w:t>creati</w:t>
      </w:r>
      <w:proofErr w:type="spellEnd"/>
      <w:ins w:id="1340" w:author="david goldhar" w:date="2019-02-28T15:38:00Z">
        <w:r w:rsidR="00826EAE">
          <w:rPr>
            <w:rFonts w:cstheme="minorHAnsi"/>
            <w:b/>
            <w:bCs/>
            <w:sz w:val="24"/>
            <w:szCs w:val="24"/>
            <w:highlight w:val="yellow"/>
            <w:lang w:val="en-US"/>
          </w:rPr>
          <w:t>ng</w:t>
        </w:r>
      </w:ins>
      <w:del w:id="1341" w:author="david goldhar" w:date="2019-02-28T15:38:00Z">
        <w:r w:rsidRPr="003A5F4F" w:rsidDel="00826EAE">
          <w:rPr>
            <w:rFonts w:cstheme="minorHAnsi"/>
            <w:b/>
            <w:bCs/>
            <w:sz w:val="24"/>
            <w:szCs w:val="24"/>
            <w:highlight w:val="yellow"/>
          </w:rPr>
          <w:delText>on</w:delText>
        </w:r>
      </w:del>
      <w:r w:rsidRPr="003A5F4F">
        <w:rPr>
          <w:rFonts w:cstheme="minorHAnsi"/>
          <w:b/>
          <w:bCs/>
          <w:sz w:val="24"/>
          <w:szCs w:val="24"/>
          <w:highlight w:val="yellow"/>
        </w:rPr>
        <w:t xml:space="preserve"> </w:t>
      </w:r>
      <w:del w:id="1342" w:author="david goldhar" w:date="2019-02-28T15:38:00Z">
        <w:r w:rsidRPr="003A5F4F" w:rsidDel="00826EAE">
          <w:rPr>
            <w:rFonts w:cstheme="minorHAnsi"/>
            <w:b/>
            <w:bCs/>
            <w:sz w:val="24"/>
            <w:szCs w:val="24"/>
            <w:highlight w:val="yellow"/>
          </w:rPr>
          <w:delText xml:space="preserve">of </w:delText>
        </w:r>
      </w:del>
      <w:ins w:id="1343" w:author="david goldhar" w:date="2019-02-28T15:37:00Z">
        <w:r w:rsidR="002F38E7">
          <w:rPr>
            <w:rFonts w:cstheme="minorHAnsi"/>
            <w:b/>
            <w:bCs/>
            <w:sz w:val="24"/>
            <w:szCs w:val="24"/>
            <w:highlight w:val="yellow"/>
            <w:lang w:val="en-US"/>
          </w:rPr>
          <w:t xml:space="preserve">a </w:t>
        </w:r>
      </w:ins>
      <w:r w:rsidRPr="003A5F4F">
        <w:rPr>
          <w:rFonts w:cstheme="minorHAnsi"/>
          <w:b/>
          <w:bCs/>
          <w:sz w:val="24"/>
          <w:szCs w:val="24"/>
          <w:highlight w:val="yellow"/>
        </w:rPr>
        <w:t>physical bypass of the gateway</w:t>
      </w:r>
      <w:ins w:id="1344" w:author="david goldhar" w:date="2019-02-28T15:39:00Z">
        <w:r w:rsidR="00580082">
          <w:rPr>
            <w:rFonts w:cstheme="minorHAnsi"/>
            <w:b/>
            <w:bCs/>
            <w:sz w:val="24"/>
            <w:szCs w:val="24"/>
            <w:highlight w:val="yellow"/>
            <w:lang w:val="en-US"/>
          </w:rPr>
          <w:t>,</w:t>
        </w:r>
      </w:ins>
      <w:r w:rsidRPr="003A5F4F">
        <w:rPr>
          <w:rFonts w:cstheme="minorHAnsi"/>
          <w:b/>
          <w:bCs/>
          <w:sz w:val="24"/>
          <w:szCs w:val="24"/>
          <w:highlight w:val="yellow"/>
        </w:rPr>
        <w:t xml:space="preserve"> unless </w:t>
      </w:r>
      <w:ins w:id="1345" w:author="david goldhar" w:date="2019-02-28T15:39:00Z">
        <w:r w:rsidR="00580082">
          <w:rPr>
            <w:rFonts w:cstheme="minorHAnsi"/>
            <w:b/>
            <w:bCs/>
            <w:sz w:val="24"/>
            <w:szCs w:val="24"/>
            <w:highlight w:val="yellow"/>
            <w:lang w:val="en-US"/>
          </w:rPr>
          <w:t xml:space="preserve">the </w:t>
        </w:r>
      </w:ins>
      <w:r w:rsidRPr="003A5F4F">
        <w:rPr>
          <w:rFonts w:cstheme="minorHAnsi"/>
          <w:b/>
          <w:bCs/>
          <w:sz w:val="24"/>
          <w:szCs w:val="24"/>
          <w:highlight w:val="yellow"/>
        </w:rPr>
        <w:t xml:space="preserve">logical reconfiguration to detective mode </w:t>
      </w:r>
      <w:ins w:id="1346" w:author="david goldhar" w:date="2019-02-28T15:39:00Z">
        <w:r w:rsidR="00580082">
          <w:rPr>
            <w:rFonts w:cstheme="minorHAnsi"/>
            <w:b/>
            <w:bCs/>
            <w:sz w:val="24"/>
            <w:szCs w:val="24"/>
            <w:highlight w:val="yellow"/>
            <w:lang w:val="en-US"/>
          </w:rPr>
          <w:t xml:space="preserve">cannot practically be done quickly </w:t>
        </w:r>
      </w:ins>
      <w:del w:id="1347" w:author="david goldhar" w:date="2019-02-28T15:39:00Z">
        <w:r w:rsidRPr="003A5F4F" w:rsidDel="00580082">
          <w:rPr>
            <w:rFonts w:cstheme="minorHAnsi"/>
            <w:b/>
            <w:bCs/>
            <w:sz w:val="24"/>
            <w:szCs w:val="24"/>
            <w:highlight w:val="yellow"/>
          </w:rPr>
          <w:delText xml:space="preserve">is not feasible swiftly </w:delText>
        </w:r>
      </w:del>
      <w:r w:rsidRPr="003A5F4F">
        <w:rPr>
          <w:rFonts w:cstheme="minorHAnsi"/>
          <w:b/>
          <w:bCs/>
          <w:sz w:val="24"/>
          <w:szCs w:val="24"/>
          <w:highlight w:val="yellow"/>
        </w:rPr>
        <w:t xml:space="preserve">enough to prevent </w:t>
      </w:r>
      <w:del w:id="1348" w:author="david goldhar" w:date="2019-02-28T15:39:00Z">
        <w:r w:rsidRPr="003A5F4F" w:rsidDel="00580082">
          <w:rPr>
            <w:rFonts w:cstheme="minorHAnsi"/>
            <w:b/>
            <w:bCs/>
            <w:sz w:val="24"/>
            <w:szCs w:val="24"/>
            <w:highlight w:val="yellow"/>
          </w:rPr>
          <w:delText xml:space="preserve">any kind of </w:delText>
        </w:r>
      </w:del>
      <w:r w:rsidRPr="003A5F4F">
        <w:rPr>
          <w:rFonts w:cstheme="minorHAnsi"/>
          <w:b/>
          <w:bCs/>
          <w:sz w:val="24"/>
          <w:szCs w:val="24"/>
          <w:highlight w:val="yellow"/>
        </w:rPr>
        <w:t>damage</w:t>
      </w:r>
      <w:ins w:id="1349" w:author="david goldhar" w:date="2019-02-28T15:40:00Z">
        <w:r w:rsidR="00580082">
          <w:rPr>
            <w:rFonts w:cstheme="minorHAnsi"/>
            <w:b/>
            <w:bCs/>
            <w:sz w:val="24"/>
            <w:szCs w:val="24"/>
            <w:highlight w:val="yellow"/>
            <w:lang w:val="en-US"/>
          </w:rPr>
          <w:t xml:space="preserve">, </w:t>
        </w:r>
      </w:ins>
      <w:del w:id="1350" w:author="david goldhar" w:date="2019-02-28T15:40:00Z">
        <w:r w:rsidRPr="003A5F4F" w:rsidDel="00580082">
          <w:rPr>
            <w:rFonts w:cstheme="minorHAnsi"/>
            <w:b/>
            <w:bCs/>
            <w:sz w:val="24"/>
            <w:szCs w:val="24"/>
            <w:highlight w:val="yellow"/>
          </w:rPr>
          <w:delText xml:space="preserve"> or </w:delText>
        </w:r>
      </w:del>
      <w:r w:rsidRPr="003A5F4F">
        <w:rPr>
          <w:rFonts w:cstheme="minorHAnsi"/>
          <w:b/>
          <w:bCs/>
          <w:sz w:val="24"/>
          <w:szCs w:val="24"/>
          <w:highlight w:val="yellow"/>
        </w:rPr>
        <w:t xml:space="preserve">loss </w:t>
      </w:r>
      <w:del w:id="1351" w:author="david goldhar" w:date="2019-02-28T15:39:00Z">
        <w:r w:rsidRPr="003A5F4F" w:rsidDel="00580082">
          <w:rPr>
            <w:rFonts w:cstheme="minorHAnsi"/>
            <w:b/>
            <w:bCs/>
            <w:sz w:val="24"/>
            <w:szCs w:val="24"/>
            <w:highlight w:val="yellow"/>
          </w:rPr>
          <w:delText>to</w:delText>
        </w:r>
      </w:del>
      <w:del w:id="1352" w:author="david goldhar" w:date="2019-02-28T15:40:00Z">
        <w:r w:rsidRPr="003A5F4F" w:rsidDel="00580082">
          <w:rPr>
            <w:rFonts w:cstheme="minorHAnsi"/>
            <w:b/>
            <w:bCs/>
            <w:sz w:val="24"/>
            <w:szCs w:val="24"/>
            <w:highlight w:val="yellow"/>
          </w:rPr>
          <w:delText xml:space="preserve"> safety or </w:delText>
        </w:r>
      </w:del>
      <w:r w:rsidRPr="003A5F4F">
        <w:rPr>
          <w:rFonts w:cstheme="minorHAnsi"/>
          <w:b/>
          <w:bCs/>
          <w:sz w:val="24"/>
          <w:szCs w:val="24"/>
          <w:highlight w:val="yellow"/>
        </w:rPr>
        <w:t>productivity</w:t>
      </w:r>
      <w:ins w:id="1353" w:author="david goldhar" w:date="2019-02-28T15:40:00Z">
        <w:r w:rsidR="00580082">
          <w:rPr>
            <w:rFonts w:cstheme="minorHAnsi"/>
            <w:b/>
            <w:bCs/>
            <w:sz w:val="24"/>
            <w:szCs w:val="24"/>
            <w:highlight w:val="yellow"/>
            <w:lang w:val="en-US"/>
          </w:rPr>
          <w:t>, or safety issues</w:t>
        </w:r>
      </w:ins>
      <w:r w:rsidRPr="003A5F4F">
        <w:rPr>
          <w:rFonts w:cstheme="minorHAnsi"/>
          <w:b/>
          <w:bCs/>
          <w:sz w:val="24"/>
          <w:szCs w:val="24"/>
          <w:highlight w:val="yellow"/>
        </w:rPr>
        <w:t>.</w:t>
      </w:r>
      <w:r w:rsidRPr="002B5294">
        <w:rPr>
          <w:rFonts w:cstheme="minorHAnsi"/>
          <w:b/>
          <w:bCs/>
          <w:sz w:val="24"/>
          <w:szCs w:val="24"/>
        </w:rPr>
        <w:t xml:space="preserve"> </w:t>
      </w:r>
    </w:p>
    <w:p w14:paraId="259BC14C" w14:textId="059FDEEF" w:rsidR="00CA30DE" w:rsidRDefault="00CA30DE" w:rsidP="00CA30DE">
      <w:pPr>
        <w:rPr>
          <w:rFonts w:cstheme="minorHAnsi"/>
          <w:sz w:val="24"/>
          <w:szCs w:val="24"/>
        </w:rPr>
      </w:pPr>
      <w:r>
        <w:rPr>
          <w:rFonts w:cstheme="minorHAnsi"/>
          <w:sz w:val="24"/>
          <w:szCs w:val="24"/>
        </w:rPr>
        <w:t>The risk</w:t>
      </w:r>
      <w:del w:id="1354" w:author="david goldhar" w:date="2019-02-28T15:41:00Z">
        <w:r w:rsidDel="00580082">
          <w:rPr>
            <w:rFonts w:cstheme="minorHAnsi"/>
            <w:sz w:val="24"/>
            <w:szCs w:val="24"/>
          </w:rPr>
          <w:delText>s</w:delText>
        </w:r>
      </w:del>
      <w:r>
        <w:rPr>
          <w:rFonts w:cstheme="minorHAnsi"/>
          <w:sz w:val="24"/>
          <w:szCs w:val="24"/>
        </w:rPr>
        <w:t xml:space="preserve"> </w:t>
      </w:r>
      <w:ins w:id="1355" w:author="david goldhar" w:date="2019-02-28T15:41:00Z">
        <w:r w:rsidR="00580082">
          <w:rPr>
            <w:rFonts w:cstheme="minorHAnsi"/>
            <w:sz w:val="24"/>
            <w:szCs w:val="24"/>
            <w:lang w:val="en-US"/>
          </w:rPr>
          <w:t xml:space="preserve">of a </w:t>
        </w:r>
      </w:ins>
      <w:del w:id="1356" w:author="david goldhar" w:date="2019-02-28T15:41:00Z">
        <w:r w:rsidDel="00580082">
          <w:rPr>
            <w:rFonts w:cstheme="minorHAnsi"/>
            <w:sz w:val="24"/>
            <w:szCs w:val="24"/>
          </w:rPr>
          <w:delText xml:space="preserve">in making a </w:delText>
        </w:r>
      </w:del>
      <w:r>
        <w:rPr>
          <w:rFonts w:cstheme="minorHAnsi"/>
          <w:sz w:val="24"/>
          <w:szCs w:val="24"/>
        </w:rPr>
        <w:t xml:space="preserve">physical bypass </w:t>
      </w:r>
      <w:del w:id="1357" w:author="david goldhar" w:date="2019-02-28T15:43:00Z">
        <w:r w:rsidDel="00580082">
          <w:rPr>
            <w:rFonts w:cstheme="minorHAnsi"/>
            <w:sz w:val="24"/>
            <w:szCs w:val="24"/>
          </w:rPr>
          <w:delText xml:space="preserve">are </w:delText>
        </w:r>
      </w:del>
      <w:ins w:id="1358" w:author="david goldhar" w:date="2019-02-28T15:43:00Z">
        <w:r w:rsidR="00580082">
          <w:rPr>
            <w:rFonts w:cstheme="minorHAnsi"/>
            <w:sz w:val="24"/>
            <w:szCs w:val="24"/>
            <w:lang w:val="en-US"/>
          </w:rPr>
          <w:t xml:space="preserve">is </w:t>
        </w:r>
      </w:ins>
      <w:ins w:id="1359" w:author="david goldhar" w:date="2019-02-28T15:41:00Z">
        <w:r w:rsidR="00580082">
          <w:rPr>
            <w:rFonts w:cstheme="minorHAnsi"/>
            <w:sz w:val="24"/>
            <w:szCs w:val="24"/>
            <w:lang w:val="en-US"/>
          </w:rPr>
          <w:t xml:space="preserve">the creation of </w:t>
        </w:r>
      </w:ins>
      <w:del w:id="1360" w:author="david goldhar" w:date="2019-02-28T15:41:00Z">
        <w:r w:rsidDel="00580082">
          <w:rPr>
            <w:rFonts w:cstheme="minorHAnsi"/>
            <w:sz w:val="24"/>
            <w:szCs w:val="24"/>
          </w:rPr>
          <w:delText xml:space="preserve">creating </w:delText>
        </w:r>
      </w:del>
      <w:r>
        <w:rPr>
          <w:rFonts w:cstheme="minorHAnsi"/>
          <w:sz w:val="24"/>
          <w:szCs w:val="24"/>
        </w:rPr>
        <w:t>an attack vector without visibility or control</w:t>
      </w:r>
      <w:ins w:id="1361" w:author="david goldhar" w:date="2019-02-28T15:41:00Z">
        <w:r w:rsidR="00580082">
          <w:rPr>
            <w:rFonts w:cstheme="minorHAnsi"/>
            <w:sz w:val="24"/>
            <w:szCs w:val="24"/>
            <w:lang w:val="en-US"/>
          </w:rPr>
          <w:t>,</w:t>
        </w:r>
      </w:ins>
      <w:r>
        <w:rPr>
          <w:rFonts w:cstheme="minorHAnsi"/>
          <w:sz w:val="24"/>
          <w:szCs w:val="24"/>
        </w:rPr>
        <w:t xml:space="preserve"> and </w:t>
      </w:r>
      <w:ins w:id="1362" w:author="david goldhar" w:date="2019-02-28T15:42:00Z">
        <w:r w:rsidR="00580082">
          <w:rPr>
            <w:rFonts w:cstheme="minorHAnsi"/>
            <w:sz w:val="24"/>
            <w:szCs w:val="24"/>
            <w:lang w:val="en-US"/>
          </w:rPr>
          <w:t xml:space="preserve">the </w:t>
        </w:r>
      </w:ins>
      <w:del w:id="1363" w:author="david goldhar" w:date="2019-02-28T15:43:00Z">
        <w:r w:rsidDel="00580082">
          <w:rPr>
            <w:rFonts w:cstheme="minorHAnsi"/>
            <w:sz w:val="24"/>
            <w:szCs w:val="24"/>
          </w:rPr>
          <w:delText>generat</w:delText>
        </w:r>
      </w:del>
      <w:del w:id="1364" w:author="david goldhar" w:date="2019-02-28T15:41:00Z">
        <w:r w:rsidDel="00580082">
          <w:rPr>
            <w:rFonts w:cstheme="minorHAnsi"/>
            <w:sz w:val="24"/>
            <w:szCs w:val="24"/>
          </w:rPr>
          <w:delText>ing</w:delText>
        </w:r>
      </w:del>
      <w:del w:id="1365" w:author="david goldhar" w:date="2019-02-28T15:43:00Z">
        <w:r w:rsidDel="00580082">
          <w:rPr>
            <w:rFonts w:cstheme="minorHAnsi"/>
            <w:sz w:val="24"/>
            <w:szCs w:val="24"/>
          </w:rPr>
          <w:delText xml:space="preserve"> </w:delText>
        </w:r>
      </w:del>
      <w:ins w:id="1366" w:author="david goldhar" w:date="2019-02-28T15:43:00Z">
        <w:r w:rsidR="00580082">
          <w:rPr>
            <w:rFonts w:cstheme="minorHAnsi"/>
            <w:sz w:val="24"/>
            <w:szCs w:val="24"/>
            <w:lang w:val="en-US"/>
          </w:rPr>
          <w:t xml:space="preserve">creation </w:t>
        </w:r>
      </w:ins>
      <w:ins w:id="1367" w:author="david goldhar" w:date="2019-02-28T15:42:00Z">
        <w:r w:rsidR="00580082">
          <w:rPr>
            <w:rFonts w:cstheme="minorHAnsi"/>
            <w:sz w:val="24"/>
            <w:szCs w:val="24"/>
            <w:lang w:val="en-US"/>
          </w:rPr>
          <w:t xml:space="preserve">of </w:t>
        </w:r>
      </w:ins>
      <w:r>
        <w:rPr>
          <w:rFonts w:cstheme="minorHAnsi"/>
          <w:sz w:val="24"/>
          <w:szCs w:val="24"/>
        </w:rPr>
        <w:t xml:space="preserve">a </w:t>
      </w:r>
      <w:del w:id="1368" w:author="david goldhar" w:date="2019-02-28T15:42:00Z">
        <w:r w:rsidDel="00580082">
          <w:rPr>
            <w:rFonts w:cstheme="minorHAnsi"/>
            <w:sz w:val="24"/>
            <w:szCs w:val="24"/>
          </w:rPr>
          <w:delText xml:space="preserve">hard to revert </w:delText>
        </w:r>
      </w:del>
      <w:r>
        <w:rPr>
          <w:rFonts w:cstheme="minorHAnsi"/>
          <w:sz w:val="24"/>
          <w:szCs w:val="24"/>
        </w:rPr>
        <w:t xml:space="preserve">process </w:t>
      </w:r>
      <w:ins w:id="1369" w:author="david goldhar" w:date="2019-02-28T15:42:00Z">
        <w:r w:rsidR="00580082">
          <w:rPr>
            <w:rFonts w:cstheme="minorHAnsi"/>
            <w:sz w:val="24"/>
            <w:szCs w:val="24"/>
            <w:lang w:val="en-US"/>
          </w:rPr>
          <w:t xml:space="preserve">that is hard to revert, </w:t>
        </w:r>
      </w:ins>
      <w:del w:id="1370" w:author="david goldhar" w:date="2019-02-28T15:42:00Z">
        <w:r w:rsidDel="00580082">
          <w:rPr>
            <w:rFonts w:cstheme="minorHAnsi"/>
            <w:sz w:val="24"/>
            <w:szCs w:val="24"/>
          </w:rPr>
          <w:delText xml:space="preserve">due to </w:delText>
        </w:r>
      </w:del>
      <w:ins w:id="1371" w:author="david goldhar" w:date="2019-02-28T15:42:00Z">
        <w:r w:rsidR="00580082">
          <w:rPr>
            <w:rFonts w:cstheme="minorHAnsi"/>
            <w:sz w:val="24"/>
            <w:szCs w:val="24"/>
            <w:lang w:val="en-US"/>
          </w:rPr>
          <w:t xml:space="preserve">for </w:t>
        </w:r>
      </w:ins>
      <w:r>
        <w:rPr>
          <w:rFonts w:cstheme="minorHAnsi"/>
          <w:sz w:val="24"/>
          <w:szCs w:val="24"/>
        </w:rPr>
        <w:t>fear of causing the same fault</w:t>
      </w:r>
      <w:ins w:id="1372" w:author="david goldhar" w:date="2019-02-28T15:43:00Z">
        <w:r w:rsidR="00580082">
          <w:rPr>
            <w:rFonts w:cstheme="minorHAnsi"/>
            <w:sz w:val="24"/>
            <w:szCs w:val="24"/>
            <w:lang w:val="en-US"/>
          </w:rPr>
          <w:t>,</w:t>
        </w:r>
      </w:ins>
      <w:r>
        <w:rPr>
          <w:rFonts w:cstheme="minorHAnsi"/>
          <w:sz w:val="24"/>
          <w:szCs w:val="24"/>
        </w:rPr>
        <w:t xml:space="preserve"> without performing a laborious root cause analysis.</w:t>
      </w:r>
    </w:p>
    <w:p w14:paraId="63535534" w14:textId="336DDDC8" w:rsidR="00CA30DE" w:rsidRPr="006A7A25" w:rsidRDefault="00CA30DE" w:rsidP="00CA30DE">
      <w:pPr>
        <w:rPr>
          <w:rFonts w:cstheme="minorHAnsi"/>
          <w:sz w:val="24"/>
          <w:szCs w:val="24"/>
        </w:rPr>
      </w:pPr>
      <w:r>
        <w:rPr>
          <w:rFonts w:cstheme="minorHAnsi"/>
          <w:sz w:val="24"/>
          <w:szCs w:val="24"/>
        </w:rPr>
        <w:t xml:space="preserve">The segmentation plan should address </w:t>
      </w:r>
      <w:ins w:id="1373" w:author="david goldhar" w:date="2019-02-28T15:44:00Z">
        <w:r w:rsidR="00580082">
          <w:rPr>
            <w:rFonts w:cstheme="minorHAnsi"/>
            <w:sz w:val="24"/>
            <w:szCs w:val="24"/>
            <w:lang w:val="en-US"/>
          </w:rPr>
          <w:t xml:space="preserve">the risk of </w:t>
        </w:r>
      </w:ins>
      <w:ins w:id="1374" w:author="david goldhar" w:date="2019-02-28T15:45:00Z">
        <w:r w:rsidR="00580082">
          <w:rPr>
            <w:rFonts w:cstheme="minorHAnsi"/>
            <w:sz w:val="24"/>
            <w:szCs w:val="24"/>
            <w:lang w:val="en-US"/>
          </w:rPr>
          <w:t xml:space="preserve">such a </w:t>
        </w:r>
      </w:ins>
      <w:del w:id="1375" w:author="david goldhar" w:date="2019-02-28T15:44:00Z">
        <w:r w:rsidDel="00580082">
          <w:rPr>
            <w:rFonts w:cstheme="minorHAnsi"/>
            <w:sz w:val="24"/>
            <w:szCs w:val="24"/>
          </w:rPr>
          <w:delText xml:space="preserve">such a </w:delText>
        </w:r>
      </w:del>
      <w:r>
        <w:rPr>
          <w:rFonts w:cstheme="minorHAnsi"/>
          <w:sz w:val="24"/>
          <w:szCs w:val="24"/>
        </w:rPr>
        <w:t xml:space="preserve">process by assigning a security role </w:t>
      </w:r>
      <w:ins w:id="1376" w:author="david goldhar" w:date="2019-02-28T15:44:00Z">
        <w:r w:rsidR="00580082">
          <w:rPr>
            <w:rFonts w:cstheme="minorHAnsi"/>
            <w:sz w:val="24"/>
            <w:szCs w:val="24"/>
            <w:lang w:val="en-US"/>
          </w:rPr>
          <w:t xml:space="preserve">to </w:t>
        </w:r>
      </w:ins>
      <w:del w:id="1377" w:author="david goldhar" w:date="2019-02-28T15:44:00Z">
        <w:r w:rsidDel="00580082">
          <w:rPr>
            <w:rFonts w:cstheme="minorHAnsi"/>
            <w:sz w:val="24"/>
            <w:szCs w:val="24"/>
          </w:rPr>
          <w:delText xml:space="preserve">for </w:delText>
        </w:r>
      </w:del>
      <w:proofErr w:type="spellStart"/>
      <w:r>
        <w:rPr>
          <w:rFonts w:cstheme="minorHAnsi"/>
          <w:sz w:val="24"/>
          <w:szCs w:val="24"/>
        </w:rPr>
        <w:t>manag</w:t>
      </w:r>
      <w:proofErr w:type="spellEnd"/>
      <w:ins w:id="1378" w:author="david goldhar" w:date="2019-02-28T15:44:00Z">
        <w:r w:rsidR="00580082">
          <w:rPr>
            <w:rFonts w:cstheme="minorHAnsi"/>
            <w:sz w:val="24"/>
            <w:szCs w:val="24"/>
            <w:lang w:val="en-US"/>
          </w:rPr>
          <w:t>e</w:t>
        </w:r>
      </w:ins>
      <w:del w:id="1379" w:author="david goldhar" w:date="2019-02-28T15:44:00Z">
        <w:r w:rsidDel="00580082">
          <w:rPr>
            <w:rFonts w:cstheme="minorHAnsi"/>
            <w:sz w:val="24"/>
            <w:szCs w:val="24"/>
          </w:rPr>
          <w:delText>ing</w:delText>
        </w:r>
      </w:del>
      <w:r>
        <w:rPr>
          <w:rFonts w:cstheme="minorHAnsi"/>
          <w:sz w:val="24"/>
          <w:szCs w:val="24"/>
        </w:rPr>
        <w:t xml:space="preserve"> the return to the original prevention mode.</w:t>
      </w:r>
    </w:p>
    <w:p w14:paraId="0EF88881" w14:textId="426CE0EA" w:rsidR="00CA30DE" w:rsidRDefault="00CA30DE" w:rsidP="00580082">
      <w:pPr>
        <w:rPr>
          <w:rFonts w:cstheme="minorHAnsi"/>
          <w:sz w:val="24"/>
          <w:szCs w:val="24"/>
        </w:rPr>
        <w:pPrChange w:id="1380" w:author="david goldhar" w:date="2019-02-28T15:45:00Z">
          <w:pPr/>
        </w:pPrChange>
      </w:pPr>
      <w:r>
        <w:rPr>
          <w:rFonts w:cstheme="minorHAnsi"/>
          <w:sz w:val="24"/>
          <w:szCs w:val="24"/>
        </w:rPr>
        <w:t xml:space="preserve">If production risk analysis presents a major concern </w:t>
      </w:r>
      <w:ins w:id="1381" w:author="david goldhar" w:date="2019-02-28T15:45:00Z">
        <w:r w:rsidR="00580082">
          <w:rPr>
            <w:rFonts w:cstheme="minorHAnsi"/>
            <w:sz w:val="24"/>
            <w:szCs w:val="24"/>
            <w:lang w:val="en-US"/>
          </w:rPr>
          <w:t xml:space="preserve">that </w:t>
        </w:r>
      </w:ins>
      <w:del w:id="1382" w:author="david goldhar" w:date="2019-02-28T15:45:00Z">
        <w:r w:rsidDel="00580082">
          <w:rPr>
            <w:rFonts w:cstheme="minorHAnsi"/>
            <w:sz w:val="24"/>
            <w:szCs w:val="24"/>
          </w:rPr>
          <w:delText xml:space="preserve">of </w:delText>
        </w:r>
      </w:del>
      <w:ins w:id="1383" w:author="david goldhar" w:date="2019-02-28T15:45:00Z">
        <w:r w:rsidR="00580082">
          <w:rPr>
            <w:rFonts w:cstheme="minorHAnsi"/>
            <w:sz w:val="24"/>
            <w:szCs w:val="24"/>
            <w:lang w:val="en-US"/>
          </w:rPr>
          <w:t xml:space="preserve">a </w:t>
        </w:r>
      </w:ins>
      <w:r>
        <w:rPr>
          <w:rFonts w:cstheme="minorHAnsi"/>
          <w:sz w:val="24"/>
          <w:szCs w:val="24"/>
        </w:rPr>
        <w:t xml:space="preserve">gateway failure </w:t>
      </w:r>
      <w:ins w:id="1384" w:author="david goldhar" w:date="2019-02-28T15:45:00Z">
        <w:r w:rsidR="00580082">
          <w:rPr>
            <w:rFonts w:cstheme="minorHAnsi"/>
            <w:sz w:val="24"/>
            <w:szCs w:val="24"/>
            <w:lang w:val="en-US"/>
          </w:rPr>
          <w:t xml:space="preserve">could </w:t>
        </w:r>
      </w:ins>
      <w:r>
        <w:rPr>
          <w:rFonts w:cstheme="minorHAnsi"/>
          <w:sz w:val="24"/>
          <w:szCs w:val="24"/>
        </w:rPr>
        <w:t>block</w:t>
      </w:r>
      <w:del w:id="1385" w:author="david goldhar" w:date="2019-02-28T15:45:00Z">
        <w:r w:rsidDel="00580082">
          <w:rPr>
            <w:rFonts w:cstheme="minorHAnsi"/>
            <w:sz w:val="24"/>
            <w:szCs w:val="24"/>
          </w:rPr>
          <w:delText>ing</w:delText>
        </w:r>
      </w:del>
      <w:r>
        <w:rPr>
          <w:rFonts w:cstheme="minorHAnsi"/>
          <w:sz w:val="24"/>
          <w:szCs w:val="24"/>
        </w:rPr>
        <w:t xml:space="preserve"> legitimate traffic, we suggest a high</w:t>
      </w:r>
      <w:ins w:id="1386" w:author="david goldhar" w:date="2019-02-28T15:45:00Z">
        <w:r w:rsidR="00580082">
          <w:rPr>
            <w:rFonts w:cstheme="minorHAnsi"/>
            <w:sz w:val="24"/>
            <w:szCs w:val="24"/>
            <w:lang w:val="en-US"/>
          </w:rPr>
          <w:t>-</w:t>
        </w:r>
      </w:ins>
      <w:del w:id="1387" w:author="david goldhar" w:date="2019-02-28T15:45:00Z">
        <w:r w:rsidDel="00580082">
          <w:rPr>
            <w:rFonts w:cstheme="minorHAnsi"/>
            <w:sz w:val="24"/>
            <w:szCs w:val="24"/>
          </w:rPr>
          <w:delText xml:space="preserve"> </w:delText>
        </w:r>
      </w:del>
      <w:r>
        <w:rPr>
          <w:rFonts w:cstheme="minorHAnsi"/>
          <w:sz w:val="24"/>
          <w:szCs w:val="24"/>
        </w:rPr>
        <w:t xml:space="preserve">availability cluster design </w:t>
      </w:r>
      <w:del w:id="1388" w:author="david goldhar" w:date="2019-02-28T15:45:00Z">
        <w:r w:rsidDel="00580082">
          <w:rPr>
            <w:rFonts w:cstheme="minorHAnsi"/>
            <w:sz w:val="24"/>
            <w:szCs w:val="24"/>
          </w:rPr>
          <w:delText xml:space="preserve">of </w:delText>
        </w:r>
      </w:del>
      <w:ins w:id="1389" w:author="david goldhar" w:date="2019-02-28T15:45:00Z">
        <w:r w:rsidR="00580082">
          <w:rPr>
            <w:rFonts w:cstheme="minorHAnsi"/>
            <w:sz w:val="24"/>
            <w:szCs w:val="24"/>
            <w:lang w:val="en-US"/>
          </w:rPr>
          <w:t xml:space="preserve">for </w:t>
        </w:r>
      </w:ins>
      <w:r>
        <w:rPr>
          <w:rFonts w:cstheme="minorHAnsi"/>
          <w:sz w:val="24"/>
          <w:szCs w:val="24"/>
        </w:rPr>
        <w:t xml:space="preserve">the gateway. An example </w:t>
      </w:r>
      <w:del w:id="1390" w:author="david goldhar" w:date="2019-02-28T15:46:00Z">
        <w:r w:rsidDel="00580082">
          <w:rPr>
            <w:rFonts w:cstheme="minorHAnsi"/>
            <w:sz w:val="24"/>
            <w:szCs w:val="24"/>
          </w:rPr>
          <w:delText>of such a</w:delText>
        </w:r>
      </w:del>
      <w:del w:id="1391" w:author="david goldhar" w:date="2019-02-28T15:45:00Z">
        <w:r w:rsidDel="00580082">
          <w:rPr>
            <w:rFonts w:cstheme="minorHAnsi"/>
            <w:sz w:val="24"/>
            <w:szCs w:val="24"/>
          </w:rPr>
          <w:delText>n optional</w:delText>
        </w:r>
      </w:del>
      <w:del w:id="1392" w:author="david goldhar" w:date="2019-02-28T15:46:00Z">
        <w:r w:rsidDel="00580082">
          <w:rPr>
            <w:rFonts w:cstheme="minorHAnsi"/>
            <w:sz w:val="24"/>
            <w:szCs w:val="24"/>
          </w:rPr>
          <w:delText xml:space="preserve"> design </w:delText>
        </w:r>
      </w:del>
      <w:r>
        <w:rPr>
          <w:rFonts w:cstheme="minorHAnsi"/>
          <w:sz w:val="24"/>
          <w:szCs w:val="24"/>
        </w:rPr>
        <w:t xml:space="preserve">is </w:t>
      </w:r>
      <w:ins w:id="1393" w:author="david goldhar" w:date="2019-02-28T15:46:00Z">
        <w:r w:rsidR="00580082">
          <w:rPr>
            <w:rFonts w:cstheme="minorHAnsi"/>
            <w:sz w:val="24"/>
            <w:szCs w:val="24"/>
            <w:lang w:val="en-US"/>
          </w:rPr>
          <w:t xml:space="preserve">shown </w:t>
        </w:r>
      </w:ins>
      <w:del w:id="1394" w:author="david goldhar" w:date="2019-02-28T15:46:00Z">
        <w:r w:rsidDel="00580082">
          <w:rPr>
            <w:rFonts w:cstheme="minorHAnsi"/>
            <w:sz w:val="24"/>
            <w:szCs w:val="24"/>
          </w:rPr>
          <w:delText xml:space="preserve">depicted </w:delText>
        </w:r>
      </w:del>
      <w:r>
        <w:rPr>
          <w:rFonts w:cstheme="minorHAnsi"/>
          <w:sz w:val="24"/>
          <w:szCs w:val="24"/>
        </w:rPr>
        <w:t>in the following logical drawing</w:t>
      </w:r>
      <w:del w:id="1395" w:author="david goldhar" w:date="2019-02-28T15:46:00Z">
        <w:r w:rsidDel="00580082">
          <w:rPr>
            <w:rFonts w:cstheme="minorHAnsi"/>
            <w:sz w:val="24"/>
            <w:szCs w:val="24"/>
          </w:rPr>
          <w:delText xml:space="preserve"> figure</w:delText>
        </w:r>
      </w:del>
      <w:r>
        <w:rPr>
          <w:rFonts w:cstheme="minorHAnsi"/>
          <w:sz w:val="24"/>
          <w:szCs w:val="24"/>
        </w:rPr>
        <w:t>:</w:t>
      </w:r>
    </w:p>
    <w:p w14:paraId="6F9983D1" w14:textId="4B908EA7" w:rsidR="00CA30DE" w:rsidDel="00580082" w:rsidRDefault="00CA30DE" w:rsidP="00CA30DE">
      <w:pPr>
        <w:rPr>
          <w:del w:id="1396" w:author="david goldhar" w:date="2019-02-28T15:46:00Z"/>
          <w:rFonts w:cstheme="minorHAnsi"/>
          <w:sz w:val="24"/>
          <w:szCs w:val="24"/>
        </w:rPr>
      </w:pPr>
      <w:del w:id="1397" w:author="david goldhar" w:date="2019-02-28T15:46:00Z">
        <w:r w:rsidDel="00580082">
          <w:rPr>
            <w:rFonts w:cstheme="minorHAnsi"/>
            <w:sz w:val="24"/>
            <w:szCs w:val="24"/>
          </w:rPr>
          <w:delText xml:space="preserve">                                 </w:delText>
        </w:r>
      </w:del>
      <w:r>
        <w:rPr>
          <w:rFonts w:cstheme="minorHAnsi"/>
          <w:noProof/>
          <w:sz w:val="24"/>
          <w:szCs w:val="24"/>
        </w:rPr>
        <w:drawing>
          <wp:inline distT="0" distB="0" distL="0" distR="0" wp14:anchorId="671B1CEB" wp14:editId="16314335">
            <wp:extent cx="3236180" cy="2398438"/>
            <wp:effectExtent l="0" t="0" r="2540" b="1905"/>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50957" cy="2409390"/>
                    </a:xfrm>
                    <a:prstGeom prst="rect">
                      <a:avLst/>
                    </a:prstGeom>
                  </pic:spPr>
                </pic:pic>
              </a:graphicData>
            </a:graphic>
          </wp:inline>
        </w:drawing>
      </w:r>
    </w:p>
    <w:p w14:paraId="6F62E9A6" w14:textId="77777777" w:rsidR="00CA30DE" w:rsidRDefault="00CA30DE" w:rsidP="00580082">
      <w:pPr>
        <w:rPr>
          <w:rFonts w:cstheme="minorHAnsi"/>
          <w:sz w:val="24"/>
          <w:szCs w:val="24"/>
        </w:rPr>
        <w:pPrChange w:id="1398" w:author="david goldhar" w:date="2019-02-28T15:46:00Z">
          <w:pPr/>
        </w:pPrChange>
      </w:pPr>
      <w:del w:id="1399" w:author="david goldhar" w:date="2019-02-28T15:47:00Z">
        <w:r w:rsidDel="00580082">
          <w:rPr>
            <w:rFonts w:cstheme="minorHAnsi"/>
            <w:sz w:val="24"/>
            <w:szCs w:val="24"/>
          </w:rPr>
          <w:delText xml:space="preserve">                                 </w:delText>
        </w:r>
      </w:del>
    </w:p>
    <w:p w14:paraId="40AA87E8" w14:textId="675B1CD5" w:rsidR="00CA30DE" w:rsidRPr="002B5294" w:rsidRDefault="00580082" w:rsidP="009956E1">
      <w:pPr>
        <w:pStyle w:val="ListParagraph"/>
        <w:numPr>
          <w:ilvl w:val="0"/>
          <w:numId w:val="19"/>
        </w:numPr>
        <w:rPr>
          <w:rFonts w:cstheme="minorHAnsi"/>
          <w:sz w:val="24"/>
          <w:szCs w:val="24"/>
        </w:rPr>
      </w:pPr>
      <w:r w:rsidRPr="002B5294">
        <w:rPr>
          <w:rFonts w:cstheme="minorHAnsi"/>
          <w:sz w:val="24"/>
          <w:szCs w:val="24"/>
        </w:rPr>
        <w:t xml:space="preserve">Segmentation </w:t>
      </w:r>
      <w:r w:rsidR="00CA30DE" w:rsidRPr="002B5294">
        <w:rPr>
          <w:rFonts w:cstheme="minorHAnsi"/>
          <w:sz w:val="24"/>
          <w:szCs w:val="24"/>
        </w:rPr>
        <w:t>for non-production level network traffic</w:t>
      </w:r>
      <w:ins w:id="1400" w:author="david goldhar" w:date="2019-02-28T15:47:00Z">
        <w:r>
          <w:rPr>
            <w:rFonts w:cstheme="minorHAnsi"/>
            <w:sz w:val="24"/>
            <w:szCs w:val="24"/>
          </w:rPr>
          <w:t>.</w:t>
        </w:r>
      </w:ins>
    </w:p>
    <w:p w14:paraId="692C99D5" w14:textId="2A86AA79" w:rsidR="00CA30DE" w:rsidRDefault="00CA30DE" w:rsidP="00CA30DE">
      <w:pPr>
        <w:rPr>
          <w:rFonts w:cstheme="minorHAnsi"/>
          <w:sz w:val="24"/>
          <w:szCs w:val="24"/>
        </w:rPr>
      </w:pPr>
      <w:r>
        <w:rPr>
          <w:rFonts w:cstheme="minorHAnsi"/>
          <w:sz w:val="24"/>
          <w:szCs w:val="24"/>
        </w:rPr>
        <w:t>Security in “pure” IT network</w:t>
      </w:r>
      <w:ins w:id="1401" w:author="david goldhar" w:date="2019-02-28T15:47:00Z">
        <w:r w:rsidR="00580082">
          <w:rPr>
            <w:rFonts w:cstheme="minorHAnsi"/>
            <w:sz w:val="24"/>
            <w:szCs w:val="24"/>
            <w:lang w:val="en-US"/>
          </w:rPr>
          <w:t>s</w:t>
        </w:r>
      </w:ins>
      <w:r>
        <w:rPr>
          <w:rFonts w:cstheme="minorHAnsi"/>
          <w:sz w:val="24"/>
          <w:szCs w:val="24"/>
        </w:rPr>
        <w:t xml:space="preserve"> has some key differences </w:t>
      </w:r>
      <w:del w:id="1402" w:author="david goldhar" w:date="2019-02-28T15:47:00Z">
        <w:r w:rsidDel="00580082">
          <w:rPr>
            <w:rFonts w:cstheme="minorHAnsi"/>
            <w:sz w:val="24"/>
            <w:szCs w:val="24"/>
          </w:rPr>
          <w:delText xml:space="preserve">than </w:delText>
        </w:r>
      </w:del>
      <w:ins w:id="1403" w:author="david goldhar" w:date="2019-02-28T15:47:00Z">
        <w:r w:rsidR="00580082">
          <w:rPr>
            <w:rFonts w:cstheme="minorHAnsi"/>
            <w:sz w:val="24"/>
            <w:szCs w:val="24"/>
            <w:lang w:val="en-US"/>
          </w:rPr>
          <w:t xml:space="preserve">from </w:t>
        </w:r>
      </w:ins>
      <w:r>
        <w:rPr>
          <w:rFonts w:cstheme="minorHAnsi"/>
          <w:sz w:val="24"/>
          <w:szCs w:val="24"/>
        </w:rPr>
        <w:t xml:space="preserve">OT networks: </w:t>
      </w:r>
      <w:ins w:id="1404" w:author="david goldhar" w:date="2019-02-28T15:48:00Z">
        <w:r w:rsidR="00580082">
          <w:rPr>
            <w:rFonts w:cstheme="minorHAnsi"/>
            <w:sz w:val="24"/>
            <w:szCs w:val="24"/>
            <w:lang w:val="en-US"/>
          </w:rPr>
          <w:t xml:space="preserve">it is </w:t>
        </w:r>
      </w:ins>
      <w:r>
        <w:rPr>
          <w:rFonts w:cstheme="minorHAnsi"/>
          <w:sz w:val="24"/>
          <w:szCs w:val="24"/>
        </w:rPr>
        <w:t xml:space="preserve">easier </w:t>
      </w:r>
      <w:ins w:id="1405" w:author="david goldhar" w:date="2019-02-28T15:48:00Z">
        <w:r w:rsidR="00580082">
          <w:rPr>
            <w:rFonts w:cstheme="minorHAnsi"/>
            <w:sz w:val="24"/>
            <w:szCs w:val="24"/>
            <w:lang w:val="en-US"/>
          </w:rPr>
          <w:t xml:space="preserve">to </w:t>
        </w:r>
      </w:ins>
      <w:r>
        <w:rPr>
          <w:rFonts w:cstheme="minorHAnsi"/>
          <w:sz w:val="24"/>
          <w:szCs w:val="24"/>
        </w:rPr>
        <w:t>deploy</w:t>
      </w:r>
      <w:del w:id="1406" w:author="david goldhar" w:date="2019-02-28T15:48:00Z">
        <w:r w:rsidDel="00580082">
          <w:rPr>
            <w:rFonts w:cstheme="minorHAnsi"/>
            <w:sz w:val="24"/>
            <w:szCs w:val="24"/>
          </w:rPr>
          <w:delText>ment</w:delText>
        </w:r>
      </w:del>
      <w:r>
        <w:rPr>
          <w:rFonts w:cstheme="minorHAnsi"/>
          <w:sz w:val="24"/>
          <w:szCs w:val="24"/>
        </w:rPr>
        <w:t xml:space="preserve"> </w:t>
      </w:r>
      <w:del w:id="1407" w:author="david goldhar" w:date="2019-02-28T15:48:00Z">
        <w:r w:rsidDel="00580082">
          <w:rPr>
            <w:rFonts w:cstheme="minorHAnsi"/>
            <w:sz w:val="24"/>
            <w:szCs w:val="24"/>
          </w:rPr>
          <w:delText xml:space="preserve">of </w:delText>
        </w:r>
      </w:del>
      <w:r>
        <w:rPr>
          <w:rFonts w:cstheme="minorHAnsi"/>
          <w:sz w:val="24"/>
          <w:szCs w:val="24"/>
        </w:rPr>
        <w:t>additional security layers</w:t>
      </w:r>
      <w:ins w:id="1408" w:author="david goldhar" w:date="2019-02-28T15:48:00Z">
        <w:r w:rsidR="00580082">
          <w:rPr>
            <w:rFonts w:cstheme="minorHAnsi"/>
            <w:sz w:val="24"/>
            <w:szCs w:val="24"/>
            <w:lang w:val="en-US"/>
          </w:rPr>
          <w:t xml:space="preserve"> on them</w:t>
        </w:r>
      </w:ins>
      <w:r>
        <w:rPr>
          <w:rFonts w:cstheme="minorHAnsi"/>
          <w:sz w:val="24"/>
          <w:szCs w:val="24"/>
        </w:rPr>
        <w:t xml:space="preserve">, </w:t>
      </w:r>
      <w:ins w:id="1409" w:author="david goldhar" w:date="2019-02-28T15:48:00Z">
        <w:r w:rsidR="00580082">
          <w:rPr>
            <w:rFonts w:cstheme="minorHAnsi"/>
            <w:sz w:val="24"/>
            <w:szCs w:val="24"/>
            <w:lang w:val="en-US"/>
          </w:rPr>
          <w:t xml:space="preserve">they are </w:t>
        </w:r>
      </w:ins>
      <w:r>
        <w:rPr>
          <w:rFonts w:cstheme="minorHAnsi"/>
          <w:sz w:val="24"/>
          <w:szCs w:val="24"/>
        </w:rPr>
        <w:t xml:space="preserve">more </w:t>
      </w:r>
      <w:proofErr w:type="spellStart"/>
      <w:r>
        <w:rPr>
          <w:rFonts w:cstheme="minorHAnsi"/>
          <w:sz w:val="24"/>
          <w:szCs w:val="24"/>
        </w:rPr>
        <w:t>flexib</w:t>
      </w:r>
      <w:del w:id="1410" w:author="david goldhar" w:date="2019-02-28T15:48:00Z">
        <w:r w:rsidDel="00580082">
          <w:rPr>
            <w:rFonts w:cstheme="minorHAnsi"/>
            <w:sz w:val="24"/>
            <w:szCs w:val="24"/>
          </w:rPr>
          <w:delText>i</w:delText>
        </w:r>
      </w:del>
      <w:r>
        <w:rPr>
          <w:rFonts w:cstheme="minorHAnsi"/>
          <w:sz w:val="24"/>
          <w:szCs w:val="24"/>
        </w:rPr>
        <w:t>l</w:t>
      </w:r>
      <w:proofErr w:type="spellEnd"/>
      <w:ins w:id="1411" w:author="david goldhar" w:date="2019-02-28T15:48:00Z">
        <w:r w:rsidR="00580082">
          <w:rPr>
            <w:rFonts w:cstheme="minorHAnsi"/>
            <w:sz w:val="24"/>
            <w:szCs w:val="24"/>
            <w:lang w:val="en-US"/>
          </w:rPr>
          <w:t>e</w:t>
        </w:r>
      </w:ins>
      <w:del w:id="1412" w:author="david goldhar" w:date="2019-02-28T15:48:00Z">
        <w:r w:rsidDel="00580082">
          <w:rPr>
            <w:rFonts w:cstheme="minorHAnsi"/>
            <w:sz w:val="24"/>
            <w:szCs w:val="24"/>
          </w:rPr>
          <w:delText>ity</w:delText>
        </w:r>
      </w:del>
      <w:r>
        <w:rPr>
          <w:rFonts w:cstheme="minorHAnsi"/>
          <w:sz w:val="24"/>
          <w:szCs w:val="24"/>
        </w:rPr>
        <w:t xml:space="preserve"> </w:t>
      </w:r>
      <w:ins w:id="1413" w:author="david goldhar" w:date="2019-02-28T15:50:00Z">
        <w:r w:rsidR="00FB6024">
          <w:rPr>
            <w:rFonts w:cstheme="minorHAnsi"/>
            <w:sz w:val="24"/>
            <w:szCs w:val="24"/>
            <w:lang w:val="en-US"/>
          </w:rPr>
          <w:t xml:space="preserve">for </w:t>
        </w:r>
      </w:ins>
      <w:del w:id="1414" w:author="david goldhar" w:date="2019-02-28T15:50:00Z">
        <w:r w:rsidDel="00FB6024">
          <w:rPr>
            <w:rFonts w:cstheme="minorHAnsi"/>
            <w:sz w:val="24"/>
            <w:szCs w:val="24"/>
          </w:rPr>
          <w:delText xml:space="preserve">to </w:delText>
        </w:r>
      </w:del>
      <w:proofErr w:type="spellStart"/>
      <w:r>
        <w:rPr>
          <w:rFonts w:cstheme="minorHAnsi"/>
          <w:sz w:val="24"/>
          <w:szCs w:val="24"/>
        </w:rPr>
        <w:t>enforc</w:t>
      </w:r>
      <w:ins w:id="1415" w:author="david goldhar" w:date="2019-02-28T15:50:00Z">
        <w:r w:rsidR="00FB6024">
          <w:rPr>
            <w:rFonts w:cstheme="minorHAnsi"/>
            <w:sz w:val="24"/>
            <w:szCs w:val="24"/>
            <w:lang w:val="en-US"/>
          </w:rPr>
          <w:t>ing</w:t>
        </w:r>
      </w:ins>
      <w:proofErr w:type="spellEnd"/>
      <w:del w:id="1416" w:author="david goldhar" w:date="2019-02-28T15:50:00Z">
        <w:r w:rsidDel="00FB6024">
          <w:rPr>
            <w:rFonts w:cstheme="minorHAnsi"/>
            <w:sz w:val="24"/>
            <w:szCs w:val="24"/>
          </w:rPr>
          <w:delText xml:space="preserve">e </w:delText>
        </w:r>
      </w:del>
      <w:ins w:id="1417" w:author="david goldhar" w:date="2019-02-28T15:50:00Z">
        <w:r w:rsidR="00FB6024">
          <w:rPr>
            <w:rFonts w:cstheme="minorHAnsi"/>
            <w:sz w:val="24"/>
            <w:szCs w:val="24"/>
            <w:lang w:val="en-US"/>
          </w:rPr>
          <w:t xml:space="preserve"> </w:t>
        </w:r>
      </w:ins>
      <w:r>
        <w:rPr>
          <w:rFonts w:cstheme="minorHAnsi"/>
          <w:sz w:val="24"/>
          <w:szCs w:val="24"/>
        </w:rPr>
        <w:t xml:space="preserve">prevention </w:t>
      </w:r>
      <w:proofErr w:type="spellStart"/>
      <w:r>
        <w:rPr>
          <w:rFonts w:cstheme="minorHAnsi"/>
          <w:sz w:val="24"/>
          <w:szCs w:val="24"/>
        </w:rPr>
        <w:t>polic</w:t>
      </w:r>
      <w:ins w:id="1418" w:author="david goldhar" w:date="2019-02-28T15:50:00Z">
        <w:r w:rsidR="00FB6024">
          <w:rPr>
            <w:rFonts w:cstheme="minorHAnsi"/>
            <w:sz w:val="24"/>
            <w:szCs w:val="24"/>
            <w:lang w:val="en-US"/>
          </w:rPr>
          <w:t>ies</w:t>
        </w:r>
      </w:ins>
      <w:proofErr w:type="spellEnd"/>
      <w:del w:id="1419" w:author="david goldhar" w:date="2019-02-28T15:50:00Z">
        <w:r w:rsidDel="00FB6024">
          <w:rPr>
            <w:rFonts w:cstheme="minorHAnsi"/>
            <w:sz w:val="24"/>
            <w:szCs w:val="24"/>
          </w:rPr>
          <w:delText>y</w:delText>
        </w:r>
      </w:del>
      <w:ins w:id="1420" w:author="david goldhar" w:date="2019-02-28T15:48:00Z">
        <w:r w:rsidR="00580082">
          <w:rPr>
            <w:rFonts w:cstheme="minorHAnsi"/>
            <w:sz w:val="24"/>
            <w:szCs w:val="24"/>
            <w:lang w:val="en-US"/>
          </w:rPr>
          <w:t xml:space="preserve">, </w:t>
        </w:r>
      </w:ins>
      <w:del w:id="1421" w:author="david goldhar" w:date="2019-02-28T15:50:00Z">
        <w:r w:rsidDel="00FB6024">
          <w:rPr>
            <w:rFonts w:cstheme="minorHAnsi"/>
            <w:sz w:val="24"/>
            <w:szCs w:val="24"/>
          </w:rPr>
          <w:delText xml:space="preserve"> </w:delText>
        </w:r>
      </w:del>
      <w:r>
        <w:rPr>
          <w:rFonts w:cstheme="minorHAnsi"/>
          <w:sz w:val="24"/>
          <w:szCs w:val="24"/>
        </w:rPr>
        <w:t xml:space="preserve">and usually </w:t>
      </w:r>
      <w:ins w:id="1422" w:author="david goldhar" w:date="2019-02-28T15:48:00Z">
        <w:r w:rsidR="00580082">
          <w:rPr>
            <w:rFonts w:cstheme="minorHAnsi"/>
            <w:sz w:val="24"/>
            <w:szCs w:val="24"/>
            <w:lang w:val="en-US"/>
          </w:rPr>
          <w:t xml:space="preserve">have </w:t>
        </w:r>
      </w:ins>
      <w:r>
        <w:rPr>
          <w:rFonts w:cstheme="minorHAnsi"/>
          <w:sz w:val="24"/>
          <w:szCs w:val="24"/>
        </w:rPr>
        <w:t xml:space="preserve">a larger team of security personnel. </w:t>
      </w:r>
    </w:p>
    <w:p w14:paraId="6F167650" w14:textId="458ABEE1" w:rsidR="00CA30DE" w:rsidRPr="00FB6024" w:rsidRDefault="00CA30DE" w:rsidP="00CA30DE">
      <w:pPr>
        <w:rPr>
          <w:rFonts w:cstheme="minorHAnsi"/>
          <w:sz w:val="24"/>
          <w:szCs w:val="24"/>
          <w:lang w:val="en-US"/>
          <w:rPrChange w:id="1423" w:author="david goldhar" w:date="2019-02-28T15:51:00Z">
            <w:rPr>
              <w:rFonts w:cstheme="minorHAnsi"/>
              <w:sz w:val="24"/>
              <w:szCs w:val="24"/>
            </w:rPr>
          </w:rPrChange>
        </w:rPr>
      </w:pPr>
      <w:r>
        <w:rPr>
          <w:rFonts w:cstheme="minorHAnsi"/>
          <w:sz w:val="24"/>
          <w:szCs w:val="24"/>
        </w:rPr>
        <w:lastRenderedPageBreak/>
        <w:t xml:space="preserve">Our recommendation is to deploy a separate gateway for the IT networks in </w:t>
      </w:r>
      <w:r w:rsidRPr="00F234D1">
        <w:rPr>
          <w:rFonts w:cstheme="minorHAnsi"/>
          <w:sz w:val="24"/>
          <w:szCs w:val="24"/>
        </w:rPr>
        <w:t>Untertürkheim</w:t>
      </w:r>
      <w:r>
        <w:rPr>
          <w:rFonts w:cstheme="minorHAnsi"/>
          <w:sz w:val="24"/>
          <w:szCs w:val="24"/>
        </w:rPr>
        <w:t xml:space="preserve"> </w:t>
      </w:r>
      <w:ins w:id="1424" w:author="david goldhar" w:date="2019-02-28T15:50:00Z">
        <w:r w:rsidR="00FB6024">
          <w:rPr>
            <w:rFonts w:cstheme="minorHAnsi"/>
            <w:sz w:val="24"/>
            <w:szCs w:val="24"/>
            <w:lang w:val="en-US"/>
          </w:rPr>
          <w:t xml:space="preserve">that </w:t>
        </w:r>
      </w:ins>
      <w:r>
        <w:rPr>
          <w:rFonts w:cstheme="minorHAnsi"/>
          <w:sz w:val="24"/>
          <w:szCs w:val="24"/>
        </w:rPr>
        <w:t>support</w:t>
      </w:r>
      <w:del w:id="1425" w:author="david goldhar" w:date="2019-02-28T15:50:00Z">
        <w:r w:rsidDel="00FB6024">
          <w:rPr>
            <w:rFonts w:cstheme="minorHAnsi"/>
            <w:sz w:val="24"/>
            <w:szCs w:val="24"/>
          </w:rPr>
          <w:delText>ing</w:delText>
        </w:r>
      </w:del>
      <w:r>
        <w:rPr>
          <w:rFonts w:cstheme="minorHAnsi"/>
          <w:sz w:val="24"/>
          <w:szCs w:val="24"/>
        </w:rPr>
        <w:t xml:space="preserve"> the full range of the gateway capabilities (i.e.</w:t>
      </w:r>
      <w:ins w:id="1426" w:author="david goldhar" w:date="2019-02-28T15:50:00Z">
        <w:r w:rsidR="00FB6024">
          <w:rPr>
            <w:rFonts w:cstheme="minorHAnsi"/>
            <w:sz w:val="24"/>
            <w:szCs w:val="24"/>
            <w:lang w:val="en-US"/>
          </w:rPr>
          <w:t>,</w:t>
        </w:r>
      </w:ins>
      <w:r>
        <w:rPr>
          <w:rFonts w:cstheme="minorHAnsi"/>
          <w:sz w:val="24"/>
          <w:szCs w:val="24"/>
        </w:rPr>
        <w:t xml:space="preserve"> firewall, IPS, application visibility, SSL VPN</w:t>
      </w:r>
      <w:ins w:id="1427" w:author="david goldhar" w:date="2019-02-28T15:50:00Z">
        <w:r w:rsidR="00FB6024">
          <w:rPr>
            <w:rFonts w:cstheme="minorHAnsi"/>
            <w:sz w:val="24"/>
            <w:szCs w:val="24"/>
            <w:lang w:val="en-US"/>
          </w:rPr>
          <w:t>, etc.</w:t>
        </w:r>
      </w:ins>
      <w:del w:id="1428" w:author="david goldhar" w:date="2019-02-28T15:50:00Z">
        <w:r w:rsidDel="00FB6024">
          <w:rPr>
            <w:rFonts w:cstheme="minorHAnsi"/>
            <w:sz w:val="24"/>
            <w:szCs w:val="24"/>
          </w:rPr>
          <w:delText xml:space="preserve"> …)</w:delText>
        </w:r>
      </w:del>
      <w:ins w:id="1429" w:author="david goldhar" w:date="2019-02-28T15:50:00Z">
        <w:r w:rsidR="00FB6024">
          <w:rPr>
            <w:rFonts w:cstheme="minorHAnsi"/>
            <w:sz w:val="24"/>
            <w:szCs w:val="24"/>
            <w:lang w:val="en-US"/>
          </w:rPr>
          <w:t>)</w:t>
        </w:r>
      </w:ins>
      <w:r>
        <w:rPr>
          <w:rFonts w:cstheme="minorHAnsi"/>
          <w:sz w:val="24"/>
          <w:szCs w:val="24"/>
        </w:rPr>
        <w:t>. The gateway should provide security for the non-production networks. The following diagram SITS 2.0</w:t>
      </w:r>
      <w:ins w:id="1430" w:author="david goldhar" w:date="2019-02-28T15:51:00Z">
        <w:r w:rsidR="00FB6024">
          <w:rPr>
            <w:rFonts w:cstheme="minorHAnsi"/>
            <w:sz w:val="24"/>
            <w:szCs w:val="24"/>
            <w:lang w:val="en-US"/>
          </w:rPr>
          <w:t>,</w:t>
        </w:r>
      </w:ins>
      <w:del w:id="1431" w:author="david goldhar" w:date="2019-02-28T15:51:00Z">
        <w:r w:rsidDel="00FB6024">
          <w:rPr>
            <w:rFonts w:cstheme="minorHAnsi"/>
            <w:sz w:val="24"/>
            <w:szCs w:val="24"/>
          </w:rPr>
          <w:delText xml:space="preserve"> –</w:delText>
        </w:r>
      </w:del>
      <w:r>
        <w:rPr>
          <w:rFonts w:cstheme="minorHAnsi"/>
          <w:sz w:val="24"/>
          <w:szCs w:val="24"/>
        </w:rPr>
        <w:t xml:space="preserve"> </w:t>
      </w:r>
      <w:r w:rsidR="00FB6024">
        <w:rPr>
          <w:rFonts w:cstheme="minorHAnsi"/>
          <w:sz w:val="24"/>
          <w:szCs w:val="24"/>
        </w:rPr>
        <w:t xml:space="preserve">Figure </w:t>
      </w:r>
      <w:r>
        <w:rPr>
          <w:rFonts w:cstheme="minorHAnsi"/>
          <w:sz w:val="24"/>
          <w:szCs w:val="24"/>
        </w:rPr>
        <w:t>12</w:t>
      </w:r>
      <w:ins w:id="1432" w:author="david goldhar" w:date="2019-02-28T15:51:00Z">
        <w:r w:rsidR="00FB6024">
          <w:rPr>
            <w:rFonts w:cstheme="minorHAnsi"/>
            <w:sz w:val="24"/>
            <w:szCs w:val="24"/>
            <w:lang w:val="en-US"/>
          </w:rPr>
          <w:t>,</w:t>
        </w:r>
      </w:ins>
      <w:r>
        <w:rPr>
          <w:rFonts w:cstheme="minorHAnsi"/>
          <w:sz w:val="24"/>
          <w:szCs w:val="24"/>
        </w:rPr>
        <w:t xml:space="preserve"> </w:t>
      </w:r>
      <w:del w:id="1433" w:author="david goldhar" w:date="2019-02-28T15:51:00Z">
        <w:r w:rsidDel="00FB6024">
          <w:rPr>
            <w:rFonts w:cstheme="minorHAnsi"/>
            <w:sz w:val="24"/>
            <w:szCs w:val="24"/>
          </w:rPr>
          <w:delText xml:space="preserve">presents </w:delText>
        </w:r>
      </w:del>
      <w:ins w:id="1434" w:author="david goldhar" w:date="2019-02-28T15:51:00Z">
        <w:r w:rsidR="00FB6024">
          <w:rPr>
            <w:rFonts w:cstheme="minorHAnsi"/>
            <w:sz w:val="24"/>
            <w:szCs w:val="24"/>
            <w:lang w:val="en-US"/>
          </w:rPr>
          <w:t xml:space="preserve">shows </w:t>
        </w:r>
      </w:ins>
      <w:r>
        <w:rPr>
          <w:rFonts w:cstheme="minorHAnsi"/>
          <w:sz w:val="24"/>
          <w:szCs w:val="24"/>
        </w:rPr>
        <w:t>a possible deployment</w:t>
      </w:r>
      <w:ins w:id="1435" w:author="david goldhar" w:date="2019-02-28T15:51:00Z">
        <w:r w:rsidR="00FB6024">
          <w:rPr>
            <w:rFonts w:cstheme="minorHAnsi"/>
            <w:sz w:val="24"/>
            <w:szCs w:val="24"/>
            <w:lang w:val="en-US"/>
          </w:rPr>
          <w:t>.</w:t>
        </w:r>
      </w:ins>
    </w:p>
    <w:p w14:paraId="4BC5D785" w14:textId="77777777" w:rsidR="00CA30DE" w:rsidRDefault="00CA30DE" w:rsidP="00CA30DE">
      <w:pPr>
        <w:rPr>
          <w:rFonts w:cstheme="minorHAnsi"/>
          <w:sz w:val="24"/>
          <w:szCs w:val="24"/>
        </w:rPr>
      </w:pPr>
      <w:r>
        <w:rPr>
          <w:noProof/>
        </w:rPr>
        <w:drawing>
          <wp:inline distT="0" distB="0" distL="0" distR="0" wp14:anchorId="7AEC1594" wp14:editId="4E04B9FD">
            <wp:extent cx="5943600" cy="2527300"/>
            <wp:effectExtent l="0" t="0" r="0"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7300"/>
                    </a:xfrm>
                    <a:prstGeom prst="rect">
                      <a:avLst/>
                    </a:prstGeom>
                  </pic:spPr>
                </pic:pic>
              </a:graphicData>
            </a:graphic>
          </wp:inline>
        </w:drawing>
      </w:r>
    </w:p>
    <w:p w14:paraId="7FE9D7EA" w14:textId="76C9A07E" w:rsidR="00CA30DE" w:rsidDel="00FB6024" w:rsidRDefault="00CA30DE" w:rsidP="00CA30DE">
      <w:pPr>
        <w:rPr>
          <w:del w:id="1436" w:author="david goldhar" w:date="2019-02-28T15:51:00Z"/>
          <w:rFonts w:cstheme="minorHAnsi"/>
          <w:sz w:val="24"/>
          <w:szCs w:val="24"/>
        </w:rPr>
      </w:pPr>
    </w:p>
    <w:p w14:paraId="490D1A9A" w14:textId="301EEB0D" w:rsidR="00CA30DE" w:rsidDel="00FB6024" w:rsidRDefault="00CA30DE" w:rsidP="00CA30DE">
      <w:pPr>
        <w:rPr>
          <w:del w:id="1437" w:author="david goldhar" w:date="2019-02-28T15:51:00Z"/>
          <w:rFonts w:cstheme="minorHAnsi"/>
          <w:sz w:val="24"/>
          <w:szCs w:val="24"/>
        </w:rPr>
      </w:pPr>
    </w:p>
    <w:p w14:paraId="4DCB0C4A" w14:textId="2D2C0D24" w:rsidR="00432678" w:rsidDel="00FB6024" w:rsidRDefault="00432678" w:rsidP="00CA30DE">
      <w:pPr>
        <w:rPr>
          <w:del w:id="1438" w:author="david goldhar" w:date="2019-02-28T15:51:00Z"/>
          <w:rFonts w:cstheme="minorHAnsi"/>
          <w:sz w:val="24"/>
          <w:szCs w:val="24"/>
        </w:rPr>
      </w:pPr>
    </w:p>
    <w:p w14:paraId="72C88F99" w14:textId="0E00F97E" w:rsidR="00432678" w:rsidDel="00FB6024" w:rsidRDefault="00432678" w:rsidP="00CA30DE">
      <w:pPr>
        <w:rPr>
          <w:del w:id="1439" w:author="david goldhar" w:date="2019-02-28T15:51:00Z"/>
          <w:rFonts w:cstheme="minorHAnsi"/>
          <w:sz w:val="24"/>
          <w:szCs w:val="24"/>
        </w:rPr>
      </w:pPr>
    </w:p>
    <w:p w14:paraId="16C263AF" w14:textId="56702153" w:rsidR="00CA30DE" w:rsidDel="00FB6024" w:rsidRDefault="00CA30DE" w:rsidP="00CA30DE">
      <w:pPr>
        <w:rPr>
          <w:del w:id="1440" w:author="david goldhar" w:date="2019-02-28T15:51:00Z"/>
          <w:rFonts w:cstheme="minorHAnsi"/>
          <w:sz w:val="24"/>
          <w:szCs w:val="24"/>
        </w:rPr>
      </w:pPr>
    </w:p>
    <w:p w14:paraId="3A76ECF8" w14:textId="1A4D8613" w:rsidR="00CA30DE" w:rsidRDefault="00CA30DE" w:rsidP="00CA30DE">
      <w:pPr>
        <w:rPr>
          <w:rFonts w:cstheme="minorHAnsi"/>
          <w:sz w:val="24"/>
          <w:szCs w:val="24"/>
        </w:rPr>
      </w:pPr>
      <w:r>
        <w:rPr>
          <w:rFonts w:cstheme="minorHAnsi"/>
          <w:sz w:val="24"/>
          <w:szCs w:val="24"/>
        </w:rPr>
        <w:t xml:space="preserve">The following points offer guidelines </w:t>
      </w:r>
      <w:del w:id="1441" w:author="david goldhar" w:date="2019-02-28T15:51:00Z">
        <w:r w:rsidDel="00C04853">
          <w:rPr>
            <w:rFonts w:cstheme="minorHAnsi"/>
            <w:sz w:val="24"/>
            <w:szCs w:val="24"/>
          </w:rPr>
          <w:delText xml:space="preserve">to </w:delText>
        </w:r>
      </w:del>
      <w:ins w:id="1442" w:author="david goldhar" w:date="2019-02-28T15:51:00Z">
        <w:r w:rsidR="00C04853">
          <w:rPr>
            <w:rFonts w:cstheme="minorHAnsi"/>
            <w:sz w:val="24"/>
            <w:szCs w:val="24"/>
            <w:lang w:val="en-US"/>
          </w:rPr>
          <w:t xml:space="preserve">for the </w:t>
        </w:r>
      </w:ins>
      <w:del w:id="1443" w:author="david goldhar" w:date="2019-02-28T15:51:00Z">
        <w:r w:rsidDel="00C04853">
          <w:rPr>
            <w:rFonts w:cstheme="minorHAnsi"/>
            <w:sz w:val="24"/>
            <w:szCs w:val="24"/>
          </w:rPr>
          <w:delText xml:space="preserve">a </w:delText>
        </w:r>
      </w:del>
      <w:r>
        <w:rPr>
          <w:rFonts w:cstheme="minorHAnsi"/>
          <w:sz w:val="24"/>
          <w:szCs w:val="24"/>
        </w:rPr>
        <w:t xml:space="preserve">safe </w:t>
      </w:r>
      <w:ins w:id="1444" w:author="david goldhar" w:date="2019-02-28T15:51:00Z">
        <w:r w:rsidR="00C04853">
          <w:rPr>
            <w:rFonts w:cstheme="minorHAnsi"/>
            <w:sz w:val="24"/>
            <w:szCs w:val="24"/>
          </w:rPr>
          <w:t>deployment</w:t>
        </w:r>
        <w:r w:rsidR="00C04853">
          <w:rPr>
            <w:rFonts w:cstheme="minorHAnsi"/>
            <w:sz w:val="24"/>
            <w:szCs w:val="24"/>
          </w:rPr>
          <w:t xml:space="preserve"> </w:t>
        </w:r>
      </w:ins>
      <w:ins w:id="1445" w:author="david goldhar" w:date="2019-02-28T15:52:00Z">
        <w:r w:rsidR="00C04853">
          <w:rPr>
            <w:rFonts w:cstheme="minorHAnsi"/>
            <w:sz w:val="24"/>
            <w:szCs w:val="24"/>
            <w:lang w:val="en-US"/>
          </w:rPr>
          <w:t xml:space="preserve">of the </w:t>
        </w:r>
      </w:ins>
      <w:r>
        <w:rPr>
          <w:rFonts w:cstheme="minorHAnsi"/>
          <w:sz w:val="24"/>
          <w:szCs w:val="24"/>
        </w:rPr>
        <w:t>gateway</w:t>
      </w:r>
      <w:del w:id="1446" w:author="david goldhar" w:date="2019-02-28T15:51:00Z">
        <w:r w:rsidDel="00C04853">
          <w:rPr>
            <w:rFonts w:cstheme="minorHAnsi"/>
            <w:sz w:val="24"/>
            <w:szCs w:val="24"/>
          </w:rPr>
          <w:delText xml:space="preserve"> deployment</w:delText>
        </w:r>
      </w:del>
      <w:r>
        <w:rPr>
          <w:rFonts w:cstheme="minorHAnsi"/>
          <w:sz w:val="24"/>
          <w:szCs w:val="24"/>
        </w:rPr>
        <w:t>:</w:t>
      </w:r>
    </w:p>
    <w:p w14:paraId="7F6DA900" w14:textId="77777777" w:rsidR="00CA30DE" w:rsidRPr="003A29D3" w:rsidRDefault="00CA30DE" w:rsidP="009956E1">
      <w:pPr>
        <w:pStyle w:val="ListParagraph"/>
        <w:numPr>
          <w:ilvl w:val="0"/>
          <w:numId w:val="16"/>
        </w:numPr>
        <w:rPr>
          <w:rFonts w:cstheme="minorHAnsi"/>
          <w:sz w:val="24"/>
          <w:szCs w:val="24"/>
          <w:rtl/>
        </w:rPr>
      </w:pPr>
      <w:r w:rsidRPr="003A29D3">
        <w:rPr>
          <w:rFonts w:cstheme="minorHAnsi"/>
          <w:sz w:val="24"/>
          <w:szCs w:val="24"/>
        </w:rPr>
        <w:t>Deployment of the gateway should adhere to MB IT network security policies in all regards</w:t>
      </w:r>
    </w:p>
    <w:p w14:paraId="2CF96D12" w14:textId="1CF6512A" w:rsidR="00CA30DE" w:rsidRPr="003A29D3" w:rsidRDefault="00CA30DE" w:rsidP="00C04853">
      <w:pPr>
        <w:pStyle w:val="ListParagraph"/>
        <w:numPr>
          <w:ilvl w:val="0"/>
          <w:numId w:val="16"/>
        </w:numPr>
        <w:rPr>
          <w:rFonts w:cstheme="minorHAnsi"/>
          <w:sz w:val="24"/>
          <w:szCs w:val="24"/>
        </w:rPr>
        <w:pPrChange w:id="1447" w:author="david goldhar" w:date="2019-02-28T15:52:00Z">
          <w:pPr>
            <w:pStyle w:val="ListParagraph"/>
            <w:numPr>
              <w:numId w:val="16"/>
            </w:numPr>
            <w:ind w:left="720" w:hanging="360"/>
          </w:pPr>
        </w:pPrChange>
      </w:pPr>
      <w:r w:rsidRPr="003A29D3">
        <w:rPr>
          <w:rFonts w:cstheme="minorHAnsi"/>
          <w:sz w:val="24"/>
          <w:szCs w:val="24"/>
        </w:rPr>
        <w:t>Since most OT cyber</w:t>
      </w:r>
      <w:ins w:id="1448" w:author="david goldhar" w:date="2019-02-28T15:52:00Z">
        <w:r w:rsidR="00C04853">
          <w:rPr>
            <w:rFonts w:cstheme="minorHAnsi"/>
            <w:sz w:val="24"/>
            <w:szCs w:val="24"/>
          </w:rPr>
          <w:t>-</w:t>
        </w:r>
      </w:ins>
      <w:del w:id="1449" w:author="david goldhar" w:date="2019-02-28T15:52:00Z">
        <w:r w:rsidRPr="003A29D3" w:rsidDel="00C04853">
          <w:rPr>
            <w:rFonts w:cstheme="minorHAnsi"/>
            <w:sz w:val="24"/>
            <w:szCs w:val="24"/>
          </w:rPr>
          <w:delText xml:space="preserve"> </w:delText>
        </w:r>
      </w:del>
      <w:r w:rsidRPr="003A29D3">
        <w:rPr>
          <w:rFonts w:cstheme="minorHAnsi"/>
          <w:sz w:val="24"/>
          <w:szCs w:val="24"/>
        </w:rPr>
        <w:t xml:space="preserve">attacks start at the IT network, merging the traffic alerts and anomalies of the IT security gateway into the OT security gateway would provide a significantly higher </w:t>
      </w:r>
      <w:del w:id="1450" w:author="david goldhar" w:date="2019-02-28T15:52:00Z">
        <w:r w:rsidRPr="003A29D3" w:rsidDel="00C04853">
          <w:rPr>
            <w:rFonts w:cstheme="minorHAnsi"/>
            <w:sz w:val="24"/>
            <w:szCs w:val="24"/>
          </w:rPr>
          <w:delText xml:space="preserve">success of </w:delText>
        </w:r>
      </w:del>
      <w:r w:rsidRPr="003A29D3">
        <w:rPr>
          <w:rFonts w:cstheme="minorHAnsi"/>
          <w:sz w:val="24"/>
          <w:szCs w:val="24"/>
        </w:rPr>
        <w:t>attack detection rate</w:t>
      </w:r>
    </w:p>
    <w:p w14:paraId="77DA1FFB" w14:textId="49F89154" w:rsidR="00CA30DE" w:rsidRDefault="00CA30DE" w:rsidP="009956E1">
      <w:pPr>
        <w:pStyle w:val="ListParagraph"/>
        <w:numPr>
          <w:ilvl w:val="0"/>
          <w:numId w:val="16"/>
        </w:numPr>
        <w:rPr>
          <w:rFonts w:cstheme="minorHAnsi"/>
          <w:sz w:val="24"/>
          <w:szCs w:val="24"/>
        </w:rPr>
      </w:pPr>
      <w:r w:rsidRPr="003A29D3">
        <w:rPr>
          <w:rFonts w:cstheme="minorHAnsi"/>
          <w:sz w:val="24"/>
          <w:szCs w:val="24"/>
        </w:rPr>
        <w:t xml:space="preserve">As mentioned above, creating </w:t>
      </w:r>
      <w:ins w:id="1451" w:author="david goldhar" w:date="2019-02-28T15:52:00Z">
        <w:r w:rsidR="00C04853">
          <w:rPr>
            <w:rFonts w:cstheme="minorHAnsi"/>
            <w:sz w:val="24"/>
            <w:szCs w:val="24"/>
          </w:rPr>
          <w:t xml:space="preserve">a </w:t>
        </w:r>
      </w:ins>
      <w:r w:rsidRPr="003A29D3">
        <w:rPr>
          <w:rFonts w:cstheme="minorHAnsi"/>
          <w:sz w:val="24"/>
          <w:szCs w:val="24"/>
        </w:rPr>
        <w:t>physical bypass of the security gateway in cases of fault is highly discouraged</w:t>
      </w:r>
      <w:r>
        <w:rPr>
          <w:rFonts w:cstheme="minorHAnsi"/>
          <w:sz w:val="24"/>
          <w:szCs w:val="24"/>
        </w:rPr>
        <w:t xml:space="preserve"> (refer to previous comment for explanation)</w:t>
      </w:r>
    </w:p>
    <w:p w14:paraId="0609D53A" w14:textId="5FEC29A4" w:rsidR="00CA30DE" w:rsidDel="00C04853" w:rsidRDefault="00CA30DE" w:rsidP="00CA30DE">
      <w:pPr>
        <w:rPr>
          <w:del w:id="1452" w:author="david goldhar" w:date="2019-02-28T15:53:00Z"/>
          <w:rFonts w:cstheme="minorHAnsi"/>
          <w:sz w:val="24"/>
          <w:szCs w:val="24"/>
        </w:rPr>
      </w:pPr>
    </w:p>
    <w:p w14:paraId="4245BB0E" w14:textId="02066886" w:rsidR="00CA30DE" w:rsidDel="00C04853" w:rsidRDefault="00CA30DE" w:rsidP="00CA30DE">
      <w:pPr>
        <w:rPr>
          <w:del w:id="1453" w:author="david goldhar" w:date="2019-02-28T15:53:00Z"/>
          <w:rFonts w:cstheme="minorHAnsi"/>
          <w:sz w:val="24"/>
          <w:szCs w:val="24"/>
        </w:rPr>
      </w:pPr>
    </w:p>
    <w:p w14:paraId="0825EFA4" w14:textId="77777777" w:rsidR="00CA30DE" w:rsidRDefault="00CA30DE" w:rsidP="00CA30DE">
      <w:pPr>
        <w:rPr>
          <w:rFonts w:cstheme="minorHAnsi"/>
          <w:sz w:val="24"/>
          <w:szCs w:val="24"/>
        </w:rPr>
      </w:pPr>
      <w:r>
        <w:rPr>
          <w:rFonts w:cstheme="minorHAnsi"/>
          <w:noProof/>
          <w:sz w:val="24"/>
          <w:szCs w:val="24"/>
        </w:rPr>
        <mc:AlternateContent>
          <mc:Choice Requires="wps">
            <w:drawing>
              <wp:anchor distT="0" distB="0" distL="114300" distR="114300" simplePos="0" relativeHeight="251704320" behindDoc="1" locked="0" layoutInCell="1" allowOverlap="1" wp14:anchorId="265FF60E" wp14:editId="4A6F3414">
                <wp:simplePos x="0" y="0"/>
                <wp:positionH relativeFrom="margin">
                  <wp:align>center</wp:align>
                </wp:positionH>
                <wp:positionV relativeFrom="paragraph">
                  <wp:posOffset>310035</wp:posOffset>
                </wp:positionV>
                <wp:extent cx="6469811" cy="2139351"/>
                <wp:effectExtent l="0" t="0" r="26670" b="13335"/>
                <wp:wrapNone/>
                <wp:docPr id="227" name="Rectangle: Rounded Corners 227"/>
                <wp:cNvGraphicFramePr/>
                <a:graphic xmlns:a="http://schemas.openxmlformats.org/drawingml/2006/main">
                  <a:graphicData uri="http://schemas.microsoft.com/office/word/2010/wordprocessingShape">
                    <wps:wsp>
                      <wps:cNvSpPr/>
                      <wps:spPr>
                        <a:xfrm>
                          <a:off x="0" y="0"/>
                          <a:ext cx="6469811" cy="2139351"/>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D61601" id="Rectangle: Rounded Corners 227" o:spid="_x0000_s1026" style="position:absolute;margin-left:0;margin-top:24.4pt;width:509.45pt;height:168.45pt;z-index:-251612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" fillcolor="#d9e2f3 [660]" strokecolor="#1f3763 [1604]" strokeweight="1pt">
                <v:stroke joinstyle="miter"/>
                <w10:wrap anchorx="margin"/>
              </v:roundrect>
            </w:pict>
          </mc:Fallback>
        </mc:AlternateContent>
      </w:r>
    </w:p>
    <w:p w14:paraId="32671B1B" w14:textId="354C49AD" w:rsidR="00CA30DE" w:rsidRPr="009B60F8" w:rsidRDefault="00C04853" w:rsidP="00CA30DE">
      <w:pPr>
        <w:rPr>
          <w:rFonts w:cstheme="minorHAnsi"/>
          <w:b/>
          <w:bCs/>
          <w:sz w:val="24"/>
          <w:szCs w:val="24"/>
        </w:rPr>
      </w:pPr>
      <w:ins w:id="1454" w:author="david goldhar" w:date="2019-02-28T15:53:00Z">
        <w:r>
          <w:rPr>
            <w:rFonts w:cstheme="minorHAnsi"/>
            <w:b/>
            <w:bCs/>
            <w:sz w:val="24"/>
            <w:szCs w:val="24"/>
            <w:lang w:val="en-US"/>
          </w:rPr>
          <w:t>As a c</w:t>
        </w:r>
      </w:ins>
      <w:del w:id="1455" w:author="david goldhar" w:date="2019-02-28T15:53:00Z">
        <w:r w:rsidR="00CA30DE" w:rsidRPr="009B60F8" w:rsidDel="00C04853">
          <w:rPr>
            <w:rFonts w:cstheme="minorHAnsi"/>
            <w:b/>
            <w:bCs/>
            <w:sz w:val="24"/>
            <w:szCs w:val="24"/>
          </w:rPr>
          <w:delText>In c</w:delText>
        </w:r>
      </w:del>
      <w:proofErr w:type="spellStart"/>
      <w:r w:rsidR="00CA30DE" w:rsidRPr="009B60F8">
        <w:rPr>
          <w:rFonts w:cstheme="minorHAnsi"/>
          <w:b/>
          <w:bCs/>
          <w:sz w:val="24"/>
          <w:szCs w:val="24"/>
        </w:rPr>
        <w:t>onclusion</w:t>
      </w:r>
      <w:proofErr w:type="spellEnd"/>
      <w:r w:rsidR="00CA30DE" w:rsidRPr="009B60F8">
        <w:rPr>
          <w:rFonts w:cstheme="minorHAnsi"/>
          <w:b/>
          <w:bCs/>
          <w:sz w:val="24"/>
          <w:szCs w:val="24"/>
        </w:rPr>
        <w:t xml:space="preserve"> </w:t>
      </w:r>
      <w:del w:id="1456" w:author="david goldhar" w:date="2019-02-28T15:53:00Z">
        <w:r w:rsidR="00CA30DE" w:rsidRPr="009B60F8" w:rsidDel="00C04853">
          <w:rPr>
            <w:rFonts w:cstheme="minorHAnsi"/>
            <w:b/>
            <w:bCs/>
            <w:sz w:val="24"/>
            <w:szCs w:val="24"/>
          </w:rPr>
          <w:delText xml:space="preserve">of </w:delText>
        </w:r>
      </w:del>
      <w:ins w:id="1457" w:author="david goldhar" w:date="2019-02-28T15:53:00Z">
        <w:r>
          <w:rPr>
            <w:rFonts w:cstheme="minorHAnsi"/>
            <w:b/>
            <w:bCs/>
            <w:sz w:val="24"/>
            <w:szCs w:val="24"/>
            <w:lang w:val="en-US"/>
          </w:rPr>
          <w:t xml:space="preserve">to this </w:t>
        </w:r>
      </w:ins>
      <w:del w:id="1458" w:author="david goldhar" w:date="2019-02-28T15:53:00Z">
        <w:r w:rsidR="00CA30DE" w:rsidRPr="009B60F8" w:rsidDel="00C04853">
          <w:rPr>
            <w:rFonts w:cstheme="minorHAnsi"/>
            <w:b/>
            <w:bCs/>
            <w:sz w:val="24"/>
            <w:szCs w:val="24"/>
          </w:rPr>
          <w:delText xml:space="preserve">the </w:delText>
        </w:r>
      </w:del>
      <w:r w:rsidR="00CA30DE" w:rsidRPr="009B60F8">
        <w:rPr>
          <w:rFonts w:cstheme="minorHAnsi"/>
          <w:b/>
          <w:bCs/>
          <w:sz w:val="24"/>
          <w:szCs w:val="24"/>
        </w:rPr>
        <w:t>assessment, follow the</w:t>
      </w:r>
      <w:ins w:id="1459" w:author="david goldhar" w:date="2019-02-28T15:53:00Z">
        <w:r>
          <w:rPr>
            <w:rFonts w:cstheme="minorHAnsi"/>
            <w:b/>
            <w:bCs/>
            <w:sz w:val="24"/>
            <w:szCs w:val="24"/>
            <w:lang w:val="en-US"/>
          </w:rPr>
          <w:t>se</w:t>
        </w:r>
      </w:ins>
      <w:r w:rsidR="00CA30DE" w:rsidRPr="009B60F8">
        <w:rPr>
          <w:rFonts w:cstheme="minorHAnsi"/>
          <w:b/>
          <w:bCs/>
          <w:sz w:val="24"/>
          <w:szCs w:val="24"/>
        </w:rPr>
        <w:t xml:space="preserve"> three segmentation guidelines:</w:t>
      </w:r>
    </w:p>
    <w:p w14:paraId="38879AF3" w14:textId="195C2FE1" w:rsidR="00CA30DE" w:rsidRPr="009B60F8" w:rsidRDefault="00CA30DE" w:rsidP="00CA30DE">
      <w:pPr>
        <w:rPr>
          <w:rFonts w:cstheme="minorHAnsi"/>
          <w:b/>
          <w:bCs/>
          <w:sz w:val="24"/>
          <w:szCs w:val="24"/>
        </w:rPr>
      </w:pPr>
      <w:r w:rsidRPr="009B60F8">
        <w:rPr>
          <w:rFonts w:cstheme="minorHAnsi"/>
          <w:b/>
          <w:bCs/>
          <w:sz w:val="24"/>
          <w:szCs w:val="24"/>
        </w:rPr>
        <w:t xml:space="preserve">1. </w:t>
      </w:r>
      <w:del w:id="1460" w:author="david goldhar" w:date="2019-02-28T15:53:00Z">
        <w:r w:rsidRPr="009B60F8" w:rsidDel="00C04853">
          <w:rPr>
            <w:rFonts w:cstheme="minorHAnsi"/>
            <w:b/>
            <w:bCs/>
            <w:sz w:val="24"/>
            <w:szCs w:val="24"/>
          </w:rPr>
          <w:delText xml:space="preserve">Stringent </w:delText>
        </w:r>
      </w:del>
      <w:ins w:id="1461" w:author="david goldhar" w:date="2019-02-28T15:53:00Z">
        <w:r w:rsidR="00C04853">
          <w:rPr>
            <w:rFonts w:cstheme="minorHAnsi"/>
            <w:b/>
            <w:bCs/>
            <w:sz w:val="24"/>
            <w:szCs w:val="24"/>
            <w:lang w:val="en-US"/>
          </w:rPr>
          <w:t xml:space="preserve">Strict </w:t>
        </w:r>
      </w:ins>
      <w:r w:rsidRPr="009B60F8">
        <w:rPr>
          <w:rFonts w:cstheme="minorHAnsi"/>
          <w:b/>
          <w:bCs/>
          <w:sz w:val="24"/>
          <w:szCs w:val="24"/>
        </w:rPr>
        <w:t>prevention between production and non-production networks</w:t>
      </w:r>
    </w:p>
    <w:p w14:paraId="45502256" w14:textId="0CC7C1BF" w:rsidR="00CA30DE" w:rsidRPr="009B60F8" w:rsidRDefault="00CA30DE" w:rsidP="00CA30DE">
      <w:pPr>
        <w:rPr>
          <w:rFonts w:cstheme="minorHAnsi"/>
          <w:b/>
          <w:bCs/>
          <w:sz w:val="24"/>
          <w:szCs w:val="24"/>
        </w:rPr>
      </w:pPr>
      <w:r w:rsidRPr="009B60F8">
        <w:rPr>
          <w:rFonts w:cstheme="minorHAnsi"/>
          <w:b/>
          <w:bCs/>
          <w:sz w:val="24"/>
          <w:szCs w:val="24"/>
        </w:rPr>
        <w:t>2. Allow for a learn</w:t>
      </w:r>
      <w:ins w:id="1462" w:author="david goldhar" w:date="2019-02-28T15:54:00Z">
        <w:r w:rsidR="00C04853">
          <w:rPr>
            <w:rFonts w:cstheme="minorHAnsi"/>
            <w:b/>
            <w:bCs/>
            <w:sz w:val="24"/>
            <w:szCs w:val="24"/>
            <w:lang w:val="en-US"/>
          </w:rPr>
          <w:t>-</w:t>
        </w:r>
      </w:ins>
      <w:del w:id="1463" w:author="david goldhar" w:date="2019-02-28T15:54:00Z">
        <w:r w:rsidRPr="009B60F8" w:rsidDel="00C04853">
          <w:rPr>
            <w:rFonts w:cstheme="minorHAnsi"/>
            <w:b/>
            <w:bCs/>
            <w:sz w:val="24"/>
            <w:szCs w:val="24"/>
          </w:rPr>
          <w:delText xml:space="preserve"> </w:delText>
        </w:r>
      </w:del>
      <w:r w:rsidRPr="009B60F8">
        <w:rPr>
          <w:rFonts w:cstheme="minorHAnsi"/>
          <w:b/>
          <w:bCs/>
          <w:sz w:val="24"/>
          <w:szCs w:val="24"/>
        </w:rPr>
        <w:t>and</w:t>
      </w:r>
      <w:ins w:id="1464" w:author="david goldhar" w:date="2019-02-28T15:55:00Z">
        <w:r w:rsidR="00C04853">
          <w:rPr>
            <w:rFonts w:cstheme="minorHAnsi"/>
            <w:b/>
            <w:bCs/>
            <w:sz w:val="24"/>
            <w:szCs w:val="24"/>
            <w:lang w:val="en-US"/>
          </w:rPr>
          <w:t>-</w:t>
        </w:r>
      </w:ins>
      <w:del w:id="1465" w:author="david goldhar" w:date="2019-02-28T15:55:00Z">
        <w:r w:rsidRPr="009B60F8" w:rsidDel="00C04853">
          <w:rPr>
            <w:rFonts w:cstheme="minorHAnsi"/>
            <w:b/>
            <w:bCs/>
            <w:sz w:val="24"/>
            <w:szCs w:val="24"/>
          </w:rPr>
          <w:delText xml:space="preserve"> </w:delText>
        </w:r>
      </w:del>
      <w:r w:rsidRPr="009B60F8">
        <w:rPr>
          <w:rFonts w:cstheme="minorHAnsi"/>
          <w:b/>
          <w:bCs/>
          <w:sz w:val="24"/>
          <w:szCs w:val="24"/>
        </w:rPr>
        <w:t>adjust period for inner production traffic segmentation</w:t>
      </w:r>
      <w:ins w:id="1466" w:author="david goldhar" w:date="2019-02-28T15:55:00Z">
        <w:r w:rsidR="00C04853">
          <w:rPr>
            <w:rFonts w:cstheme="minorHAnsi"/>
            <w:b/>
            <w:bCs/>
            <w:sz w:val="24"/>
            <w:szCs w:val="24"/>
            <w:lang w:val="en-US"/>
          </w:rPr>
          <w:t>,</w:t>
        </w:r>
      </w:ins>
      <w:r w:rsidRPr="009B60F8">
        <w:rPr>
          <w:rFonts w:cstheme="minorHAnsi"/>
          <w:b/>
          <w:bCs/>
          <w:sz w:val="24"/>
          <w:szCs w:val="24"/>
        </w:rPr>
        <w:t xml:space="preserve"> and </w:t>
      </w:r>
      <w:ins w:id="1467" w:author="david goldhar" w:date="2019-02-28T15:55:00Z">
        <w:r w:rsidR="00C04853">
          <w:rPr>
            <w:rFonts w:cstheme="minorHAnsi"/>
            <w:b/>
            <w:bCs/>
            <w:sz w:val="24"/>
            <w:szCs w:val="24"/>
            <w:lang w:val="en-US"/>
          </w:rPr>
          <w:t xml:space="preserve">then </w:t>
        </w:r>
      </w:ins>
      <w:r w:rsidRPr="009B60F8">
        <w:rPr>
          <w:rFonts w:cstheme="minorHAnsi"/>
          <w:b/>
          <w:bCs/>
          <w:sz w:val="24"/>
          <w:szCs w:val="24"/>
        </w:rPr>
        <w:t xml:space="preserve">gradually </w:t>
      </w:r>
      <w:del w:id="1468" w:author="david goldhar" w:date="2019-02-28T15:55:00Z">
        <w:r w:rsidRPr="009B60F8" w:rsidDel="00C04853">
          <w:rPr>
            <w:rFonts w:cstheme="minorHAnsi"/>
            <w:b/>
            <w:bCs/>
            <w:sz w:val="24"/>
            <w:szCs w:val="24"/>
          </w:rPr>
          <w:delText xml:space="preserve">transform </w:delText>
        </w:r>
      </w:del>
      <w:ins w:id="1469" w:author="david goldhar" w:date="2019-02-28T15:55:00Z">
        <w:r w:rsidR="00C04853">
          <w:rPr>
            <w:rFonts w:cstheme="minorHAnsi"/>
            <w:b/>
            <w:bCs/>
            <w:sz w:val="24"/>
            <w:szCs w:val="24"/>
            <w:lang w:val="en-US"/>
          </w:rPr>
          <w:t xml:space="preserve">move </w:t>
        </w:r>
      </w:ins>
      <w:del w:id="1470" w:author="david goldhar" w:date="2019-02-28T15:55:00Z">
        <w:r w:rsidRPr="009B60F8" w:rsidDel="00C04853">
          <w:rPr>
            <w:rFonts w:cstheme="minorHAnsi"/>
            <w:b/>
            <w:bCs/>
            <w:sz w:val="24"/>
            <w:szCs w:val="24"/>
          </w:rPr>
          <w:delText>int</w:delText>
        </w:r>
      </w:del>
      <w:ins w:id="1471" w:author="david goldhar" w:date="2019-02-28T15:55:00Z">
        <w:r w:rsidR="00C04853">
          <w:rPr>
            <w:rFonts w:cstheme="minorHAnsi"/>
            <w:b/>
            <w:bCs/>
            <w:sz w:val="24"/>
            <w:szCs w:val="24"/>
            <w:lang w:val="en-US"/>
          </w:rPr>
          <w:t>t</w:t>
        </w:r>
      </w:ins>
      <w:r w:rsidRPr="009B60F8">
        <w:rPr>
          <w:rFonts w:cstheme="minorHAnsi"/>
          <w:b/>
          <w:bCs/>
          <w:sz w:val="24"/>
          <w:szCs w:val="24"/>
        </w:rPr>
        <w:t xml:space="preserve">o prevention rules. </w:t>
      </w:r>
      <w:ins w:id="1472" w:author="david goldhar" w:date="2019-02-28T15:55:00Z">
        <w:r w:rsidR="00C04853" w:rsidRPr="009B60F8">
          <w:rPr>
            <w:rFonts w:cstheme="minorHAnsi"/>
            <w:b/>
            <w:bCs/>
            <w:sz w:val="24"/>
            <w:szCs w:val="24"/>
          </w:rPr>
          <w:t xml:space="preserve">A </w:t>
        </w:r>
        <w:r w:rsidR="00C04853" w:rsidRPr="009B60F8">
          <w:rPr>
            <w:rFonts w:cstheme="minorHAnsi"/>
            <w:b/>
            <w:bCs/>
            <w:sz w:val="24"/>
            <w:szCs w:val="24"/>
          </w:rPr>
          <w:t xml:space="preserve">crucial factor in responding quickly </w:t>
        </w:r>
        <w:r w:rsidR="00C04853">
          <w:rPr>
            <w:rFonts w:cstheme="minorHAnsi"/>
            <w:b/>
            <w:bCs/>
            <w:sz w:val="24"/>
            <w:szCs w:val="24"/>
            <w:lang w:val="en-US"/>
          </w:rPr>
          <w:t xml:space="preserve">to </w:t>
        </w:r>
        <w:r w:rsidR="00C04853" w:rsidRPr="009B60F8">
          <w:rPr>
            <w:rFonts w:cstheme="minorHAnsi"/>
            <w:b/>
            <w:bCs/>
            <w:sz w:val="24"/>
            <w:szCs w:val="24"/>
          </w:rPr>
          <w:t>an attack</w:t>
        </w:r>
        <w:r w:rsidR="00C04853" w:rsidRPr="009B60F8">
          <w:rPr>
            <w:rFonts w:cstheme="minorHAnsi"/>
            <w:b/>
            <w:bCs/>
            <w:sz w:val="24"/>
            <w:szCs w:val="24"/>
          </w:rPr>
          <w:t xml:space="preserve"> </w:t>
        </w:r>
      </w:ins>
      <w:ins w:id="1473" w:author="david goldhar" w:date="2019-02-28T15:56:00Z">
        <w:r w:rsidR="00C04853">
          <w:rPr>
            <w:rFonts w:cstheme="minorHAnsi"/>
            <w:b/>
            <w:bCs/>
            <w:sz w:val="24"/>
            <w:szCs w:val="24"/>
            <w:lang w:val="en-US"/>
          </w:rPr>
          <w:t>is to d</w:t>
        </w:r>
      </w:ins>
      <w:del w:id="1474" w:author="david goldhar" w:date="2019-02-28T15:56:00Z">
        <w:r w:rsidRPr="009B60F8" w:rsidDel="00C04853">
          <w:rPr>
            <w:rFonts w:cstheme="minorHAnsi"/>
            <w:b/>
            <w:bCs/>
            <w:sz w:val="24"/>
            <w:szCs w:val="24"/>
          </w:rPr>
          <w:delText>D</w:delText>
        </w:r>
      </w:del>
      <w:proofErr w:type="spellStart"/>
      <w:r w:rsidRPr="009B60F8">
        <w:rPr>
          <w:rFonts w:cstheme="minorHAnsi"/>
          <w:b/>
          <w:bCs/>
          <w:sz w:val="24"/>
          <w:szCs w:val="24"/>
        </w:rPr>
        <w:t>efin</w:t>
      </w:r>
      <w:proofErr w:type="spellEnd"/>
      <w:ins w:id="1475" w:author="david goldhar" w:date="2019-02-28T15:56:00Z">
        <w:r w:rsidR="00C04853">
          <w:rPr>
            <w:rFonts w:cstheme="minorHAnsi"/>
            <w:b/>
            <w:bCs/>
            <w:sz w:val="24"/>
            <w:szCs w:val="24"/>
            <w:lang w:val="en-US"/>
          </w:rPr>
          <w:t>e</w:t>
        </w:r>
      </w:ins>
      <w:del w:id="1476" w:author="david goldhar" w:date="2019-02-28T15:56:00Z">
        <w:r w:rsidRPr="009B60F8" w:rsidDel="00C04853">
          <w:rPr>
            <w:rFonts w:cstheme="minorHAnsi"/>
            <w:b/>
            <w:bCs/>
            <w:sz w:val="24"/>
            <w:szCs w:val="24"/>
          </w:rPr>
          <w:delText>ing</w:delText>
        </w:r>
      </w:del>
      <w:r w:rsidRPr="009B60F8">
        <w:rPr>
          <w:rFonts w:cstheme="minorHAnsi"/>
          <w:b/>
          <w:bCs/>
          <w:sz w:val="24"/>
          <w:szCs w:val="24"/>
        </w:rPr>
        <w:t xml:space="preserve"> rules and monitoring them</w:t>
      </w:r>
      <w:ins w:id="1477" w:author="david goldhar" w:date="2019-02-28T15:56:00Z">
        <w:r w:rsidR="00C04853">
          <w:rPr>
            <w:rFonts w:cstheme="minorHAnsi"/>
            <w:b/>
            <w:bCs/>
            <w:sz w:val="24"/>
            <w:szCs w:val="24"/>
            <w:lang w:val="en-US"/>
          </w:rPr>
          <w:t>.</w:t>
        </w:r>
      </w:ins>
      <w:del w:id="1478" w:author="david goldhar" w:date="2019-02-28T15:56:00Z">
        <w:r w:rsidRPr="009B60F8" w:rsidDel="00C04853">
          <w:rPr>
            <w:rFonts w:cstheme="minorHAnsi"/>
            <w:b/>
            <w:bCs/>
            <w:sz w:val="24"/>
            <w:szCs w:val="24"/>
          </w:rPr>
          <w:delText xml:space="preserve"> is </w:delText>
        </w:r>
      </w:del>
      <w:del w:id="1479" w:author="david goldhar" w:date="2019-02-28T15:55:00Z">
        <w:r w:rsidRPr="009B60F8" w:rsidDel="00C04853">
          <w:rPr>
            <w:rFonts w:cstheme="minorHAnsi"/>
            <w:b/>
            <w:bCs/>
            <w:sz w:val="24"/>
            <w:szCs w:val="24"/>
          </w:rPr>
          <w:delText>a crucial factor in responding quickly for an attack</w:delText>
        </w:r>
      </w:del>
    </w:p>
    <w:p w14:paraId="2E4210B7" w14:textId="2C04DDC1" w:rsidR="00CA30DE" w:rsidRPr="009B60F8" w:rsidRDefault="00CA30DE" w:rsidP="00CA30DE">
      <w:pPr>
        <w:rPr>
          <w:rFonts w:cstheme="minorHAnsi"/>
          <w:b/>
          <w:bCs/>
          <w:sz w:val="24"/>
          <w:szCs w:val="24"/>
        </w:rPr>
      </w:pPr>
      <w:r w:rsidRPr="009B60F8">
        <w:rPr>
          <w:rFonts w:cstheme="minorHAnsi"/>
          <w:b/>
          <w:bCs/>
          <w:sz w:val="24"/>
          <w:szCs w:val="24"/>
        </w:rPr>
        <w:t>3. Design for a minimum number of security gateway deployment</w:t>
      </w:r>
      <w:ins w:id="1480" w:author="david goldhar" w:date="2019-02-28T15:56:00Z">
        <w:r w:rsidR="00C04853">
          <w:rPr>
            <w:rFonts w:cstheme="minorHAnsi"/>
            <w:b/>
            <w:bCs/>
            <w:sz w:val="24"/>
            <w:szCs w:val="24"/>
            <w:lang w:val="en-US"/>
          </w:rPr>
          <w:t>s,</w:t>
        </w:r>
      </w:ins>
      <w:r w:rsidRPr="009B60F8">
        <w:rPr>
          <w:rFonts w:cstheme="minorHAnsi"/>
          <w:b/>
          <w:bCs/>
          <w:sz w:val="24"/>
          <w:szCs w:val="24"/>
        </w:rPr>
        <w:t xml:space="preserve"> due to maintenance issues</w:t>
      </w:r>
      <w:ins w:id="1481" w:author="david goldhar" w:date="2019-02-28T15:56:00Z">
        <w:r w:rsidR="00C04853">
          <w:rPr>
            <w:rFonts w:cstheme="minorHAnsi"/>
            <w:b/>
            <w:bCs/>
            <w:sz w:val="24"/>
            <w:szCs w:val="24"/>
            <w:lang w:val="en-US"/>
          </w:rPr>
          <w:t>,</w:t>
        </w:r>
      </w:ins>
      <w:r w:rsidRPr="009B60F8">
        <w:rPr>
          <w:rFonts w:cstheme="minorHAnsi"/>
          <w:b/>
          <w:bCs/>
          <w:sz w:val="24"/>
          <w:szCs w:val="24"/>
        </w:rPr>
        <w:t xml:space="preserve"> but allow for a separate gateway deployment for external production network segmentation (i.e. IT networks)</w:t>
      </w:r>
      <w:ins w:id="1482" w:author="david goldhar" w:date="2019-02-28T15:56:00Z">
        <w:r w:rsidR="00C04853">
          <w:rPr>
            <w:rFonts w:cstheme="minorHAnsi"/>
            <w:b/>
            <w:bCs/>
            <w:sz w:val="24"/>
            <w:szCs w:val="24"/>
            <w:lang w:val="en-US"/>
          </w:rPr>
          <w:t xml:space="preserve">, thus </w:t>
        </w:r>
      </w:ins>
      <w:del w:id="1483" w:author="david goldhar" w:date="2019-02-28T15:56:00Z">
        <w:r w:rsidRPr="009B60F8" w:rsidDel="00C04853">
          <w:rPr>
            <w:rFonts w:cstheme="minorHAnsi"/>
            <w:b/>
            <w:bCs/>
            <w:sz w:val="24"/>
            <w:szCs w:val="24"/>
          </w:rPr>
          <w:delText xml:space="preserve"> </w:delText>
        </w:r>
      </w:del>
      <w:r w:rsidRPr="009B60F8">
        <w:rPr>
          <w:rFonts w:cstheme="minorHAnsi"/>
          <w:b/>
          <w:bCs/>
          <w:sz w:val="24"/>
          <w:szCs w:val="24"/>
        </w:rPr>
        <w:t xml:space="preserve">enabling most security features </w:t>
      </w:r>
      <w:ins w:id="1484" w:author="david goldhar" w:date="2019-02-28T15:56:00Z">
        <w:r w:rsidR="00C04853">
          <w:rPr>
            <w:rFonts w:cstheme="minorHAnsi"/>
            <w:b/>
            <w:bCs/>
            <w:sz w:val="24"/>
            <w:szCs w:val="24"/>
            <w:lang w:val="en-US"/>
          </w:rPr>
          <w:t xml:space="preserve">necessary to </w:t>
        </w:r>
      </w:ins>
      <w:del w:id="1485" w:author="david goldhar" w:date="2019-02-28T15:56:00Z">
        <w:r w:rsidRPr="009B60F8" w:rsidDel="00C04853">
          <w:rPr>
            <w:rFonts w:cstheme="minorHAnsi"/>
            <w:b/>
            <w:bCs/>
            <w:sz w:val="24"/>
            <w:szCs w:val="24"/>
          </w:rPr>
          <w:delText xml:space="preserve">for </w:delText>
        </w:r>
      </w:del>
      <w:r w:rsidRPr="009B60F8">
        <w:rPr>
          <w:rFonts w:cstheme="minorHAnsi"/>
          <w:b/>
          <w:bCs/>
          <w:sz w:val="24"/>
          <w:szCs w:val="24"/>
        </w:rPr>
        <w:t>detect</w:t>
      </w:r>
      <w:del w:id="1486" w:author="david goldhar" w:date="2019-02-28T15:56:00Z">
        <w:r w:rsidRPr="009B60F8" w:rsidDel="00C04853">
          <w:rPr>
            <w:rFonts w:cstheme="minorHAnsi"/>
            <w:b/>
            <w:bCs/>
            <w:sz w:val="24"/>
            <w:szCs w:val="24"/>
          </w:rPr>
          <w:delText>ing</w:delText>
        </w:r>
      </w:del>
      <w:r w:rsidRPr="009B60F8">
        <w:rPr>
          <w:rFonts w:cstheme="minorHAnsi"/>
          <w:b/>
          <w:bCs/>
          <w:sz w:val="24"/>
          <w:szCs w:val="24"/>
        </w:rPr>
        <w:t xml:space="preserve"> </w:t>
      </w:r>
      <w:ins w:id="1487" w:author="david goldhar" w:date="2019-02-28T15:56:00Z">
        <w:r w:rsidR="00C04853">
          <w:rPr>
            <w:rFonts w:cstheme="minorHAnsi"/>
            <w:b/>
            <w:bCs/>
            <w:sz w:val="24"/>
            <w:szCs w:val="24"/>
            <w:lang w:val="en-US"/>
          </w:rPr>
          <w:t xml:space="preserve">the </w:t>
        </w:r>
      </w:ins>
      <w:r w:rsidRPr="009B60F8">
        <w:rPr>
          <w:rFonts w:cstheme="minorHAnsi"/>
          <w:b/>
          <w:bCs/>
          <w:sz w:val="24"/>
          <w:szCs w:val="24"/>
        </w:rPr>
        <w:t>early stages of a potential attack.</w:t>
      </w:r>
    </w:p>
    <w:p w14:paraId="3787FD4B" w14:textId="2E5BD737" w:rsidR="00CA30DE" w:rsidRPr="009B60F8" w:rsidDel="00B6579C" w:rsidRDefault="00CA30DE" w:rsidP="00CA30DE">
      <w:pPr>
        <w:rPr>
          <w:del w:id="1488" w:author="david goldhar" w:date="2019-02-28T15:58:00Z"/>
          <w:rFonts w:cstheme="minorHAnsi"/>
          <w:b/>
          <w:bCs/>
          <w:sz w:val="24"/>
          <w:szCs w:val="24"/>
        </w:rPr>
      </w:pPr>
    </w:p>
    <w:p w14:paraId="770D04A7" w14:textId="145C13F4" w:rsidR="00CA30DE" w:rsidDel="00B6579C" w:rsidRDefault="00CA30DE" w:rsidP="00CA30DE">
      <w:pPr>
        <w:rPr>
          <w:del w:id="1489" w:author="david goldhar" w:date="2019-02-28T15:58:00Z"/>
          <w:rFonts w:cstheme="minorHAnsi"/>
          <w:sz w:val="24"/>
          <w:szCs w:val="24"/>
        </w:rPr>
      </w:pPr>
    </w:p>
    <w:p w14:paraId="497875C6" w14:textId="2B76293F" w:rsidR="00CA30DE" w:rsidDel="00B6579C" w:rsidRDefault="00CA30DE" w:rsidP="00CA30DE">
      <w:pPr>
        <w:rPr>
          <w:del w:id="1490" w:author="david goldhar" w:date="2019-02-28T15:58:00Z"/>
          <w:rFonts w:cstheme="minorHAnsi"/>
          <w:sz w:val="24"/>
          <w:szCs w:val="24"/>
        </w:rPr>
      </w:pPr>
    </w:p>
    <w:p w14:paraId="2D4B178E" w14:textId="62F5712D" w:rsidR="00CA30DE" w:rsidRPr="00C73117" w:rsidDel="00BA3E95" w:rsidRDefault="00CA30DE" w:rsidP="00CA30DE">
      <w:pPr>
        <w:jc w:val="center"/>
        <w:rPr>
          <w:del w:id="1491" w:author="david goldhar" w:date="2019-02-28T16:05:00Z"/>
          <w:rFonts w:cstheme="minorHAnsi"/>
          <w:b/>
          <w:bCs/>
          <w:sz w:val="52"/>
          <w:szCs w:val="52"/>
        </w:rPr>
      </w:pPr>
      <w:r w:rsidRPr="00C73117">
        <w:rPr>
          <w:rFonts w:cstheme="minorHAnsi"/>
          <w:b/>
          <w:bCs/>
          <w:sz w:val="52"/>
          <w:szCs w:val="52"/>
        </w:rPr>
        <w:t>Stay safe</w:t>
      </w:r>
    </w:p>
    <w:p w14:paraId="34D36845" w14:textId="51BC12D9" w:rsidR="00CA30DE" w:rsidRPr="00C0533B" w:rsidDel="00C04853" w:rsidRDefault="00CA30DE" w:rsidP="00BA3E95">
      <w:pPr>
        <w:jc w:val="center"/>
        <w:rPr>
          <w:del w:id="1492" w:author="david goldhar" w:date="2019-02-28T15:57:00Z"/>
          <w:rFonts w:cstheme="minorHAnsi"/>
          <w:sz w:val="24"/>
          <w:szCs w:val="24"/>
        </w:rPr>
        <w:pPrChange w:id="1493" w:author="david goldhar" w:date="2019-02-28T16:05:00Z">
          <w:pPr/>
        </w:pPrChange>
      </w:pPr>
    </w:p>
    <w:p w14:paraId="2D53F60F" w14:textId="372BF197" w:rsidR="00CA30DE" w:rsidRPr="00C0533B" w:rsidDel="00C04853" w:rsidRDefault="00CA30DE" w:rsidP="00CA30DE">
      <w:pPr>
        <w:rPr>
          <w:del w:id="1494" w:author="david goldhar" w:date="2019-02-28T15:57:00Z"/>
          <w:rFonts w:cstheme="minorHAnsi"/>
          <w:sz w:val="24"/>
          <w:szCs w:val="24"/>
        </w:rPr>
      </w:pPr>
    </w:p>
    <w:p w14:paraId="091372DF" w14:textId="7D03C46E" w:rsidR="00157E1E" w:rsidRDefault="00157E1E" w:rsidP="00BA3E95">
      <w:pPr>
        <w:jc w:val="center"/>
        <w:rPr>
          <w:rFonts w:cstheme="minorHAnsi"/>
          <w:sz w:val="24"/>
          <w:szCs w:val="24"/>
        </w:rPr>
        <w:pPrChange w:id="1495" w:author="david goldhar" w:date="2019-02-28T16:05:00Z">
          <w:pPr/>
        </w:pPrChange>
      </w:pPr>
      <w:del w:id="1496" w:author="david goldhar" w:date="2019-02-28T16:05:00Z">
        <w:r w:rsidDel="00BA3E95">
          <w:rPr>
            <w:rFonts w:cstheme="minorHAnsi"/>
            <w:sz w:val="24"/>
            <w:szCs w:val="24"/>
          </w:rPr>
          <w:br w:type="page"/>
        </w:r>
      </w:del>
    </w:p>
    <w:p w14:paraId="081D93C2" w14:textId="77777777" w:rsidR="00BA54F6" w:rsidRPr="0021075A" w:rsidRDefault="00BA54F6" w:rsidP="00B922FA">
      <w:pPr>
        <w:pStyle w:val="Heading1"/>
        <w:pPrChange w:id="1497" w:author="david goldhar" w:date="2019-02-28T15:57:00Z">
          <w:pPr/>
        </w:pPrChange>
      </w:pPr>
      <w:bookmarkStart w:id="1498" w:name="_Toc2262382"/>
      <w:r w:rsidRPr="0021075A">
        <w:lastRenderedPageBreak/>
        <w:t>Appendix A – Enforcement points locations comparisons</w:t>
      </w:r>
      <w:bookmarkEnd w:id="1498"/>
    </w:p>
    <w:p w14:paraId="71BA2096" w14:textId="77777777" w:rsidR="00BA54F6" w:rsidRPr="00B9639F" w:rsidRDefault="00BA54F6" w:rsidP="00BA54F6">
      <w:pPr>
        <w:rPr>
          <w:rFonts w:cstheme="minorHAnsi"/>
          <w:sz w:val="24"/>
          <w:szCs w:val="24"/>
        </w:rPr>
      </w:pPr>
      <w:r>
        <w:rPr>
          <w:rFonts w:cstheme="minorHAnsi"/>
          <w:sz w:val="24"/>
          <w:szCs w:val="24"/>
        </w:rPr>
        <w:t>A short advantages and disadvantages description of each enforcement point architecture suggested in the “Planning Manual – for protecting manufacturing equipment against IT threats”</w:t>
      </w:r>
    </w:p>
    <w:p w14:paraId="0C8113A8" w14:textId="4CDA614A" w:rsidR="00BA54F6" w:rsidRPr="003A5F4F" w:rsidRDefault="003A5F4F" w:rsidP="00BA54F6">
      <w:pPr>
        <w:rPr>
          <w:rFonts w:cstheme="minorHAnsi"/>
          <w:b/>
          <w:bCs/>
          <w:sz w:val="48"/>
          <w:szCs w:val="48"/>
        </w:rPr>
      </w:pPr>
      <w:r w:rsidRPr="003A5F4F">
        <w:rPr>
          <w:rFonts w:cstheme="minorHAnsi"/>
          <w:b/>
          <w:bCs/>
          <w:sz w:val="24"/>
          <w:szCs w:val="24"/>
          <w:highlight w:val="yellow"/>
        </w:rPr>
        <w:t>DO NOT REDESIGN DIAGRAMS</w:t>
      </w:r>
    </w:p>
    <w:p w14:paraId="4EDBBC91" w14:textId="77777777" w:rsidR="00BA54F6" w:rsidRPr="00B9639F" w:rsidRDefault="00BA54F6" w:rsidP="00BA54F6">
      <w:pPr>
        <w:rPr>
          <w:rFonts w:cstheme="minorHAnsi"/>
          <w:b/>
          <w:bCs/>
          <w:sz w:val="24"/>
          <w:szCs w:val="24"/>
          <w:u w:val="single"/>
        </w:rPr>
      </w:pPr>
      <w:r w:rsidRPr="00B9639F">
        <w:rPr>
          <w:rFonts w:cstheme="minorHAnsi"/>
          <w:b/>
          <w:bCs/>
          <w:sz w:val="24"/>
          <w:szCs w:val="24"/>
          <w:u w:val="single"/>
        </w:rPr>
        <w:t>2.5 Enforcement point on Hall level (figure 5)</w:t>
      </w:r>
    </w:p>
    <w:p w14:paraId="5EDDEAC7" w14:textId="77777777" w:rsidR="00BA54F6" w:rsidRDefault="00BA54F6" w:rsidP="00BA54F6">
      <w:pPr>
        <w:pStyle w:val="ListParagraph"/>
        <w:ind w:left="1080"/>
        <w:rPr>
          <w:rFonts w:cstheme="minorHAnsi"/>
          <w:sz w:val="24"/>
          <w:szCs w:val="24"/>
        </w:rPr>
      </w:pPr>
      <w:r>
        <w:rPr>
          <w:noProof/>
        </w:rPr>
        <w:drawing>
          <wp:anchor distT="0" distB="0" distL="114300" distR="114300" simplePos="0" relativeHeight="251710464" behindDoc="0" locked="0" layoutInCell="1" allowOverlap="1" wp14:anchorId="4CF8FC4B" wp14:editId="06F3AF61">
            <wp:simplePos x="0" y="0"/>
            <wp:positionH relativeFrom="column">
              <wp:posOffset>13648</wp:posOffset>
            </wp:positionH>
            <wp:positionV relativeFrom="paragraph">
              <wp:posOffset>4180</wp:posOffset>
            </wp:positionV>
            <wp:extent cx="3493827" cy="267496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9588" cy="2679372"/>
                    </a:xfrm>
                    <a:prstGeom prst="rect">
                      <a:avLst/>
                    </a:prstGeom>
                  </pic:spPr>
                </pic:pic>
              </a:graphicData>
            </a:graphic>
            <wp14:sizeRelH relativeFrom="margin">
              <wp14:pctWidth>0</wp14:pctWidth>
            </wp14:sizeRelH>
            <wp14:sizeRelV relativeFrom="margin">
              <wp14:pctHeight>0</wp14:pctHeight>
            </wp14:sizeRelV>
          </wp:anchor>
        </w:drawing>
      </w:r>
    </w:p>
    <w:p w14:paraId="0284C7E9" w14:textId="77777777" w:rsidR="00BA54F6" w:rsidRPr="00C61648" w:rsidRDefault="00BA54F6" w:rsidP="00BA54F6">
      <w:pPr>
        <w:jc w:val="both"/>
        <w:rPr>
          <w:rFonts w:cstheme="minorHAnsi"/>
          <w:sz w:val="24"/>
          <w:szCs w:val="24"/>
          <w:rtl/>
        </w:rPr>
      </w:pPr>
    </w:p>
    <w:p w14:paraId="3AF5F389" w14:textId="77777777" w:rsidR="00BA54F6" w:rsidRDefault="00BA54F6" w:rsidP="00BA54F6">
      <w:pPr>
        <w:spacing w:after="120" w:line="276" w:lineRule="auto"/>
        <w:contextualSpacing/>
      </w:pPr>
    </w:p>
    <w:p w14:paraId="088CA9F7" w14:textId="77777777" w:rsidR="00BA54F6" w:rsidRDefault="00BA54F6" w:rsidP="00BA54F6">
      <w:pPr>
        <w:spacing w:after="120" w:line="276" w:lineRule="auto"/>
        <w:contextualSpacing/>
      </w:pPr>
    </w:p>
    <w:p w14:paraId="17610F06" w14:textId="77777777" w:rsidR="00BA54F6" w:rsidRDefault="00BA54F6" w:rsidP="00BA54F6">
      <w:pPr>
        <w:spacing w:after="120" w:line="276" w:lineRule="auto"/>
        <w:contextualSpacing/>
      </w:pPr>
    </w:p>
    <w:p w14:paraId="018A05B1" w14:textId="77777777" w:rsidR="00BA54F6" w:rsidRDefault="00BA54F6" w:rsidP="00BA54F6">
      <w:pPr>
        <w:spacing w:after="120" w:line="276" w:lineRule="auto"/>
        <w:contextualSpacing/>
      </w:pPr>
    </w:p>
    <w:p w14:paraId="270906BB" w14:textId="77777777" w:rsidR="00BA54F6" w:rsidRDefault="00BA54F6" w:rsidP="00BA54F6">
      <w:pPr>
        <w:spacing w:after="120" w:line="276" w:lineRule="auto"/>
        <w:contextualSpacing/>
      </w:pPr>
    </w:p>
    <w:p w14:paraId="20540CF4" w14:textId="77777777" w:rsidR="00BA54F6" w:rsidRDefault="00BA54F6" w:rsidP="00BA54F6">
      <w:pPr>
        <w:spacing w:after="120" w:line="276" w:lineRule="auto"/>
        <w:contextualSpacing/>
      </w:pPr>
    </w:p>
    <w:p w14:paraId="5381A386" w14:textId="77777777" w:rsidR="00BA54F6" w:rsidRDefault="00BA54F6" w:rsidP="00BA54F6">
      <w:pPr>
        <w:spacing w:after="120" w:line="276" w:lineRule="auto"/>
        <w:contextualSpacing/>
      </w:pPr>
    </w:p>
    <w:p w14:paraId="2F6B3AB0" w14:textId="77777777" w:rsidR="00BA54F6" w:rsidRDefault="00BA54F6" w:rsidP="00BA54F6">
      <w:pPr>
        <w:spacing w:after="120" w:line="276" w:lineRule="auto"/>
        <w:contextualSpacing/>
      </w:pPr>
    </w:p>
    <w:p w14:paraId="3FB73C6B" w14:textId="77777777" w:rsidR="00BA54F6" w:rsidRDefault="00BA54F6" w:rsidP="00BA54F6">
      <w:pPr>
        <w:spacing w:after="120" w:line="276" w:lineRule="auto"/>
        <w:contextualSpacing/>
      </w:pPr>
    </w:p>
    <w:p w14:paraId="73959D79" w14:textId="77777777" w:rsidR="00BA54F6" w:rsidRDefault="00BA54F6" w:rsidP="00BA54F6">
      <w:pPr>
        <w:spacing w:after="120" w:line="276" w:lineRule="auto"/>
        <w:contextualSpacing/>
      </w:pPr>
    </w:p>
    <w:p w14:paraId="4DC72B89" w14:textId="77777777" w:rsidR="00BA54F6" w:rsidRDefault="00BA54F6" w:rsidP="00BA54F6">
      <w:pPr>
        <w:spacing w:after="120" w:line="276" w:lineRule="auto"/>
        <w:contextualSpacing/>
      </w:pPr>
    </w:p>
    <w:p w14:paraId="6CDDF4EB" w14:textId="77777777" w:rsidR="00BA54F6" w:rsidRDefault="00BA54F6" w:rsidP="00BA54F6">
      <w:pPr>
        <w:spacing w:after="120" w:line="276" w:lineRule="auto"/>
        <w:contextualSpacing/>
      </w:pPr>
      <w:r>
        <w:t xml:space="preserve">This architecture provides good separation between IT and OT networks. The gateway, whether it is deployed as a physical barrier between the distribution and access switches or as a logical routing machine, allows easy configurable preventative rule-set tool for IT-OT traffic. Changes made to the rule-set have minimal impact on inner-production floor traffic. </w:t>
      </w:r>
    </w:p>
    <w:p w14:paraId="1A09C685" w14:textId="77777777" w:rsidR="00BA54F6" w:rsidRDefault="00BA54F6" w:rsidP="00BA54F6">
      <w:pPr>
        <w:spacing w:after="120" w:line="276" w:lineRule="auto"/>
        <w:contextualSpacing/>
      </w:pPr>
      <w:r>
        <w:t>Using this deployment as the only gateway of the plant might result in traffic performance issues when configuring VLANs for traffic anomaly behavior between and inside production cells.</w:t>
      </w:r>
    </w:p>
    <w:p w14:paraId="0411AC92" w14:textId="77777777" w:rsidR="00BA54F6" w:rsidRDefault="00BA54F6" w:rsidP="00BA54F6">
      <w:pPr>
        <w:spacing w:after="120" w:line="276" w:lineRule="auto"/>
        <w:contextualSpacing/>
      </w:pPr>
      <w:r>
        <w:t>Managing and monitoring a single gateway does not require additional management tools.</w:t>
      </w:r>
    </w:p>
    <w:p w14:paraId="3515FEC2" w14:textId="77777777" w:rsidR="00BA54F6" w:rsidRDefault="00BA54F6" w:rsidP="00BA54F6">
      <w:pPr>
        <w:spacing w:after="120" w:line="276" w:lineRule="auto"/>
        <w:contextualSpacing/>
      </w:pPr>
    </w:p>
    <w:p w14:paraId="27DB2847" w14:textId="77777777" w:rsidR="00BA54F6" w:rsidRDefault="00BA54F6" w:rsidP="00BA54F6">
      <w:pPr>
        <w:spacing w:after="120" w:line="276" w:lineRule="auto"/>
        <w:contextualSpacing/>
      </w:pPr>
    </w:p>
    <w:p w14:paraId="1DA4F06E" w14:textId="77777777" w:rsidR="00BA54F6" w:rsidRPr="00B9639F" w:rsidRDefault="00BA54F6" w:rsidP="00BA54F6">
      <w:pPr>
        <w:spacing w:after="120" w:line="276" w:lineRule="auto"/>
        <w:contextualSpacing/>
        <w:rPr>
          <w:b/>
          <w:bCs/>
          <w:u w:val="single"/>
        </w:rPr>
      </w:pPr>
      <w:r w:rsidRPr="00B9639F">
        <w:rPr>
          <w:b/>
          <w:bCs/>
          <w:u w:val="single"/>
        </w:rPr>
        <w:t>2.6 Enforcement point on equipment level (figure 6)</w:t>
      </w:r>
    </w:p>
    <w:p w14:paraId="5BA86E1F" w14:textId="77777777" w:rsidR="00BA54F6" w:rsidRDefault="00BA54F6" w:rsidP="00BA54F6">
      <w:pPr>
        <w:spacing w:after="120" w:line="276" w:lineRule="auto"/>
        <w:contextualSpacing/>
      </w:pPr>
      <w:r>
        <w:rPr>
          <w:noProof/>
        </w:rPr>
        <w:lastRenderedPageBreak/>
        <w:drawing>
          <wp:inline distT="0" distB="0" distL="0" distR="0" wp14:anchorId="4D9BBF74" wp14:editId="6B0CAD37">
            <wp:extent cx="5760720" cy="2405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05380"/>
                    </a:xfrm>
                    <a:prstGeom prst="rect">
                      <a:avLst/>
                    </a:prstGeom>
                  </pic:spPr>
                </pic:pic>
              </a:graphicData>
            </a:graphic>
          </wp:inline>
        </w:drawing>
      </w:r>
    </w:p>
    <w:p w14:paraId="67958402" w14:textId="77777777" w:rsidR="00BA54F6" w:rsidRDefault="00BA54F6" w:rsidP="00BA54F6">
      <w:pPr>
        <w:spacing w:after="120" w:line="276" w:lineRule="auto"/>
        <w:contextualSpacing/>
      </w:pPr>
      <w:r>
        <w:t>This architecture simplifies rules-set for inner-production floor traffic. Each production cell has it own gateway with its specific rules. A malfunction or substitution of a single gateway does not require shutdown on the entire production floors. The disadvantages of such a deployment is high overhead of management and synchronization (with other gateways). Most likely, a gateway management software will have to be deployed in order to successfully orchestrate this deployment.</w:t>
      </w:r>
    </w:p>
    <w:p w14:paraId="6DF63E61" w14:textId="77777777" w:rsidR="00BA54F6" w:rsidRDefault="00BA54F6" w:rsidP="00BA54F6">
      <w:pPr>
        <w:spacing w:after="120" w:line="276" w:lineRule="auto"/>
        <w:contextualSpacing/>
      </w:pPr>
    </w:p>
    <w:p w14:paraId="1AC40088" w14:textId="77777777" w:rsidR="00BA54F6" w:rsidRDefault="00BA54F6" w:rsidP="00BA54F6">
      <w:pPr>
        <w:spacing w:after="120" w:line="276" w:lineRule="auto"/>
        <w:contextualSpacing/>
      </w:pPr>
    </w:p>
    <w:p w14:paraId="6C552D75" w14:textId="77777777" w:rsidR="00BA54F6" w:rsidRPr="00B9639F" w:rsidRDefault="00BA54F6" w:rsidP="00BA54F6">
      <w:pPr>
        <w:spacing w:after="120" w:line="276" w:lineRule="auto"/>
        <w:contextualSpacing/>
        <w:rPr>
          <w:b/>
          <w:bCs/>
          <w:u w:val="single"/>
        </w:rPr>
      </w:pPr>
      <w:r w:rsidRPr="00B9639F">
        <w:rPr>
          <w:b/>
          <w:bCs/>
          <w:u w:val="single"/>
        </w:rPr>
        <w:t>3.1 Enforcement point</w:t>
      </w:r>
      <w:r>
        <w:rPr>
          <w:b/>
          <w:bCs/>
          <w:u w:val="single"/>
        </w:rPr>
        <w:t xml:space="preserve"> (Logical </w:t>
      </w:r>
      <w:proofErr w:type="gramStart"/>
      <w:r>
        <w:rPr>
          <w:b/>
          <w:bCs/>
          <w:u w:val="single"/>
        </w:rPr>
        <w:t xml:space="preserve">design) </w:t>
      </w:r>
      <w:r w:rsidRPr="00B9639F">
        <w:rPr>
          <w:b/>
          <w:bCs/>
          <w:u w:val="single"/>
        </w:rPr>
        <w:t xml:space="preserve"> on</w:t>
      </w:r>
      <w:proofErr w:type="gramEnd"/>
      <w:r w:rsidRPr="00B9639F">
        <w:rPr>
          <w:b/>
          <w:bCs/>
          <w:u w:val="single"/>
        </w:rPr>
        <w:t xml:space="preserve"> hall level with VLANs (figure 8)</w:t>
      </w:r>
    </w:p>
    <w:p w14:paraId="1ABDC95B" w14:textId="77777777" w:rsidR="00BA54F6" w:rsidRDefault="00BA54F6" w:rsidP="00BA54F6">
      <w:pPr>
        <w:spacing w:after="120" w:line="276" w:lineRule="auto"/>
        <w:contextualSpacing/>
      </w:pPr>
      <w:r>
        <w:rPr>
          <w:noProof/>
        </w:rPr>
        <w:drawing>
          <wp:inline distT="0" distB="0" distL="0" distR="0" wp14:anchorId="605DFC48" wp14:editId="10A4462D">
            <wp:extent cx="3671248" cy="31892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210" cy="3197929"/>
                    </a:xfrm>
                    <a:prstGeom prst="rect">
                      <a:avLst/>
                    </a:prstGeom>
                  </pic:spPr>
                </pic:pic>
              </a:graphicData>
            </a:graphic>
          </wp:inline>
        </w:drawing>
      </w:r>
    </w:p>
    <w:p w14:paraId="7DE2789A" w14:textId="77777777" w:rsidR="00BA54F6" w:rsidRDefault="00BA54F6" w:rsidP="00BA54F6">
      <w:pPr>
        <w:spacing w:after="120" w:line="276" w:lineRule="auto"/>
        <w:contextualSpacing/>
      </w:pPr>
    </w:p>
    <w:p w14:paraId="7439B643" w14:textId="77777777" w:rsidR="00BA54F6" w:rsidRDefault="00BA54F6" w:rsidP="00BA54F6">
      <w:pPr>
        <w:spacing w:after="120" w:line="276" w:lineRule="auto"/>
        <w:contextualSpacing/>
      </w:pPr>
      <w:r>
        <w:t>This architecture represents a hybrid solution for multiple gateway deployment (maintenance issues) and performance concerns (e.g. VLANs traffic to enforcement point).</w:t>
      </w:r>
    </w:p>
    <w:p w14:paraId="65120E2A" w14:textId="77777777" w:rsidR="00BA54F6" w:rsidRDefault="00BA54F6" w:rsidP="00BA54F6">
      <w:pPr>
        <w:spacing w:after="120" w:line="276" w:lineRule="auto"/>
        <w:contextualSpacing/>
      </w:pPr>
      <w:r>
        <w:t>Each security area (VLAN) has an IPS function checking ingoing/outgoing traffic for anomalies or attacks.</w:t>
      </w:r>
    </w:p>
    <w:p w14:paraId="00B65BC5" w14:textId="77777777" w:rsidR="00BA54F6" w:rsidRDefault="00BA54F6" w:rsidP="00BA54F6">
      <w:pPr>
        <w:spacing w:after="120" w:line="276" w:lineRule="auto"/>
        <w:contextualSpacing/>
      </w:pPr>
      <w:r>
        <w:t>However, deploying a dedicated gateway to each critical production cell might lead to the same issues mentioned in the previous solution.</w:t>
      </w:r>
    </w:p>
    <w:p w14:paraId="6EEB475E" w14:textId="77777777" w:rsidR="00BA54F6" w:rsidRDefault="00BA54F6" w:rsidP="00BA54F6">
      <w:pPr>
        <w:spacing w:after="120" w:line="276" w:lineRule="auto"/>
        <w:contextualSpacing/>
      </w:pPr>
    </w:p>
    <w:p w14:paraId="531DC0D5" w14:textId="77777777" w:rsidR="00BA54F6" w:rsidRDefault="00BA54F6" w:rsidP="00BA54F6">
      <w:pPr>
        <w:spacing w:after="120" w:line="276" w:lineRule="auto"/>
        <w:contextualSpacing/>
      </w:pPr>
    </w:p>
    <w:p w14:paraId="377B8F1C" w14:textId="77777777" w:rsidR="00BA54F6" w:rsidRDefault="00BA54F6" w:rsidP="00BA54F6">
      <w:pPr>
        <w:spacing w:after="120" w:line="276" w:lineRule="auto"/>
        <w:contextualSpacing/>
      </w:pPr>
    </w:p>
    <w:p w14:paraId="1A2DF5F2" w14:textId="77777777" w:rsidR="00BA54F6" w:rsidRDefault="00BA54F6" w:rsidP="00BA54F6">
      <w:pPr>
        <w:spacing w:after="120" w:line="276" w:lineRule="auto"/>
        <w:contextualSpacing/>
      </w:pPr>
    </w:p>
    <w:p w14:paraId="70411768" w14:textId="77777777" w:rsidR="00BA54F6" w:rsidRDefault="00BA54F6" w:rsidP="00BA54F6">
      <w:pPr>
        <w:spacing w:after="120" w:line="276" w:lineRule="auto"/>
        <w:contextualSpacing/>
      </w:pPr>
    </w:p>
    <w:p w14:paraId="0C2BF076" w14:textId="77777777" w:rsidR="00BA54F6" w:rsidRDefault="00BA54F6" w:rsidP="00BA54F6">
      <w:pPr>
        <w:spacing w:after="120" w:line="276" w:lineRule="auto"/>
        <w:contextualSpacing/>
      </w:pPr>
    </w:p>
    <w:p w14:paraId="0CB4A621" w14:textId="77777777" w:rsidR="00BA54F6" w:rsidRDefault="00BA54F6" w:rsidP="00BA54F6">
      <w:pPr>
        <w:spacing w:after="120" w:line="276" w:lineRule="auto"/>
        <w:contextualSpacing/>
      </w:pPr>
    </w:p>
    <w:p w14:paraId="0955E981" w14:textId="77777777" w:rsidR="00BA54F6" w:rsidRDefault="00BA54F6" w:rsidP="00BA54F6">
      <w:pPr>
        <w:spacing w:after="120" w:line="276" w:lineRule="auto"/>
        <w:contextualSpacing/>
      </w:pPr>
    </w:p>
    <w:p w14:paraId="3FEB9F1A" w14:textId="77777777" w:rsidR="00BA54F6" w:rsidRDefault="00BA54F6" w:rsidP="00BA54F6">
      <w:pPr>
        <w:spacing w:after="120" w:line="276" w:lineRule="auto"/>
        <w:contextualSpacing/>
      </w:pPr>
    </w:p>
    <w:p w14:paraId="4D438CD9" w14:textId="77777777" w:rsidR="00BA54F6" w:rsidRDefault="00BA54F6" w:rsidP="00BA54F6">
      <w:pPr>
        <w:spacing w:after="120" w:line="276" w:lineRule="auto"/>
        <w:contextualSpacing/>
      </w:pPr>
    </w:p>
    <w:p w14:paraId="337F49F5" w14:textId="77777777" w:rsidR="00BA54F6" w:rsidRDefault="00BA54F6" w:rsidP="00BA54F6">
      <w:pPr>
        <w:spacing w:after="120" w:line="276" w:lineRule="auto"/>
        <w:contextualSpacing/>
      </w:pPr>
    </w:p>
    <w:p w14:paraId="35450FC6" w14:textId="77777777" w:rsidR="00BA54F6" w:rsidRDefault="00BA54F6" w:rsidP="00BA54F6">
      <w:pPr>
        <w:spacing w:after="120" w:line="276" w:lineRule="auto"/>
        <w:contextualSpacing/>
      </w:pPr>
    </w:p>
    <w:p w14:paraId="357AFB9E" w14:textId="77777777" w:rsidR="00BA54F6" w:rsidRDefault="00BA54F6" w:rsidP="00BA54F6">
      <w:pPr>
        <w:spacing w:after="120" w:line="276" w:lineRule="auto"/>
        <w:contextualSpacing/>
      </w:pPr>
    </w:p>
    <w:p w14:paraId="4A13AA53" w14:textId="77777777" w:rsidR="00BA54F6" w:rsidRDefault="00BA54F6" w:rsidP="00BA54F6">
      <w:pPr>
        <w:spacing w:after="120" w:line="276" w:lineRule="auto"/>
        <w:contextualSpacing/>
      </w:pPr>
    </w:p>
    <w:p w14:paraId="6F7A0864" w14:textId="77777777" w:rsidR="00BA54F6" w:rsidRDefault="00BA54F6" w:rsidP="00BA54F6">
      <w:pPr>
        <w:spacing w:after="120" w:line="276" w:lineRule="auto"/>
        <w:contextualSpacing/>
      </w:pPr>
    </w:p>
    <w:p w14:paraId="37A0E727" w14:textId="77777777" w:rsidR="00BA54F6" w:rsidRDefault="00BA54F6" w:rsidP="00BA54F6">
      <w:pPr>
        <w:spacing w:after="120" w:line="276" w:lineRule="auto"/>
        <w:contextualSpacing/>
      </w:pPr>
    </w:p>
    <w:p w14:paraId="32D0A2B4" w14:textId="77777777" w:rsidR="00BA54F6" w:rsidRPr="00B9639F" w:rsidRDefault="00BA54F6" w:rsidP="00BA54F6">
      <w:pPr>
        <w:spacing w:after="120" w:line="276" w:lineRule="auto"/>
        <w:contextualSpacing/>
        <w:rPr>
          <w:b/>
          <w:bCs/>
          <w:u w:val="single"/>
        </w:rPr>
      </w:pPr>
      <w:r w:rsidRPr="00B9639F">
        <w:rPr>
          <w:b/>
          <w:bCs/>
          <w:u w:val="single"/>
        </w:rPr>
        <w:t>3.1 Alternative connection with enforcement point on hall level via VLANs (figure 9)</w:t>
      </w:r>
    </w:p>
    <w:p w14:paraId="08FE9D93" w14:textId="77777777" w:rsidR="00BA54F6" w:rsidRDefault="00BA54F6" w:rsidP="00BA54F6">
      <w:pPr>
        <w:spacing w:after="120" w:line="276" w:lineRule="auto"/>
        <w:contextualSpacing/>
      </w:pPr>
      <w:r>
        <w:rPr>
          <w:noProof/>
        </w:rPr>
        <w:drawing>
          <wp:inline distT="0" distB="0" distL="0" distR="0" wp14:anchorId="0924F508" wp14:editId="69D8EEB9">
            <wp:extent cx="3766782" cy="326188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0778" cy="3274007"/>
                    </a:xfrm>
                    <a:prstGeom prst="rect">
                      <a:avLst/>
                    </a:prstGeom>
                  </pic:spPr>
                </pic:pic>
              </a:graphicData>
            </a:graphic>
          </wp:inline>
        </w:drawing>
      </w:r>
    </w:p>
    <w:p w14:paraId="2AEFBD23" w14:textId="77777777" w:rsidR="00BA54F6" w:rsidRDefault="00BA54F6" w:rsidP="00BA54F6">
      <w:pPr>
        <w:spacing w:after="120" w:line="276" w:lineRule="auto"/>
        <w:contextualSpacing/>
      </w:pPr>
    </w:p>
    <w:p w14:paraId="4A37AC0D" w14:textId="77777777" w:rsidR="00BA54F6" w:rsidRDefault="00BA54F6" w:rsidP="00BA54F6">
      <w:pPr>
        <w:spacing w:after="120" w:line="276" w:lineRule="auto"/>
        <w:contextualSpacing/>
      </w:pPr>
      <w:r>
        <w:t>Very similar to the preceding solution with one difference which is neglecting security for inner office traffic. This architecture is not recommended due to the security issue, since a major portion of OT attacks are launched from IT environments and its common internet services (i.e. email, browsing etc..) early detection on unusual behavior in the IT networks might prevent the attack from reaching the production floor.</w:t>
      </w:r>
    </w:p>
    <w:p w14:paraId="54D03B60" w14:textId="77777777" w:rsidR="00BA54F6" w:rsidRDefault="00BA54F6" w:rsidP="00BA54F6">
      <w:pPr>
        <w:spacing w:after="120" w:line="276" w:lineRule="auto"/>
        <w:contextualSpacing/>
      </w:pPr>
    </w:p>
    <w:p w14:paraId="5382A4BF" w14:textId="77777777" w:rsidR="00BA54F6" w:rsidRDefault="00BA54F6" w:rsidP="00BA54F6">
      <w:pPr>
        <w:spacing w:after="120" w:line="276" w:lineRule="auto"/>
        <w:contextualSpacing/>
        <w:rPr>
          <w:b/>
          <w:bCs/>
          <w:u w:val="single"/>
        </w:rPr>
      </w:pPr>
      <w:r w:rsidRPr="00EF6CD9">
        <w:rPr>
          <w:b/>
          <w:bCs/>
          <w:u w:val="single"/>
        </w:rPr>
        <w:t>3.2 Enforcement point (Logical design) on hall level with VRF (figure 10)</w:t>
      </w:r>
    </w:p>
    <w:p w14:paraId="55F7092E" w14:textId="77777777" w:rsidR="00BA54F6" w:rsidRPr="00EF6CD9" w:rsidRDefault="00BA54F6" w:rsidP="00BA54F6">
      <w:pPr>
        <w:spacing w:after="120" w:line="276" w:lineRule="auto"/>
        <w:contextualSpacing/>
        <w:rPr>
          <w:b/>
          <w:bCs/>
          <w:u w:val="single"/>
        </w:rPr>
      </w:pPr>
    </w:p>
    <w:p w14:paraId="012802BB" w14:textId="77777777" w:rsidR="00BA54F6" w:rsidRDefault="00BA54F6" w:rsidP="00BA54F6">
      <w:pPr>
        <w:spacing w:after="120" w:line="276" w:lineRule="auto"/>
        <w:contextualSpacing/>
      </w:pPr>
      <w:r>
        <w:rPr>
          <w:noProof/>
        </w:rPr>
        <w:lastRenderedPageBreak/>
        <w:drawing>
          <wp:inline distT="0" distB="0" distL="0" distR="0" wp14:anchorId="424B1F9A" wp14:editId="57081C1A">
            <wp:extent cx="3896436" cy="330329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8481" cy="3313507"/>
                    </a:xfrm>
                    <a:prstGeom prst="rect">
                      <a:avLst/>
                    </a:prstGeom>
                  </pic:spPr>
                </pic:pic>
              </a:graphicData>
            </a:graphic>
          </wp:inline>
        </w:drawing>
      </w:r>
    </w:p>
    <w:p w14:paraId="76FD6B50" w14:textId="77777777" w:rsidR="00BA54F6" w:rsidRDefault="00BA54F6" w:rsidP="00BA54F6">
      <w:pPr>
        <w:spacing w:after="120" w:line="276" w:lineRule="auto"/>
        <w:contextualSpacing/>
      </w:pPr>
    </w:p>
    <w:p w14:paraId="730AE2C8" w14:textId="77777777" w:rsidR="00BA54F6" w:rsidRDefault="00BA54F6" w:rsidP="00BA54F6">
      <w:pPr>
        <w:spacing w:after="120" w:line="276" w:lineRule="auto"/>
        <w:contextualSpacing/>
        <w:rPr>
          <w:rtl/>
        </w:rPr>
      </w:pPr>
      <w:r>
        <w:t>This architecture sacrifices security visibility for inner production cell in favor of performance and maintenance (i.e. once an attacker penetrated a production cell, he can move freely within this cell without being detected – until the damage is done).</w:t>
      </w:r>
    </w:p>
    <w:p w14:paraId="03AB0EAB" w14:textId="77777777" w:rsidR="00BA54F6" w:rsidRDefault="00BA54F6" w:rsidP="00BA54F6">
      <w:pPr>
        <w:spacing w:after="120" w:line="276" w:lineRule="auto"/>
        <w:contextualSpacing/>
        <w:rPr>
          <w:rtl/>
        </w:rPr>
      </w:pPr>
    </w:p>
    <w:p w14:paraId="545E5AE9" w14:textId="77777777" w:rsidR="00BA54F6" w:rsidRDefault="00BA54F6" w:rsidP="00BA54F6">
      <w:pPr>
        <w:spacing w:after="120" w:line="276" w:lineRule="auto"/>
        <w:contextualSpacing/>
        <w:rPr>
          <w:rtl/>
        </w:rPr>
      </w:pPr>
    </w:p>
    <w:p w14:paraId="42D27D9A" w14:textId="77777777" w:rsidR="00BA54F6" w:rsidRDefault="00BA54F6" w:rsidP="00BA54F6">
      <w:pPr>
        <w:spacing w:after="120" w:line="276" w:lineRule="auto"/>
        <w:contextualSpacing/>
        <w:rPr>
          <w:rtl/>
        </w:rPr>
      </w:pPr>
    </w:p>
    <w:p w14:paraId="2029586F" w14:textId="77777777" w:rsidR="00BA54F6" w:rsidRDefault="00BA54F6" w:rsidP="00BA54F6">
      <w:pPr>
        <w:spacing w:after="120" w:line="276" w:lineRule="auto"/>
        <w:contextualSpacing/>
        <w:rPr>
          <w:b/>
          <w:bCs/>
          <w:u w:val="single"/>
        </w:rPr>
      </w:pPr>
      <w:r w:rsidRPr="00EF6CD9">
        <w:rPr>
          <w:b/>
          <w:bCs/>
          <w:u w:val="single"/>
        </w:rPr>
        <w:t>3.3 No enforcement point on hall level (figure 11)</w:t>
      </w:r>
    </w:p>
    <w:p w14:paraId="6D326BD8" w14:textId="77777777" w:rsidR="00BA54F6" w:rsidRPr="00EF6CD9" w:rsidRDefault="00BA54F6" w:rsidP="00BA54F6">
      <w:pPr>
        <w:spacing w:after="120" w:line="276" w:lineRule="auto"/>
        <w:contextualSpacing/>
        <w:rPr>
          <w:b/>
          <w:bCs/>
          <w:u w:val="single"/>
        </w:rPr>
      </w:pPr>
    </w:p>
    <w:p w14:paraId="42602F49" w14:textId="77777777" w:rsidR="00BA54F6" w:rsidRDefault="00BA54F6" w:rsidP="00BA54F6">
      <w:pPr>
        <w:spacing w:after="120" w:line="276" w:lineRule="auto"/>
        <w:contextualSpacing/>
      </w:pPr>
      <w:r>
        <w:rPr>
          <w:noProof/>
        </w:rPr>
        <w:drawing>
          <wp:inline distT="0" distB="0" distL="0" distR="0" wp14:anchorId="6D2B0462" wp14:editId="265415DE">
            <wp:extent cx="3966512" cy="32140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9295" cy="3224405"/>
                    </a:xfrm>
                    <a:prstGeom prst="rect">
                      <a:avLst/>
                    </a:prstGeom>
                  </pic:spPr>
                </pic:pic>
              </a:graphicData>
            </a:graphic>
          </wp:inline>
        </w:drawing>
      </w:r>
    </w:p>
    <w:p w14:paraId="7F02DA0F" w14:textId="77777777" w:rsidR="00BA54F6" w:rsidRDefault="00BA54F6" w:rsidP="00BA54F6">
      <w:pPr>
        <w:spacing w:after="120" w:line="276" w:lineRule="auto"/>
        <w:contextualSpacing/>
      </w:pPr>
      <w:r>
        <w:t xml:space="preserve">This architecture assumes that only attacks on critical production cell have significant impact on the plant. Unfortunately, that is not so. An accumulation of minor disturbance in non-critical production </w:t>
      </w:r>
      <w:r>
        <w:lastRenderedPageBreak/>
        <w:t>cell as well as office areas would probably have a big impact on production as well, albeit not on the critical equipment itself but on supporting services, such as logistics, inventory management etc…</w:t>
      </w:r>
    </w:p>
    <w:p w14:paraId="2B7469C9" w14:textId="77777777" w:rsidR="00BA54F6" w:rsidRDefault="00BA54F6" w:rsidP="00BA54F6">
      <w:pPr>
        <w:spacing w:after="120" w:line="276" w:lineRule="auto"/>
        <w:contextualSpacing/>
      </w:pPr>
      <w:r>
        <w:t>An effective segmentation solution must encompass every production floor asset.</w:t>
      </w:r>
    </w:p>
    <w:p w14:paraId="2C0B1312" w14:textId="77777777" w:rsidR="00BA54F6" w:rsidRDefault="00BA54F6" w:rsidP="00BA54F6">
      <w:pPr>
        <w:spacing w:after="120" w:line="276" w:lineRule="auto"/>
        <w:contextualSpacing/>
      </w:pPr>
    </w:p>
    <w:p w14:paraId="3FE76538" w14:textId="77777777" w:rsidR="00BA54F6" w:rsidRDefault="00BA54F6" w:rsidP="00BA54F6">
      <w:pPr>
        <w:spacing w:after="120" w:line="276" w:lineRule="auto"/>
        <w:contextualSpacing/>
        <w:rPr>
          <w:b/>
          <w:bCs/>
          <w:u w:val="single"/>
        </w:rPr>
      </w:pPr>
      <w:r w:rsidRPr="00EF6CD9">
        <w:rPr>
          <w:b/>
          <w:bCs/>
          <w:u w:val="single"/>
        </w:rPr>
        <w:t>3.4 Enforcement point (Physical design) on Hall level (figure 12)</w:t>
      </w:r>
    </w:p>
    <w:p w14:paraId="2B22DA5B" w14:textId="77777777" w:rsidR="00BA54F6" w:rsidRPr="00EF6CD9" w:rsidRDefault="00BA54F6" w:rsidP="00BA54F6">
      <w:pPr>
        <w:spacing w:after="120" w:line="276" w:lineRule="auto"/>
        <w:contextualSpacing/>
        <w:rPr>
          <w:b/>
          <w:bCs/>
          <w:u w:val="single"/>
        </w:rPr>
      </w:pPr>
    </w:p>
    <w:p w14:paraId="731F93B2" w14:textId="77777777" w:rsidR="00BA54F6" w:rsidRDefault="00BA54F6" w:rsidP="00BA54F6">
      <w:pPr>
        <w:spacing w:after="120" w:line="276" w:lineRule="auto"/>
        <w:contextualSpacing/>
      </w:pPr>
      <w:r>
        <w:rPr>
          <w:noProof/>
        </w:rPr>
        <w:drawing>
          <wp:inline distT="0" distB="0" distL="0" distR="0" wp14:anchorId="02D7BFA4" wp14:editId="29DFAFD3">
            <wp:extent cx="4183039" cy="2302480"/>
            <wp:effectExtent l="0" t="0" r="825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1114" cy="2328942"/>
                    </a:xfrm>
                    <a:prstGeom prst="rect">
                      <a:avLst/>
                    </a:prstGeom>
                  </pic:spPr>
                </pic:pic>
              </a:graphicData>
            </a:graphic>
          </wp:inline>
        </w:drawing>
      </w:r>
    </w:p>
    <w:p w14:paraId="1D720E2D" w14:textId="77777777" w:rsidR="00BA54F6" w:rsidRDefault="00BA54F6" w:rsidP="00BA54F6">
      <w:pPr>
        <w:spacing w:after="120" w:line="276" w:lineRule="auto"/>
        <w:contextualSpacing/>
      </w:pPr>
      <w:r>
        <w:t xml:space="preserve">These architectures are less a security visibility issue and more a network maintenance question. Should the enforcement point be a physical barrier on a logical one? There are good arguments to either case, and no definitive preference to one or the other. As a physical barrier it is less prone to accidentally bypass configuration, a malfunction will completely block traffic. </w:t>
      </w:r>
    </w:p>
    <w:p w14:paraId="3B968739" w14:textId="77777777" w:rsidR="00BA54F6" w:rsidRDefault="00BA54F6" w:rsidP="00BA54F6">
      <w:pPr>
        <w:spacing w:after="120" w:line="276" w:lineRule="auto"/>
        <w:contextualSpacing/>
      </w:pPr>
      <w:r>
        <w:t>The major consideration should be network administrators’ existing policies and procedures.</w:t>
      </w:r>
    </w:p>
    <w:p w14:paraId="18CE7C5D" w14:textId="77777777" w:rsidR="00BA54F6" w:rsidRDefault="00BA54F6" w:rsidP="00BA54F6">
      <w:pPr>
        <w:spacing w:after="120" w:line="276" w:lineRule="auto"/>
        <w:contextualSpacing/>
      </w:pPr>
    </w:p>
    <w:p w14:paraId="4485A96B" w14:textId="77777777" w:rsidR="00BA54F6" w:rsidRDefault="00BA54F6" w:rsidP="00BA54F6">
      <w:pPr>
        <w:spacing w:after="120" w:line="276" w:lineRule="auto"/>
        <w:contextualSpacing/>
      </w:pPr>
    </w:p>
    <w:p w14:paraId="56C13919" w14:textId="77777777" w:rsidR="00BA54F6" w:rsidRDefault="00BA54F6" w:rsidP="00BA54F6">
      <w:pPr>
        <w:spacing w:after="120" w:line="276" w:lineRule="auto"/>
        <w:contextualSpacing/>
      </w:pPr>
    </w:p>
    <w:p w14:paraId="4DB85C02" w14:textId="77777777" w:rsidR="00BA54F6" w:rsidRPr="00254605" w:rsidRDefault="00BA54F6" w:rsidP="00BA54F6">
      <w:pPr>
        <w:spacing w:after="120" w:line="276" w:lineRule="auto"/>
        <w:contextualSpacing/>
        <w:rPr>
          <w:b/>
          <w:bCs/>
          <w:color w:val="000000" w:themeColor="text1"/>
          <w:u w:val="single"/>
        </w:rPr>
      </w:pPr>
      <w:r w:rsidRPr="00254605">
        <w:rPr>
          <w:b/>
          <w:bCs/>
          <w:color w:val="000000" w:themeColor="text1"/>
          <w:u w:val="single"/>
        </w:rPr>
        <w:t>4.1 Enforcement point at access switch (figure 13)</w:t>
      </w:r>
    </w:p>
    <w:p w14:paraId="34AE9018" w14:textId="77777777" w:rsidR="00BA54F6" w:rsidRDefault="00BA54F6" w:rsidP="00BA54F6">
      <w:pPr>
        <w:spacing w:after="120" w:line="276" w:lineRule="auto"/>
        <w:contextualSpacing/>
      </w:pPr>
      <w:r>
        <w:rPr>
          <w:noProof/>
        </w:rPr>
        <w:drawing>
          <wp:inline distT="0" distB="0" distL="0" distR="0" wp14:anchorId="056902CE" wp14:editId="289D5874">
            <wp:extent cx="4399479" cy="3063923"/>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6565" cy="3068858"/>
                    </a:xfrm>
                    <a:prstGeom prst="rect">
                      <a:avLst/>
                    </a:prstGeom>
                  </pic:spPr>
                </pic:pic>
              </a:graphicData>
            </a:graphic>
          </wp:inline>
        </w:drawing>
      </w:r>
    </w:p>
    <w:p w14:paraId="27DABA9E" w14:textId="77777777" w:rsidR="00BA54F6" w:rsidRDefault="00BA54F6" w:rsidP="00BA54F6">
      <w:pPr>
        <w:spacing w:after="120" w:line="276" w:lineRule="auto"/>
        <w:contextualSpacing/>
      </w:pPr>
      <w:r>
        <w:t>This is A good example of secure and robust architecture. Security visibility can be maximized for both office area and production cell, while the deployment is limited to minimum gateways.</w:t>
      </w:r>
    </w:p>
    <w:p w14:paraId="0D360755" w14:textId="77777777" w:rsidR="00BA54F6" w:rsidRDefault="00BA54F6" w:rsidP="00BA54F6">
      <w:pPr>
        <w:spacing w:after="120" w:line="276" w:lineRule="auto"/>
        <w:contextualSpacing/>
      </w:pPr>
      <w:r>
        <w:lastRenderedPageBreak/>
        <w:t>Performance issues should not pose any trouble with proper configuration. The only downside is that both IT and OT rule-set is configured on the same gateway which might lead to mutual administration of separate teams (plant specific) with a potential of conflicting interests.</w:t>
      </w:r>
    </w:p>
    <w:p w14:paraId="6CC409BD" w14:textId="77777777" w:rsidR="00BA54F6" w:rsidRDefault="00BA54F6" w:rsidP="00BA54F6">
      <w:pPr>
        <w:spacing w:after="120" w:line="276" w:lineRule="auto"/>
        <w:contextualSpacing/>
      </w:pPr>
    </w:p>
    <w:p w14:paraId="37B68AE7" w14:textId="15A1CB9A" w:rsidR="00BA54F6" w:rsidRDefault="00BA54F6" w:rsidP="00BA54F6">
      <w:pPr>
        <w:spacing w:after="120" w:line="276" w:lineRule="auto"/>
        <w:contextualSpacing/>
      </w:pPr>
    </w:p>
    <w:p w14:paraId="7B0C8C1D" w14:textId="2B682514" w:rsidR="00733010" w:rsidRDefault="00733010" w:rsidP="00BA54F6">
      <w:pPr>
        <w:spacing w:after="120" w:line="276" w:lineRule="auto"/>
        <w:contextualSpacing/>
      </w:pPr>
    </w:p>
    <w:p w14:paraId="55634383" w14:textId="77777777" w:rsidR="00733010" w:rsidRDefault="00733010" w:rsidP="00BA54F6">
      <w:pPr>
        <w:spacing w:after="120" w:line="276" w:lineRule="auto"/>
        <w:contextualSpacing/>
      </w:pPr>
    </w:p>
    <w:p w14:paraId="3C5E94BC" w14:textId="77777777" w:rsidR="00BA54F6" w:rsidRDefault="00BA54F6" w:rsidP="00BA54F6">
      <w:pPr>
        <w:spacing w:after="120" w:line="276" w:lineRule="auto"/>
        <w:contextualSpacing/>
      </w:pPr>
    </w:p>
    <w:p w14:paraId="137CD72D" w14:textId="77777777" w:rsidR="00BA54F6" w:rsidRPr="00601806" w:rsidRDefault="00BA54F6" w:rsidP="00BA54F6">
      <w:pPr>
        <w:spacing w:after="120" w:line="276" w:lineRule="auto"/>
        <w:contextualSpacing/>
        <w:rPr>
          <w:b/>
          <w:bCs/>
          <w:u w:val="single"/>
        </w:rPr>
      </w:pPr>
      <w:r>
        <w:rPr>
          <w:b/>
          <w:bCs/>
          <w:u w:val="single"/>
        </w:rPr>
        <w:t xml:space="preserve">4.2 </w:t>
      </w:r>
      <w:r w:rsidRPr="00601806">
        <w:rPr>
          <w:b/>
          <w:bCs/>
          <w:u w:val="single"/>
        </w:rPr>
        <w:t>Enforcement point at access port (figure 14)</w:t>
      </w:r>
    </w:p>
    <w:p w14:paraId="37579BE3" w14:textId="77777777" w:rsidR="00BA54F6" w:rsidRDefault="00BA54F6" w:rsidP="00BA54F6">
      <w:pPr>
        <w:spacing w:after="120" w:line="276" w:lineRule="auto"/>
        <w:contextualSpacing/>
      </w:pPr>
    </w:p>
    <w:p w14:paraId="37041255" w14:textId="77777777" w:rsidR="00BA54F6" w:rsidRDefault="00BA54F6" w:rsidP="00BA54F6">
      <w:pPr>
        <w:spacing w:after="120" w:line="276" w:lineRule="auto"/>
        <w:contextualSpacing/>
      </w:pPr>
      <w:r>
        <w:rPr>
          <w:noProof/>
        </w:rPr>
        <w:drawing>
          <wp:inline distT="0" distB="0" distL="0" distR="0" wp14:anchorId="375715C9" wp14:editId="22EB89FA">
            <wp:extent cx="4367284" cy="29548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0134" cy="2963542"/>
                    </a:xfrm>
                    <a:prstGeom prst="rect">
                      <a:avLst/>
                    </a:prstGeom>
                  </pic:spPr>
                </pic:pic>
              </a:graphicData>
            </a:graphic>
          </wp:inline>
        </w:drawing>
      </w:r>
    </w:p>
    <w:p w14:paraId="32400991" w14:textId="77777777" w:rsidR="00BA54F6" w:rsidRDefault="00BA54F6" w:rsidP="00BA54F6">
      <w:pPr>
        <w:spacing w:after="120" w:line="276" w:lineRule="auto"/>
        <w:contextualSpacing/>
      </w:pPr>
    </w:p>
    <w:p w14:paraId="0788D08B" w14:textId="77777777" w:rsidR="00BA54F6" w:rsidRDefault="00BA54F6" w:rsidP="00BA54F6">
      <w:pPr>
        <w:spacing w:after="120" w:line="276" w:lineRule="auto"/>
        <w:contextualSpacing/>
      </w:pPr>
      <w:r>
        <w:t>Much the same as the previous architecture. A good balance between security and manageability. As before, a mutual IT, OT, IT-OT gateway could lead to conflicting interests and maintenance issues as each party (IT, security teams) might have a different default configuration.</w:t>
      </w:r>
    </w:p>
    <w:p w14:paraId="26B517E6" w14:textId="77777777" w:rsidR="00BA54F6" w:rsidRDefault="00BA54F6" w:rsidP="00BA54F6">
      <w:pPr>
        <w:spacing w:after="120" w:line="276" w:lineRule="auto"/>
        <w:contextualSpacing/>
      </w:pPr>
    </w:p>
    <w:p w14:paraId="7C018B16" w14:textId="77777777" w:rsidR="00BA54F6" w:rsidRDefault="00BA54F6" w:rsidP="00BA54F6">
      <w:pPr>
        <w:spacing w:after="120" w:line="276" w:lineRule="auto"/>
        <w:contextualSpacing/>
      </w:pPr>
    </w:p>
    <w:p w14:paraId="7D5FEB42" w14:textId="6241BFA7" w:rsidR="00BA54F6" w:rsidRDefault="00BA54F6" w:rsidP="00BA54F6">
      <w:pPr>
        <w:spacing w:after="120" w:line="276" w:lineRule="auto"/>
        <w:contextualSpacing/>
        <w:rPr>
          <w:b/>
          <w:bCs/>
          <w:u w:val="single"/>
        </w:rPr>
      </w:pPr>
      <w:r w:rsidRPr="00254605">
        <w:rPr>
          <w:b/>
          <w:bCs/>
          <w:u w:val="single"/>
        </w:rPr>
        <w:lastRenderedPageBreak/>
        <w:t>4.3 Enforcement point at distribution port</w:t>
      </w:r>
      <w:r>
        <w:rPr>
          <w:b/>
          <w:bCs/>
          <w:u w:val="single"/>
        </w:rPr>
        <w:t xml:space="preserve"> (figure 15)</w:t>
      </w:r>
      <w:r>
        <w:rPr>
          <w:noProof/>
        </w:rPr>
        <w:drawing>
          <wp:inline distT="0" distB="0" distL="0" distR="0" wp14:anchorId="4118FA03" wp14:editId="763C15C9">
            <wp:extent cx="4558352" cy="30735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5382" cy="3085054"/>
                    </a:xfrm>
                    <a:prstGeom prst="rect">
                      <a:avLst/>
                    </a:prstGeom>
                  </pic:spPr>
                </pic:pic>
              </a:graphicData>
            </a:graphic>
          </wp:inline>
        </w:drawing>
      </w:r>
    </w:p>
    <w:p w14:paraId="63D1389D" w14:textId="77777777" w:rsidR="00BA54F6" w:rsidRPr="00254605" w:rsidRDefault="00BA54F6" w:rsidP="00BA54F6">
      <w:pPr>
        <w:spacing w:after="120" w:line="276" w:lineRule="auto"/>
        <w:contextualSpacing/>
      </w:pPr>
    </w:p>
    <w:p w14:paraId="6C75BFC4" w14:textId="77777777" w:rsidR="00BA54F6" w:rsidRDefault="00BA54F6" w:rsidP="00BA54F6">
      <w:pPr>
        <w:spacing w:after="120" w:line="276" w:lineRule="auto"/>
        <w:contextualSpacing/>
      </w:pPr>
      <w:r>
        <w:t xml:space="preserve">This architecture has the same security and network advantages and disadvantages as the last two architectures (4.2 and 4.1). </w:t>
      </w:r>
    </w:p>
    <w:p w14:paraId="7C4AAF25" w14:textId="77777777" w:rsidR="00BA54F6" w:rsidRDefault="00BA54F6" w:rsidP="00BA54F6">
      <w:pPr>
        <w:spacing w:after="120" w:line="276" w:lineRule="auto"/>
        <w:contextualSpacing/>
      </w:pPr>
    </w:p>
    <w:p w14:paraId="582E22D7" w14:textId="77777777" w:rsidR="00BA54F6" w:rsidRDefault="00BA54F6" w:rsidP="00BA54F6">
      <w:pPr>
        <w:spacing w:after="120" w:line="276" w:lineRule="auto"/>
        <w:contextualSpacing/>
      </w:pPr>
    </w:p>
    <w:p w14:paraId="7CFB6A71" w14:textId="77777777" w:rsidR="00BA54F6" w:rsidRPr="000868E7" w:rsidRDefault="00BA54F6" w:rsidP="00BA54F6">
      <w:pPr>
        <w:spacing w:after="120" w:line="276" w:lineRule="auto"/>
        <w:contextualSpacing/>
        <w:rPr>
          <w:b/>
          <w:bCs/>
          <w:u w:val="single"/>
        </w:rPr>
      </w:pPr>
      <w:r w:rsidRPr="000868E7">
        <w:rPr>
          <w:b/>
          <w:bCs/>
          <w:u w:val="single"/>
        </w:rPr>
        <w:t>4.4 Enforcement point within automation area (figure 16)</w:t>
      </w:r>
    </w:p>
    <w:p w14:paraId="542F772C" w14:textId="77777777" w:rsidR="00BA54F6" w:rsidRDefault="00BA54F6" w:rsidP="00BA54F6">
      <w:pPr>
        <w:spacing w:after="120" w:line="276" w:lineRule="auto"/>
        <w:contextualSpacing/>
      </w:pPr>
      <w:r>
        <w:rPr>
          <w:noProof/>
        </w:rPr>
        <w:drawing>
          <wp:inline distT="0" distB="0" distL="0" distR="0" wp14:anchorId="7A1CB1E8" wp14:editId="39E21515">
            <wp:extent cx="4490113" cy="3281465"/>
            <wp:effectExtent l="0" t="0" r="571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6041" cy="3293105"/>
                    </a:xfrm>
                    <a:prstGeom prst="rect">
                      <a:avLst/>
                    </a:prstGeom>
                  </pic:spPr>
                </pic:pic>
              </a:graphicData>
            </a:graphic>
          </wp:inline>
        </w:drawing>
      </w:r>
    </w:p>
    <w:p w14:paraId="3BFBB238" w14:textId="77777777" w:rsidR="00BA54F6" w:rsidRDefault="00BA54F6" w:rsidP="00BA54F6">
      <w:pPr>
        <w:spacing w:after="120" w:line="276" w:lineRule="auto"/>
        <w:contextualSpacing/>
      </w:pPr>
    </w:p>
    <w:p w14:paraId="41F0E303" w14:textId="77777777" w:rsidR="00BA54F6" w:rsidRDefault="00BA54F6" w:rsidP="00BA54F6">
      <w:pPr>
        <w:spacing w:after="120" w:line="276" w:lineRule="auto"/>
        <w:contextualSpacing/>
      </w:pPr>
      <w:r>
        <w:t>Relatively similar to the former architecture, the big difference is the office area network which is connected to the automation access switch. As a best practice, it is recommended to deploy separate networking devices for production cells assets and office areas for multitude of reasons such as: different maintenance policies and configuration, high availability considerations, security factors (e.g. accessibility and monitoring) and performance issues.</w:t>
      </w:r>
    </w:p>
    <w:p w14:paraId="5141CDAB" w14:textId="77777777" w:rsidR="00BA54F6" w:rsidRDefault="00BA54F6" w:rsidP="00BA54F6">
      <w:pPr>
        <w:spacing w:after="120" w:line="276" w:lineRule="auto"/>
        <w:contextualSpacing/>
      </w:pPr>
      <w:r>
        <w:lastRenderedPageBreak/>
        <w:t>Compared to the previous architectures this deployment solution is less favorable.</w:t>
      </w:r>
    </w:p>
    <w:p w14:paraId="647C0252" w14:textId="77777777" w:rsidR="00BA54F6" w:rsidRDefault="00BA54F6" w:rsidP="00BA54F6">
      <w:pPr>
        <w:spacing w:after="120" w:line="276" w:lineRule="auto"/>
        <w:contextualSpacing/>
      </w:pPr>
    </w:p>
    <w:p w14:paraId="0471DE88" w14:textId="77777777" w:rsidR="00BA54F6" w:rsidRPr="000868E7" w:rsidRDefault="00BA54F6" w:rsidP="00BA54F6">
      <w:pPr>
        <w:spacing w:after="120" w:line="276" w:lineRule="auto"/>
        <w:contextualSpacing/>
        <w:rPr>
          <w:b/>
          <w:bCs/>
          <w:u w:val="single"/>
        </w:rPr>
      </w:pPr>
      <w:r w:rsidRPr="000868E7">
        <w:rPr>
          <w:b/>
          <w:bCs/>
          <w:u w:val="single"/>
        </w:rPr>
        <w:t>6.1 Emergency function on manufacturing equipment level (figure 19)</w:t>
      </w:r>
    </w:p>
    <w:p w14:paraId="1F72B99C" w14:textId="77777777" w:rsidR="00BA54F6" w:rsidRDefault="00BA54F6" w:rsidP="00BA54F6">
      <w:pPr>
        <w:spacing w:after="120" w:line="276" w:lineRule="auto"/>
        <w:contextualSpacing/>
      </w:pPr>
    </w:p>
    <w:p w14:paraId="0F4763FA" w14:textId="77777777" w:rsidR="00BA54F6" w:rsidRDefault="00BA54F6" w:rsidP="00BA54F6">
      <w:pPr>
        <w:spacing w:after="120" w:line="276" w:lineRule="auto"/>
        <w:contextualSpacing/>
      </w:pPr>
      <w:r>
        <w:rPr>
          <w:noProof/>
        </w:rPr>
        <w:drawing>
          <wp:inline distT="0" distB="0" distL="0" distR="0" wp14:anchorId="314F8D96" wp14:editId="53F78DDB">
            <wp:extent cx="4588041" cy="1937982"/>
            <wp:effectExtent l="0" t="0" r="3175" b="57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3123" cy="1952801"/>
                    </a:xfrm>
                    <a:prstGeom prst="rect">
                      <a:avLst/>
                    </a:prstGeom>
                  </pic:spPr>
                </pic:pic>
              </a:graphicData>
            </a:graphic>
          </wp:inline>
        </w:drawing>
      </w:r>
    </w:p>
    <w:p w14:paraId="40D31A2E" w14:textId="77777777" w:rsidR="00BA54F6" w:rsidRDefault="00BA54F6" w:rsidP="00BA54F6">
      <w:pPr>
        <w:spacing w:after="120" w:line="276" w:lineRule="auto"/>
        <w:contextualSpacing/>
      </w:pPr>
    </w:p>
    <w:p w14:paraId="7DA01E90" w14:textId="77777777" w:rsidR="00BA54F6" w:rsidRDefault="00BA54F6" w:rsidP="00BA54F6">
      <w:pPr>
        <w:spacing w:after="120" w:line="276" w:lineRule="auto"/>
        <w:contextualSpacing/>
      </w:pPr>
      <w:r>
        <w:t>There are several security issues with these suggestions:</w:t>
      </w:r>
    </w:p>
    <w:p w14:paraId="02C181F0" w14:textId="62B18CF0" w:rsidR="00BA54F6" w:rsidRDefault="00BA54F6" w:rsidP="00BA54F6">
      <w:pPr>
        <w:spacing w:after="120" w:line="276" w:lineRule="auto"/>
        <w:contextualSpacing/>
      </w:pPr>
      <w:r>
        <w:t xml:space="preserve">1. Committing a physical bypass of security gateway is hard to recover from as returning to the past configuration must be approved by all stakeholders (i.e. production floor operators and engineers, network and security teams and plant manager due to downtime required). Most organizations find it hard to re-deploy security gateway after removing them from the network due to </w:t>
      </w:r>
      <w:r w:rsidR="00075AC9">
        <w:t>mistrust in the solution</w:t>
      </w:r>
      <w:r>
        <w:t>.</w:t>
      </w:r>
    </w:p>
    <w:p w14:paraId="54A27EF8" w14:textId="0C11A95E" w:rsidR="00BA54F6" w:rsidRDefault="00BA54F6" w:rsidP="00BA54F6">
      <w:pPr>
        <w:spacing w:after="120" w:line="276" w:lineRule="auto"/>
        <w:contextualSpacing/>
      </w:pPr>
      <w:r>
        <w:t xml:space="preserve">2. Deactivating IPS and FW rules is a perfect opportunity for an attacker to strike, </w:t>
      </w:r>
      <w:r w:rsidR="00075AC9">
        <w:t xml:space="preserve">there is </w:t>
      </w:r>
      <w:r>
        <w:t xml:space="preserve">no limitation on network movement and no traffic </w:t>
      </w:r>
      <w:r w:rsidR="00075AC9">
        <w:t xml:space="preserve">monitoring, this </w:t>
      </w:r>
      <w:r>
        <w:t>is the ideal situation to strike or expand holding</w:t>
      </w:r>
      <w:r w:rsidR="00075AC9">
        <w:t>s</w:t>
      </w:r>
      <w:r>
        <w:t xml:space="preserve"> on production floor assets. A good attacker will try to create a situation where the gateway seems at fault and consequently make the network team deactivate the gateway and allow the attacker to continue his plan unhindered. </w:t>
      </w:r>
    </w:p>
    <w:p w14:paraId="78EDE56E" w14:textId="77777777" w:rsidR="00BA54F6" w:rsidRDefault="00BA54F6" w:rsidP="00BA54F6">
      <w:pPr>
        <w:spacing w:after="120" w:line="276" w:lineRule="auto"/>
        <w:contextualSpacing/>
      </w:pPr>
    </w:p>
    <w:p w14:paraId="5987AF09" w14:textId="77777777" w:rsidR="00BA54F6" w:rsidRDefault="00BA54F6" w:rsidP="00BA54F6">
      <w:pPr>
        <w:spacing w:after="120" w:line="276" w:lineRule="auto"/>
        <w:contextualSpacing/>
      </w:pPr>
      <w:r>
        <w:t xml:space="preserve">A more suitable emergency plan should design a quick and easy to commit degradation from prevention to detection mode, thereby keeping network visibility continuously, even during gateway failure. An example to such a contingency plan is preparing a standby port mirroring configuration or tap devices ready for quick deployment and gateway replacement. </w:t>
      </w:r>
    </w:p>
    <w:p w14:paraId="4552D2B2" w14:textId="77777777" w:rsidR="00BA54F6" w:rsidRDefault="00BA54F6" w:rsidP="00BA54F6">
      <w:pPr>
        <w:spacing w:after="120" w:line="276" w:lineRule="auto"/>
        <w:contextualSpacing/>
      </w:pPr>
      <w:r>
        <w:t>The new mode should be treated as high risk mode and the BISO team should strive to return to the original gateway deployment as soon as possible.</w:t>
      </w:r>
    </w:p>
    <w:p w14:paraId="1569DC1F" w14:textId="77777777" w:rsidR="00BA54F6" w:rsidRDefault="00BA54F6" w:rsidP="00BA54F6">
      <w:pPr>
        <w:spacing w:after="120" w:line="276" w:lineRule="auto"/>
        <w:contextualSpacing/>
      </w:pPr>
    </w:p>
    <w:p w14:paraId="192E427E" w14:textId="77777777" w:rsidR="00BA54F6" w:rsidRDefault="00BA54F6" w:rsidP="00BA54F6">
      <w:pPr>
        <w:spacing w:after="120" w:line="276" w:lineRule="auto"/>
        <w:contextualSpacing/>
      </w:pPr>
    </w:p>
    <w:p w14:paraId="1EB99C37" w14:textId="0F6262D5" w:rsidR="00BA54F6" w:rsidRDefault="00BA54F6" w:rsidP="00BA54F6">
      <w:pPr>
        <w:spacing w:after="120" w:line="276" w:lineRule="auto"/>
        <w:contextualSpacing/>
      </w:pPr>
    </w:p>
    <w:p w14:paraId="4C762DD7" w14:textId="6CC96E3D" w:rsidR="00BA54F6" w:rsidRDefault="00BA54F6" w:rsidP="00BA54F6">
      <w:pPr>
        <w:spacing w:after="120" w:line="276" w:lineRule="auto"/>
        <w:contextualSpacing/>
      </w:pPr>
    </w:p>
    <w:p w14:paraId="069711E6" w14:textId="6C966238" w:rsidR="00BA54F6" w:rsidRDefault="00BA54F6" w:rsidP="00BA54F6">
      <w:pPr>
        <w:spacing w:after="120" w:line="276" w:lineRule="auto"/>
        <w:contextualSpacing/>
      </w:pPr>
    </w:p>
    <w:p w14:paraId="6042EAFD" w14:textId="023DD470" w:rsidR="00BA54F6" w:rsidRDefault="00BA54F6" w:rsidP="00BA54F6">
      <w:pPr>
        <w:spacing w:after="120" w:line="276" w:lineRule="auto"/>
        <w:contextualSpacing/>
      </w:pPr>
    </w:p>
    <w:p w14:paraId="190B8F14" w14:textId="6B7CA332" w:rsidR="00BA54F6" w:rsidRDefault="00BA54F6" w:rsidP="00BA54F6">
      <w:pPr>
        <w:spacing w:after="120" w:line="276" w:lineRule="auto"/>
        <w:contextualSpacing/>
      </w:pPr>
    </w:p>
    <w:p w14:paraId="278D9719" w14:textId="7DEA5D24" w:rsidR="00BA54F6" w:rsidRDefault="00BA54F6" w:rsidP="00BA54F6">
      <w:pPr>
        <w:spacing w:after="120" w:line="276" w:lineRule="auto"/>
        <w:contextualSpacing/>
      </w:pPr>
    </w:p>
    <w:p w14:paraId="23041DB9" w14:textId="6FF50E8E" w:rsidR="00BA54F6" w:rsidRDefault="00BA54F6" w:rsidP="00BA54F6">
      <w:pPr>
        <w:spacing w:after="120" w:line="276" w:lineRule="auto"/>
        <w:contextualSpacing/>
      </w:pPr>
    </w:p>
    <w:p w14:paraId="273C6150" w14:textId="526DFA20" w:rsidR="00BA54F6" w:rsidRDefault="00BA54F6" w:rsidP="00BA54F6">
      <w:pPr>
        <w:spacing w:after="120" w:line="276" w:lineRule="auto"/>
        <w:contextualSpacing/>
      </w:pPr>
    </w:p>
    <w:p w14:paraId="60218314" w14:textId="00AE6DDC" w:rsidR="00BA54F6" w:rsidRDefault="00BA54F6" w:rsidP="00BA54F6">
      <w:pPr>
        <w:spacing w:after="120" w:line="276" w:lineRule="auto"/>
        <w:contextualSpacing/>
      </w:pPr>
    </w:p>
    <w:p w14:paraId="3EB9515C" w14:textId="77777777" w:rsidR="00BA54F6" w:rsidRDefault="00BA54F6" w:rsidP="00BA54F6">
      <w:pPr>
        <w:spacing w:after="120" w:line="276" w:lineRule="auto"/>
        <w:contextualSpacing/>
      </w:pPr>
    </w:p>
    <w:p w14:paraId="51AAA58C" w14:textId="77777777" w:rsidR="00BA54F6" w:rsidRDefault="00BA54F6" w:rsidP="00BA54F6">
      <w:pPr>
        <w:spacing w:after="120" w:line="276" w:lineRule="auto"/>
        <w:contextualSpacing/>
      </w:pPr>
    </w:p>
    <w:p w14:paraId="1A9DD536" w14:textId="77777777" w:rsidR="00BA54F6" w:rsidRDefault="00BA54F6" w:rsidP="00BA54F6">
      <w:pPr>
        <w:spacing w:after="120" w:line="276" w:lineRule="auto"/>
        <w:contextualSpacing/>
      </w:pPr>
      <w:r>
        <w:t xml:space="preserve">The next table summarizes the different architectures according to several parameters, </w:t>
      </w:r>
    </w:p>
    <w:p w14:paraId="34093AEE" w14:textId="77777777" w:rsidR="00BA54F6" w:rsidRDefault="00BA54F6" w:rsidP="00BA54F6">
      <w:pPr>
        <w:spacing w:after="120" w:line="276" w:lineRule="auto"/>
        <w:contextualSpacing/>
      </w:pPr>
      <w:r>
        <w:t>As seen, there is no single leading architecture, therefore our recommendation (as detailed in the conclusion part of this document) is a combination of architectures creating an optimal mixture of security and manageability.</w:t>
      </w:r>
    </w:p>
    <w:p w14:paraId="61268CC8" w14:textId="329B4067" w:rsidR="00BA54F6" w:rsidRPr="00235A69" w:rsidRDefault="00235A69" w:rsidP="00BA54F6">
      <w:pPr>
        <w:spacing w:after="120" w:line="276" w:lineRule="auto"/>
        <w:contextualSpacing/>
        <w:rPr>
          <w:b/>
          <w:bCs/>
          <w:sz w:val="52"/>
          <w:szCs w:val="52"/>
        </w:rPr>
      </w:pPr>
      <w:r w:rsidRPr="00235A69">
        <w:rPr>
          <w:b/>
          <w:bCs/>
          <w:sz w:val="36"/>
          <w:szCs w:val="36"/>
          <w:highlight w:val="yellow"/>
        </w:rPr>
        <w:t>REPLACE WITH BETTER GRAPHICS</w:t>
      </w:r>
    </w:p>
    <w:p w14:paraId="1EF3CA12" w14:textId="77777777" w:rsidR="00BA54F6" w:rsidRPr="00DA0A06" w:rsidRDefault="00BA54F6" w:rsidP="00BA54F6">
      <w:pPr>
        <w:spacing w:after="120" w:line="276" w:lineRule="auto"/>
        <w:contextualSpacing/>
        <w:rPr>
          <w:highlight w:val="red"/>
        </w:rPr>
      </w:pPr>
      <w:r w:rsidRPr="00DA0A06">
        <w:rPr>
          <w:highlight w:val="red"/>
        </w:rPr>
        <w:t xml:space="preserve"> </w:t>
      </w:r>
    </w:p>
    <w:tbl>
      <w:tblPr>
        <w:tblStyle w:val="TableGrid"/>
        <w:tblW w:w="0" w:type="auto"/>
        <w:tblLook w:val="04A0" w:firstRow="1" w:lastRow="0" w:firstColumn="1" w:lastColumn="0" w:noHBand="0" w:noVBand="1"/>
      </w:tblPr>
      <w:tblGrid>
        <w:gridCol w:w="1711"/>
        <w:gridCol w:w="444"/>
        <w:gridCol w:w="1452"/>
        <w:gridCol w:w="168"/>
        <w:gridCol w:w="1775"/>
        <w:gridCol w:w="385"/>
        <w:gridCol w:w="1574"/>
        <w:gridCol w:w="1553"/>
      </w:tblGrid>
      <w:tr w:rsidR="00BA54F6" w14:paraId="6F10752B" w14:textId="77777777" w:rsidTr="00733010">
        <w:trPr>
          <w:gridAfter w:val="2"/>
          <w:wAfter w:w="3127" w:type="dxa"/>
        </w:trPr>
        <w:tc>
          <w:tcPr>
            <w:tcW w:w="2155" w:type="dxa"/>
            <w:gridSpan w:val="2"/>
            <w:shd w:val="clear" w:color="auto" w:fill="FF0000"/>
          </w:tcPr>
          <w:p w14:paraId="099BE038" w14:textId="77777777" w:rsidR="00BA54F6" w:rsidRPr="00462645" w:rsidRDefault="00BA54F6" w:rsidP="00733010">
            <w:pPr>
              <w:spacing w:after="120" w:line="276" w:lineRule="auto"/>
              <w:contextualSpacing/>
            </w:pPr>
            <w:r w:rsidRPr="00462645">
              <w:t>5 – very high    4 high</w:t>
            </w:r>
          </w:p>
        </w:tc>
        <w:tc>
          <w:tcPr>
            <w:tcW w:w="1620" w:type="dxa"/>
            <w:gridSpan w:val="2"/>
            <w:shd w:val="clear" w:color="auto" w:fill="FFC000"/>
          </w:tcPr>
          <w:p w14:paraId="3BF5895A" w14:textId="77777777" w:rsidR="00BA54F6" w:rsidRPr="00462645" w:rsidRDefault="00BA54F6" w:rsidP="00733010">
            <w:pPr>
              <w:spacing w:after="120" w:line="276" w:lineRule="auto"/>
              <w:contextualSpacing/>
            </w:pPr>
            <w:r w:rsidRPr="00462645">
              <w:t>3 - moderate</w:t>
            </w:r>
          </w:p>
        </w:tc>
        <w:tc>
          <w:tcPr>
            <w:tcW w:w="2160" w:type="dxa"/>
            <w:gridSpan w:val="2"/>
            <w:shd w:val="clear" w:color="auto" w:fill="00B050"/>
          </w:tcPr>
          <w:p w14:paraId="55A326B3" w14:textId="77777777" w:rsidR="00BA54F6" w:rsidRDefault="00BA54F6" w:rsidP="00733010">
            <w:pPr>
              <w:spacing w:after="120" w:line="276" w:lineRule="auto"/>
              <w:contextualSpacing/>
              <w:rPr>
                <w:highlight w:val="red"/>
              </w:rPr>
            </w:pPr>
            <w:r w:rsidRPr="00462645">
              <w:t>2 – low    1 – very low</w:t>
            </w:r>
          </w:p>
        </w:tc>
      </w:tr>
      <w:tr w:rsidR="00BA54F6" w14:paraId="053EDEDC" w14:textId="77777777" w:rsidTr="00733010">
        <w:tc>
          <w:tcPr>
            <w:tcW w:w="1711" w:type="dxa"/>
          </w:tcPr>
          <w:p w14:paraId="656BF226" w14:textId="77777777" w:rsidR="00BA54F6" w:rsidRDefault="00BA54F6" w:rsidP="00733010">
            <w:pPr>
              <w:spacing w:after="120" w:line="276" w:lineRule="auto"/>
              <w:contextualSpacing/>
            </w:pPr>
            <w:r>
              <w:t>Figure #</w:t>
            </w:r>
          </w:p>
        </w:tc>
        <w:tc>
          <w:tcPr>
            <w:tcW w:w="1896" w:type="dxa"/>
            <w:gridSpan w:val="2"/>
          </w:tcPr>
          <w:p w14:paraId="79357BA3" w14:textId="77777777" w:rsidR="00BA54F6" w:rsidRDefault="00BA54F6" w:rsidP="00733010">
            <w:pPr>
              <w:spacing w:after="120" w:line="276" w:lineRule="auto"/>
              <w:contextualSpacing/>
            </w:pPr>
            <w:r>
              <w:t>Security visibility*</w:t>
            </w:r>
          </w:p>
        </w:tc>
        <w:tc>
          <w:tcPr>
            <w:tcW w:w="1943" w:type="dxa"/>
            <w:gridSpan w:val="2"/>
          </w:tcPr>
          <w:p w14:paraId="13D50245" w14:textId="77777777" w:rsidR="00BA54F6" w:rsidRDefault="00BA54F6" w:rsidP="00733010">
            <w:pPr>
              <w:spacing w:after="120" w:line="276" w:lineRule="auto"/>
              <w:contextualSpacing/>
            </w:pPr>
            <w:r>
              <w:t>Maintenance overhead</w:t>
            </w:r>
          </w:p>
        </w:tc>
        <w:tc>
          <w:tcPr>
            <w:tcW w:w="1959" w:type="dxa"/>
            <w:gridSpan w:val="2"/>
          </w:tcPr>
          <w:p w14:paraId="6DC4D3D3" w14:textId="77777777" w:rsidR="00BA54F6" w:rsidRDefault="00BA54F6" w:rsidP="00733010">
            <w:pPr>
              <w:spacing w:after="120" w:line="276" w:lineRule="auto"/>
              <w:contextualSpacing/>
            </w:pPr>
            <w:r>
              <w:t>Configuration complexity</w:t>
            </w:r>
          </w:p>
        </w:tc>
        <w:tc>
          <w:tcPr>
            <w:tcW w:w="1553" w:type="dxa"/>
          </w:tcPr>
          <w:p w14:paraId="32FF3FC9" w14:textId="77777777" w:rsidR="00BA54F6" w:rsidRDefault="00BA54F6" w:rsidP="00733010">
            <w:pPr>
              <w:spacing w:after="120" w:line="276" w:lineRule="auto"/>
              <w:contextualSpacing/>
            </w:pPr>
            <w:r>
              <w:t>Performance impact</w:t>
            </w:r>
          </w:p>
        </w:tc>
      </w:tr>
      <w:tr w:rsidR="00BA54F6" w14:paraId="062346E9" w14:textId="77777777" w:rsidTr="00733010">
        <w:tc>
          <w:tcPr>
            <w:tcW w:w="1711" w:type="dxa"/>
          </w:tcPr>
          <w:p w14:paraId="57F8536B" w14:textId="77777777" w:rsidR="00BA54F6" w:rsidRDefault="00BA54F6" w:rsidP="00733010">
            <w:pPr>
              <w:spacing w:after="120" w:line="276" w:lineRule="auto"/>
              <w:contextualSpacing/>
            </w:pPr>
            <w:r>
              <w:t>5</w:t>
            </w:r>
          </w:p>
        </w:tc>
        <w:tc>
          <w:tcPr>
            <w:tcW w:w="1896" w:type="dxa"/>
            <w:gridSpan w:val="2"/>
            <w:shd w:val="clear" w:color="auto" w:fill="FFC000" w:themeFill="accent4"/>
          </w:tcPr>
          <w:p w14:paraId="6CA5243B" w14:textId="77777777" w:rsidR="00BA54F6" w:rsidRPr="001B6E64" w:rsidRDefault="00BA54F6" w:rsidP="00733010">
            <w:pPr>
              <w:spacing w:after="120" w:line="276" w:lineRule="auto"/>
              <w:contextualSpacing/>
              <w:rPr>
                <w:sz w:val="20"/>
                <w:szCs w:val="20"/>
              </w:rPr>
            </w:pPr>
            <w:r>
              <w:rPr>
                <w:sz w:val="20"/>
                <w:szCs w:val="20"/>
              </w:rPr>
              <w:t>3</w:t>
            </w:r>
            <w:r w:rsidRPr="001B6E64">
              <w:rPr>
                <w:sz w:val="20"/>
                <w:szCs w:val="20"/>
              </w:rPr>
              <w:t xml:space="preserve"> </w:t>
            </w:r>
          </w:p>
        </w:tc>
        <w:tc>
          <w:tcPr>
            <w:tcW w:w="1943" w:type="dxa"/>
            <w:gridSpan w:val="2"/>
            <w:shd w:val="clear" w:color="auto" w:fill="00B050"/>
          </w:tcPr>
          <w:p w14:paraId="166BEF03" w14:textId="77777777" w:rsidR="00BA54F6" w:rsidRDefault="00BA54F6" w:rsidP="00733010">
            <w:pPr>
              <w:spacing w:after="120" w:line="276" w:lineRule="auto"/>
              <w:contextualSpacing/>
            </w:pPr>
            <w:r>
              <w:t>1</w:t>
            </w:r>
          </w:p>
        </w:tc>
        <w:tc>
          <w:tcPr>
            <w:tcW w:w="1959" w:type="dxa"/>
            <w:gridSpan w:val="2"/>
            <w:shd w:val="clear" w:color="auto" w:fill="00B050"/>
          </w:tcPr>
          <w:p w14:paraId="45BCF811" w14:textId="77777777" w:rsidR="00BA54F6" w:rsidRDefault="00BA54F6" w:rsidP="00733010">
            <w:pPr>
              <w:spacing w:after="120" w:line="276" w:lineRule="auto"/>
              <w:contextualSpacing/>
            </w:pPr>
            <w:r>
              <w:t>1</w:t>
            </w:r>
          </w:p>
        </w:tc>
        <w:tc>
          <w:tcPr>
            <w:tcW w:w="1553" w:type="dxa"/>
            <w:shd w:val="clear" w:color="auto" w:fill="FF0000"/>
          </w:tcPr>
          <w:p w14:paraId="7D8583EE" w14:textId="77777777" w:rsidR="00BA54F6" w:rsidRDefault="00BA54F6" w:rsidP="00733010">
            <w:pPr>
              <w:spacing w:after="120" w:line="276" w:lineRule="auto"/>
              <w:contextualSpacing/>
              <w:rPr>
                <w:rtl/>
              </w:rPr>
            </w:pPr>
            <w:r>
              <w:t>4</w:t>
            </w:r>
          </w:p>
        </w:tc>
      </w:tr>
      <w:tr w:rsidR="00BA54F6" w14:paraId="70091F4E" w14:textId="77777777" w:rsidTr="00733010">
        <w:tc>
          <w:tcPr>
            <w:tcW w:w="1711" w:type="dxa"/>
          </w:tcPr>
          <w:p w14:paraId="12641F74" w14:textId="77777777" w:rsidR="00BA54F6" w:rsidRDefault="00BA54F6" w:rsidP="00733010">
            <w:pPr>
              <w:spacing w:after="120" w:line="276" w:lineRule="auto"/>
              <w:contextualSpacing/>
            </w:pPr>
            <w:r>
              <w:t>6</w:t>
            </w:r>
          </w:p>
        </w:tc>
        <w:tc>
          <w:tcPr>
            <w:tcW w:w="1896" w:type="dxa"/>
            <w:gridSpan w:val="2"/>
            <w:shd w:val="clear" w:color="auto" w:fill="00B050"/>
          </w:tcPr>
          <w:p w14:paraId="26177192" w14:textId="77777777" w:rsidR="00BA54F6" w:rsidRDefault="00BA54F6" w:rsidP="00733010">
            <w:pPr>
              <w:spacing w:after="120" w:line="276" w:lineRule="auto"/>
              <w:contextualSpacing/>
            </w:pPr>
            <w:r>
              <w:t>5</w:t>
            </w:r>
          </w:p>
        </w:tc>
        <w:tc>
          <w:tcPr>
            <w:tcW w:w="1943" w:type="dxa"/>
            <w:gridSpan w:val="2"/>
            <w:shd w:val="clear" w:color="auto" w:fill="FF0000"/>
          </w:tcPr>
          <w:p w14:paraId="6C6CAC01" w14:textId="77777777" w:rsidR="00BA54F6" w:rsidRDefault="00BA54F6" w:rsidP="00733010">
            <w:pPr>
              <w:spacing w:after="120" w:line="276" w:lineRule="auto"/>
              <w:contextualSpacing/>
            </w:pPr>
            <w:r>
              <w:t>5</w:t>
            </w:r>
          </w:p>
        </w:tc>
        <w:tc>
          <w:tcPr>
            <w:tcW w:w="1959" w:type="dxa"/>
            <w:gridSpan w:val="2"/>
            <w:shd w:val="clear" w:color="auto" w:fill="FF0000"/>
          </w:tcPr>
          <w:p w14:paraId="200F8486" w14:textId="77777777" w:rsidR="00BA54F6" w:rsidRDefault="00BA54F6" w:rsidP="00733010">
            <w:pPr>
              <w:spacing w:after="120" w:line="276" w:lineRule="auto"/>
              <w:contextualSpacing/>
            </w:pPr>
            <w:r>
              <w:t>5</w:t>
            </w:r>
          </w:p>
        </w:tc>
        <w:tc>
          <w:tcPr>
            <w:tcW w:w="1553" w:type="dxa"/>
            <w:shd w:val="clear" w:color="auto" w:fill="00B050"/>
          </w:tcPr>
          <w:p w14:paraId="0E5BBA5C" w14:textId="77777777" w:rsidR="00BA54F6" w:rsidRDefault="00BA54F6" w:rsidP="00733010">
            <w:pPr>
              <w:spacing w:after="120" w:line="276" w:lineRule="auto"/>
              <w:contextualSpacing/>
            </w:pPr>
            <w:r>
              <w:t>1</w:t>
            </w:r>
          </w:p>
        </w:tc>
      </w:tr>
      <w:tr w:rsidR="00BA54F6" w14:paraId="4FB275C6" w14:textId="77777777" w:rsidTr="00733010">
        <w:tc>
          <w:tcPr>
            <w:tcW w:w="1711" w:type="dxa"/>
          </w:tcPr>
          <w:p w14:paraId="2902E2E8" w14:textId="77777777" w:rsidR="00BA54F6" w:rsidRDefault="00BA54F6" w:rsidP="00733010">
            <w:pPr>
              <w:spacing w:after="120" w:line="276" w:lineRule="auto"/>
              <w:contextualSpacing/>
            </w:pPr>
            <w:r>
              <w:t>8</w:t>
            </w:r>
          </w:p>
        </w:tc>
        <w:tc>
          <w:tcPr>
            <w:tcW w:w="1896" w:type="dxa"/>
            <w:gridSpan w:val="2"/>
            <w:shd w:val="clear" w:color="auto" w:fill="00B050"/>
          </w:tcPr>
          <w:p w14:paraId="6EC7A396" w14:textId="77777777" w:rsidR="00BA54F6" w:rsidRDefault="00BA54F6" w:rsidP="00733010">
            <w:pPr>
              <w:tabs>
                <w:tab w:val="center" w:pos="840"/>
              </w:tabs>
              <w:spacing w:after="120" w:line="276" w:lineRule="auto"/>
              <w:contextualSpacing/>
            </w:pPr>
            <w:r>
              <w:t>5</w:t>
            </w:r>
            <w:r>
              <w:tab/>
            </w:r>
          </w:p>
        </w:tc>
        <w:tc>
          <w:tcPr>
            <w:tcW w:w="1943" w:type="dxa"/>
            <w:gridSpan w:val="2"/>
            <w:shd w:val="clear" w:color="auto" w:fill="FFC000" w:themeFill="accent4"/>
          </w:tcPr>
          <w:p w14:paraId="7BDBB25E"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3656AA2C" w14:textId="77777777" w:rsidR="00BA54F6" w:rsidRDefault="00BA54F6" w:rsidP="00733010">
            <w:pPr>
              <w:spacing w:after="120" w:line="276" w:lineRule="auto"/>
              <w:contextualSpacing/>
            </w:pPr>
            <w:r>
              <w:t>3</w:t>
            </w:r>
          </w:p>
        </w:tc>
        <w:tc>
          <w:tcPr>
            <w:tcW w:w="1553" w:type="dxa"/>
            <w:shd w:val="clear" w:color="auto" w:fill="00B050"/>
          </w:tcPr>
          <w:p w14:paraId="35CB34B9" w14:textId="77777777" w:rsidR="00BA54F6" w:rsidRDefault="00BA54F6" w:rsidP="00733010">
            <w:pPr>
              <w:spacing w:after="120" w:line="276" w:lineRule="auto"/>
              <w:contextualSpacing/>
            </w:pPr>
            <w:r>
              <w:t>2</w:t>
            </w:r>
          </w:p>
        </w:tc>
      </w:tr>
      <w:tr w:rsidR="00BA54F6" w14:paraId="31D5A5CB" w14:textId="77777777" w:rsidTr="00733010">
        <w:tc>
          <w:tcPr>
            <w:tcW w:w="1711" w:type="dxa"/>
          </w:tcPr>
          <w:p w14:paraId="0C5CFB3C" w14:textId="77777777" w:rsidR="00BA54F6" w:rsidRDefault="00BA54F6" w:rsidP="00733010">
            <w:pPr>
              <w:spacing w:after="120" w:line="276" w:lineRule="auto"/>
              <w:contextualSpacing/>
            </w:pPr>
            <w:r>
              <w:t>9</w:t>
            </w:r>
          </w:p>
        </w:tc>
        <w:tc>
          <w:tcPr>
            <w:tcW w:w="1896" w:type="dxa"/>
            <w:gridSpan w:val="2"/>
            <w:shd w:val="clear" w:color="auto" w:fill="FF0000"/>
          </w:tcPr>
          <w:p w14:paraId="661ED927" w14:textId="77777777" w:rsidR="00BA54F6" w:rsidRDefault="00BA54F6" w:rsidP="00733010">
            <w:pPr>
              <w:spacing w:after="120" w:line="276" w:lineRule="auto"/>
              <w:contextualSpacing/>
            </w:pPr>
            <w:r>
              <w:t>1</w:t>
            </w:r>
          </w:p>
        </w:tc>
        <w:tc>
          <w:tcPr>
            <w:tcW w:w="1943" w:type="dxa"/>
            <w:gridSpan w:val="2"/>
            <w:shd w:val="clear" w:color="auto" w:fill="FFC000" w:themeFill="accent4"/>
          </w:tcPr>
          <w:p w14:paraId="487D9B63"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15BF063A" w14:textId="77777777" w:rsidR="00BA54F6" w:rsidRDefault="00BA54F6" w:rsidP="00733010">
            <w:pPr>
              <w:spacing w:after="120" w:line="276" w:lineRule="auto"/>
              <w:contextualSpacing/>
            </w:pPr>
            <w:r>
              <w:t>3</w:t>
            </w:r>
          </w:p>
        </w:tc>
        <w:tc>
          <w:tcPr>
            <w:tcW w:w="1553" w:type="dxa"/>
            <w:shd w:val="clear" w:color="auto" w:fill="00B050"/>
          </w:tcPr>
          <w:p w14:paraId="5C5E89B4" w14:textId="77777777" w:rsidR="00BA54F6" w:rsidRDefault="00BA54F6" w:rsidP="00733010">
            <w:pPr>
              <w:spacing w:after="120" w:line="276" w:lineRule="auto"/>
              <w:contextualSpacing/>
            </w:pPr>
            <w:r>
              <w:t>2</w:t>
            </w:r>
          </w:p>
        </w:tc>
      </w:tr>
      <w:tr w:rsidR="00BA54F6" w14:paraId="3C4A525F" w14:textId="77777777" w:rsidTr="00733010">
        <w:tc>
          <w:tcPr>
            <w:tcW w:w="1711" w:type="dxa"/>
          </w:tcPr>
          <w:p w14:paraId="6C4629B2" w14:textId="77777777" w:rsidR="00BA54F6" w:rsidRDefault="00BA54F6" w:rsidP="00733010">
            <w:pPr>
              <w:spacing w:after="120" w:line="276" w:lineRule="auto"/>
              <w:contextualSpacing/>
            </w:pPr>
            <w:r>
              <w:t>10</w:t>
            </w:r>
          </w:p>
        </w:tc>
        <w:tc>
          <w:tcPr>
            <w:tcW w:w="1896" w:type="dxa"/>
            <w:gridSpan w:val="2"/>
            <w:shd w:val="clear" w:color="auto" w:fill="FF0000"/>
          </w:tcPr>
          <w:p w14:paraId="5ABA8068" w14:textId="77777777" w:rsidR="00BA54F6" w:rsidRDefault="00BA54F6" w:rsidP="00733010">
            <w:pPr>
              <w:spacing w:after="120" w:line="276" w:lineRule="auto"/>
              <w:contextualSpacing/>
            </w:pPr>
            <w:r>
              <w:t>1</w:t>
            </w:r>
          </w:p>
        </w:tc>
        <w:tc>
          <w:tcPr>
            <w:tcW w:w="1943" w:type="dxa"/>
            <w:gridSpan w:val="2"/>
            <w:shd w:val="clear" w:color="auto" w:fill="FFC000" w:themeFill="accent4"/>
          </w:tcPr>
          <w:p w14:paraId="3FDD019A" w14:textId="77777777" w:rsidR="00BA54F6" w:rsidRDefault="00BA54F6" w:rsidP="00733010">
            <w:pPr>
              <w:spacing w:after="120" w:line="276" w:lineRule="auto"/>
              <w:contextualSpacing/>
            </w:pPr>
            <w:r>
              <w:t>3</w:t>
            </w:r>
          </w:p>
        </w:tc>
        <w:tc>
          <w:tcPr>
            <w:tcW w:w="1959" w:type="dxa"/>
            <w:gridSpan w:val="2"/>
            <w:shd w:val="clear" w:color="auto" w:fill="FFC000" w:themeFill="accent4"/>
          </w:tcPr>
          <w:p w14:paraId="1C935966" w14:textId="77777777" w:rsidR="00BA54F6" w:rsidRDefault="00BA54F6" w:rsidP="00733010">
            <w:pPr>
              <w:spacing w:after="120" w:line="276" w:lineRule="auto"/>
              <w:contextualSpacing/>
            </w:pPr>
            <w:r>
              <w:t>3</w:t>
            </w:r>
          </w:p>
        </w:tc>
        <w:tc>
          <w:tcPr>
            <w:tcW w:w="1553" w:type="dxa"/>
            <w:shd w:val="clear" w:color="auto" w:fill="00B050"/>
          </w:tcPr>
          <w:p w14:paraId="5BD95979" w14:textId="77777777" w:rsidR="00BA54F6" w:rsidRDefault="00BA54F6" w:rsidP="00733010">
            <w:pPr>
              <w:spacing w:after="120" w:line="276" w:lineRule="auto"/>
              <w:contextualSpacing/>
            </w:pPr>
            <w:r>
              <w:t>2</w:t>
            </w:r>
          </w:p>
        </w:tc>
      </w:tr>
      <w:tr w:rsidR="00BA54F6" w14:paraId="136A7DCD" w14:textId="77777777" w:rsidTr="00733010">
        <w:tc>
          <w:tcPr>
            <w:tcW w:w="1711" w:type="dxa"/>
          </w:tcPr>
          <w:p w14:paraId="0A46D112" w14:textId="77777777" w:rsidR="00BA54F6" w:rsidRDefault="00BA54F6" w:rsidP="00733010">
            <w:pPr>
              <w:spacing w:after="120" w:line="276" w:lineRule="auto"/>
              <w:contextualSpacing/>
            </w:pPr>
            <w:r>
              <w:t>11</w:t>
            </w:r>
          </w:p>
        </w:tc>
        <w:tc>
          <w:tcPr>
            <w:tcW w:w="1896" w:type="dxa"/>
            <w:gridSpan w:val="2"/>
            <w:shd w:val="clear" w:color="auto" w:fill="FF0000"/>
          </w:tcPr>
          <w:p w14:paraId="59CF48C0" w14:textId="77777777" w:rsidR="00BA54F6" w:rsidRDefault="00BA54F6" w:rsidP="00733010">
            <w:pPr>
              <w:spacing w:after="120" w:line="276" w:lineRule="auto"/>
              <w:contextualSpacing/>
            </w:pPr>
            <w:r>
              <w:t>2</w:t>
            </w:r>
          </w:p>
        </w:tc>
        <w:tc>
          <w:tcPr>
            <w:tcW w:w="1943" w:type="dxa"/>
            <w:gridSpan w:val="2"/>
            <w:shd w:val="clear" w:color="auto" w:fill="00B050"/>
          </w:tcPr>
          <w:p w14:paraId="0026C3D9" w14:textId="77777777" w:rsidR="00BA54F6" w:rsidRDefault="00BA54F6" w:rsidP="00733010">
            <w:pPr>
              <w:spacing w:after="120" w:line="276" w:lineRule="auto"/>
              <w:contextualSpacing/>
            </w:pPr>
            <w:r>
              <w:t>2</w:t>
            </w:r>
          </w:p>
        </w:tc>
        <w:tc>
          <w:tcPr>
            <w:tcW w:w="1959" w:type="dxa"/>
            <w:gridSpan w:val="2"/>
            <w:shd w:val="clear" w:color="auto" w:fill="00B050"/>
          </w:tcPr>
          <w:p w14:paraId="6A3403FE" w14:textId="77777777" w:rsidR="00BA54F6" w:rsidRDefault="00BA54F6" w:rsidP="00733010">
            <w:pPr>
              <w:spacing w:after="120" w:line="276" w:lineRule="auto"/>
              <w:contextualSpacing/>
            </w:pPr>
            <w:r>
              <w:t>2</w:t>
            </w:r>
          </w:p>
        </w:tc>
        <w:tc>
          <w:tcPr>
            <w:tcW w:w="1553" w:type="dxa"/>
            <w:shd w:val="clear" w:color="auto" w:fill="00B050"/>
          </w:tcPr>
          <w:p w14:paraId="688A0EE6" w14:textId="77777777" w:rsidR="00BA54F6" w:rsidRDefault="00BA54F6" w:rsidP="00733010">
            <w:pPr>
              <w:spacing w:after="120" w:line="276" w:lineRule="auto"/>
              <w:contextualSpacing/>
            </w:pPr>
            <w:r>
              <w:t>2</w:t>
            </w:r>
          </w:p>
        </w:tc>
      </w:tr>
      <w:tr w:rsidR="00BA54F6" w14:paraId="79EE9F4A" w14:textId="77777777" w:rsidTr="00235A69">
        <w:tc>
          <w:tcPr>
            <w:tcW w:w="1711" w:type="dxa"/>
          </w:tcPr>
          <w:p w14:paraId="7768D8B1" w14:textId="77777777" w:rsidR="00BA54F6" w:rsidRDefault="00BA54F6" w:rsidP="00733010">
            <w:pPr>
              <w:spacing w:after="120" w:line="276" w:lineRule="auto"/>
              <w:contextualSpacing/>
            </w:pPr>
            <w:r>
              <w:t>12</w:t>
            </w:r>
          </w:p>
        </w:tc>
        <w:tc>
          <w:tcPr>
            <w:tcW w:w="1896" w:type="dxa"/>
            <w:gridSpan w:val="2"/>
            <w:shd w:val="clear" w:color="auto" w:fill="FFC000" w:themeFill="accent4"/>
          </w:tcPr>
          <w:p w14:paraId="0C4DF97D" w14:textId="77777777" w:rsidR="00BA54F6" w:rsidRDefault="00BA54F6" w:rsidP="00733010">
            <w:pPr>
              <w:spacing w:after="120" w:line="276" w:lineRule="auto"/>
              <w:contextualSpacing/>
            </w:pPr>
            <w:r>
              <w:t>3</w:t>
            </w:r>
          </w:p>
        </w:tc>
        <w:tc>
          <w:tcPr>
            <w:tcW w:w="1943" w:type="dxa"/>
            <w:gridSpan w:val="2"/>
            <w:tcBorders>
              <w:bottom w:val="single" w:sz="12" w:space="0" w:color="92D050"/>
            </w:tcBorders>
            <w:shd w:val="clear" w:color="auto" w:fill="00B050"/>
          </w:tcPr>
          <w:p w14:paraId="2668D534" w14:textId="77777777" w:rsidR="00BA54F6" w:rsidRDefault="00BA54F6" w:rsidP="00733010">
            <w:pPr>
              <w:spacing w:after="120" w:line="276" w:lineRule="auto"/>
              <w:contextualSpacing/>
            </w:pPr>
            <w:r>
              <w:t>2</w:t>
            </w:r>
          </w:p>
        </w:tc>
        <w:tc>
          <w:tcPr>
            <w:tcW w:w="1959" w:type="dxa"/>
            <w:gridSpan w:val="2"/>
            <w:shd w:val="clear" w:color="auto" w:fill="00B050"/>
          </w:tcPr>
          <w:p w14:paraId="1EC7E67D" w14:textId="77777777" w:rsidR="00BA54F6" w:rsidRDefault="00BA54F6" w:rsidP="00733010">
            <w:pPr>
              <w:spacing w:after="120" w:line="276" w:lineRule="auto"/>
              <w:contextualSpacing/>
            </w:pPr>
            <w:r>
              <w:t>2</w:t>
            </w:r>
          </w:p>
        </w:tc>
        <w:tc>
          <w:tcPr>
            <w:tcW w:w="1553" w:type="dxa"/>
            <w:shd w:val="clear" w:color="auto" w:fill="FF0000"/>
          </w:tcPr>
          <w:p w14:paraId="75E1FE88" w14:textId="77777777" w:rsidR="00BA54F6" w:rsidRDefault="00BA54F6" w:rsidP="00733010">
            <w:pPr>
              <w:spacing w:after="120" w:line="276" w:lineRule="auto"/>
              <w:contextualSpacing/>
            </w:pPr>
            <w:r>
              <w:t>4</w:t>
            </w:r>
          </w:p>
        </w:tc>
      </w:tr>
      <w:tr w:rsidR="00BA54F6" w14:paraId="08FDACB5" w14:textId="77777777" w:rsidTr="00235A69">
        <w:tc>
          <w:tcPr>
            <w:tcW w:w="1711" w:type="dxa"/>
          </w:tcPr>
          <w:p w14:paraId="5261CBB3" w14:textId="789ECFA7" w:rsidR="00BA54F6" w:rsidRDefault="00BA54F6" w:rsidP="00733010">
            <w:pPr>
              <w:spacing w:after="120" w:line="276" w:lineRule="auto"/>
              <w:contextualSpacing/>
            </w:pPr>
            <w:r>
              <w:t>13</w:t>
            </w:r>
            <w:r w:rsidR="00840FCB" w:rsidRPr="00254605">
              <w:rPr>
                <w:b/>
                <w:bCs/>
                <w:color w:val="000000" w:themeColor="text1"/>
                <w:u w:val="single"/>
              </w:rPr>
              <w:t xml:space="preserve"> Enforcement point at access switch</w:t>
            </w:r>
          </w:p>
        </w:tc>
        <w:tc>
          <w:tcPr>
            <w:tcW w:w="1896" w:type="dxa"/>
            <w:gridSpan w:val="2"/>
            <w:tcBorders>
              <w:right w:val="single" w:sz="12" w:space="0" w:color="92D050"/>
            </w:tcBorders>
            <w:shd w:val="clear" w:color="auto" w:fill="00B050"/>
          </w:tcPr>
          <w:p w14:paraId="0CD06893" w14:textId="77777777" w:rsidR="00BA54F6" w:rsidRDefault="00BA54F6" w:rsidP="00733010">
            <w:pPr>
              <w:spacing w:after="120" w:line="276" w:lineRule="auto"/>
              <w:contextualSpacing/>
            </w:pPr>
            <w:r>
              <w:t>4</w:t>
            </w:r>
          </w:p>
        </w:tc>
        <w:tc>
          <w:tcPr>
            <w:tcW w:w="1943" w:type="dxa"/>
            <w:gridSpan w:val="2"/>
            <w:tcBorders>
              <w:top w:val="single" w:sz="12" w:space="0" w:color="92D050"/>
              <w:left w:val="single" w:sz="12" w:space="0" w:color="92D050"/>
              <w:bottom w:val="single" w:sz="12" w:space="0" w:color="92D050"/>
              <w:right w:val="single" w:sz="12" w:space="0" w:color="92D050"/>
            </w:tcBorders>
            <w:shd w:val="clear" w:color="auto" w:fill="00B050"/>
          </w:tcPr>
          <w:p w14:paraId="32487B03" w14:textId="77777777" w:rsidR="00BA54F6" w:rsidRDefault="00BA54F6" w:rsidP="00733010">
            <w:pPr>
              <w:spacing w:after="120" w:line="276" w:lineRule="auto"/>
              <w:contextualSpacing/>
            </w:pPr>
            <w:r>
              <w:t>2</w:t>
            </w:r>
          </w:p>
        </w:tc>
        <w:tc>
          <w:tcPr>
            <w:tcW w:w="1959" w:type="dxa"/>
            <w:gridSpan w:val="2"/>
            <w:tcBorders>
              <w:left w:val="single" w:sz="12" w:space="0" w:color="92D050"/>
            </w:tcBorders>
            <w:shd w:val="clear" w:color="auto" w:fill="FF0000"/>
          </w:tcPr>
          <w:p w14:paraId="21A3F0FE" w14:textId="77777777" w:rsidR="00BA54F6" w:rsidRDefault="00BA54F6" w:rsidP="00733010">
            <w:pPr>
              <w:spacing w:after="120" w:line="276" w:lineRule="auto"/>
              <w:contextualSpacing/>
            </w:pPr>
            <w:r>
              <w:t>4</w:t>
            </w:r>
          </w:p>
        </w:tc>
        <w:tc>
          <w:tcPr>
            <w:tcW w:w="1553" w:type="dxa"/>
            <w:shd w:val="clear" w:color="auto" w:fill="00B050"/>
          </w:tcPr>
          <w:p w14:paraId="2960FE04" w14:textId="77777777" w:rsidR="00BA54F6" w:rsidRDefault="00BA54F6" w:rsidP="00733010">
            <w:pPr>
              <w:spacing w:after="120" w:line="276" w:lineRule="auto"/>
              <w:contextualSpacing/>
              <w:rPr>
                <w:rtl/>
              </w:rPr>
            </w:pPr>
            <w:r>
              <w:t>2</w:t>
            </w:r>
          </w:p>
        </w:tc>
      </w:tr>
      <w:tr w:rsidR="00BA54F6" w14:paraId="757FF69E" w14:textId="77777777" w:rsidTr="00235A69">
        <w:tc>
          <w:tcPr>
            <w:tcW w:w="1711" w:type="dxa"/>
          </w:tcPr>
          <w:p w14:paraId="06D759A6" w14:textId="464D6864" w:rsidR="00BA54F6" w:rsidRDefault="00BA54F6" w:rsidP="00733010">
            <w:pPr>
              <w:spacing w:after="120" w:line="276" w:lineRule="auto"/>
              <w:contextualSpacing/>
            </w:pPr>
            <w:r>
              <w:t>14</w:t>
            </w:r>
            <w:r w:rsidR="00840FCB" w:rsidRPr="00601806">
              <w:rPr>
                <w:b/>
                <w:bCs/>
                <w:u w:val="single"/>
              </w:rPr>
              <w:t xml:space="preserve"> Enforcement point at access port</w:t>
            </w:r>
          </w:p>
        </w:tc>
        <w:tc>
          <w:tcPr>
            <w:tcW w:w="1896" w:type="dxa"/>
            <w:gridSpan w:val="2"/>
            <w:shd w:val="clear" w:color="auto" w:fill="00B050"/>
          </w:tcPr>
          <w:p w14:paraId="0E96EA22" w14:textId="77777777" w:rsidR="00BA54F6" w:rsidRDefault="00BA54F6" w:rsidP="00733010">
            <w:pPr>
              <w:spacing w:after="120" w:line="276" w:lineRule="auto"/>
              <w:contextualSpacing/>
            </w:pPr>
            <w:r>
              <w:t>4</w:t>
            </w:r>
          </w:p>
        </w:tc>
        <w:tc>
          <w:tcPr>
            <w:tcW w:w="1943" w:type="dxa"/>
            <w:gridSpan w:val="2"/>
            <w:tcBorders>
              <w:top w:val="single" w:sz="12" w:space="0" w:color="92D050"/>
            </w:tcBorders>
            <w:shd w:val="clear" w:color="auto" w:fill="00B050"/>
          </w:tcPr>
          <w:p w14:paraId="4EA0D000" w14:textId="77777777" w:rsidR="00BA54F6" w:rsidRDefault="00BA54F6" w:rsidP="00733010">
            <w:pPr>
              <w:spacing w:after="120" w:line="276" w:lineRule="auto"/>
              <w:contextualSpacing/>
            </w:pPr>
            <w:r>
              <w:t>2</w:t>
            </w:r>
          </w:p>
        </w:tc>
        <w:tc>
          <w:tcPr>
            <w:tcW w:w="1959" w:type="dxa"/>
            <w:gridSpan w:val="2"/>
            <w:shd w:val="clear" w:color="auto" w:fill="FF0000"/>
          </w:tcPr>
          <w:p w14:paraId="0A586BF1" w14:textId="77777777" w:rsidR="00BA54F6" w:rsidRDefault="00BA54F6" w:rsidP="00733010">
            <w:pPr>
              <w:spacing w:after="120" w:line="276" w:lineRule="auto"/>
              <w:contextualSpacing/>
            </w:pPr>
            <w:r>
              <w:t>4</w:t>
            </w:r>
          </w:p>
        </w:tc>
        <w:tc>
          <w:tcPr>
            <w:tcW w:w="1553" w:type="dxa"/>
            <w:shd w:val="clear" w:color="auto" w:fill="00B050"/>
          </w:tcPr>
          <w:p w14:paraId="7D31AB27" w14:textId="77777777" w:rsidR="00BA54F6" w:rsidRDefault="00BA54F6" w:rsidP="00733010">
            <w:pPr>
              <w:spacing w:after="120" w:line="276" w:lineRule="auto"/>
              <w:contextualSpacing/>
            </w:pPr>
            <w:r>
              <w:t>2</w:t>
            </w:r>
          </w:p>
        </w:tc>
      </w:tr>
      <w:tr w:rsidR="00BA54F6" w14:paraId="56E1F941" w14:textId="77777777" w:rsidTr="00733010">
        <w:tc>
          <w:tcPr>
            <w:tcW w:w="1711" w:type="dxa"/>
          </w:tcPr>
          <w:p w14:paraId="49250A8D" w14:textId="0ED4C0C2" w:rsidR="00BA54F6" w:rsidRDefault="00BA54F6" w:rsidP="00733010">
            <w:pPr>
              <w:spacing w:after="120" w:line="276" w:lineRule="auto"/>
              <w:contextualSpacing/>
            </w:pPr>
            <w:r>
              <w:t>15</w:t>
            </w:r>
            <w:r w:rsidR="00840FCB" w:rsidRPr="00254605">
              <w:rPr>
                <w:b/>
                <w:bCs/>
                <w:u w:val="single"/>
              </w:rPr>
              <w:t xml:space="preserve"> Enforcement point at distribution port</w:t>
            </w:r>
          </w:p>
        </w:tc>
        <w:tc>
          <w:tcPr>
            <w:tcW w:w="1896" w:type="dxa"/>
            <w:gridSpan w:val="2"/>
            <w:shd w:val="clear" w:color="auto" w:fill="00B050"/>
          </w:tcPr>
          <w:p w14:paraId="2D12A681" w14:textId="77777777" w:rsidR="00BA54F6" w:rsidRDefault="00BA54F6" w:rsidP="00733010">
            <w:pPr>
              <w:spacing w:after="120" w:line="276" w:lineRule="auto"/>
              <w:contextualSpacing/>
            </w:pPr>
            <w:r>
              <w:t>4</w:t>
            </w:r>
          </w:p>
        </w:tc>
        <w:tc>
          <w:tcPr>
            <w:tcW w:w="1943" w:type="dxa"/>
            <w:gridSpan w:val="2"/>
            <w:shd w:val="clear" w:color="auto" w:fill="00B050"/>
          </w:tcPr>
          <w:p w14:paraId="3F8A7031" w14:textId="77777777" w:rsidR="00BA54F6" w:rsidRDefault="00BA54F6" w:rsidP="00733010">
            <w:pPr>
              <w:spacing w:after="120" w:line="276" w:lineRule="auto"/>
              <w:contextualSpacing/>
            </w:pPr>
            <w:r>
              <w:t>2</w:t>
            </w:r>
          </w:p>
        </w:tc>
        <w:tc>
          <w:tcPr>
            <w:tcW w:w="1959" w:type="dxa"/>
            <w:gridSpan w:val="2"/>
            <w:shd w:val="clear" w:color="auto" w:fill="FF0000"/>
          </w:tcPr>
          <w:p w14:paraId="3CFECCA9" w14:textId="77777777" w:rsidR="00BA54F6" w:rsidRDefault="00BA54F6" w:rsidP="00733010">
            <w:pPr>
              <w:spacing w:after="120" w:line="276" w:lineRule="auto"/>
              <w:contextualSpacing/>
            </w:pPr>
            <w:r>
              <w:t>4</w:t>
            </w:r>
          </w:p>
        </w:tc>
        <w:tc>
          <w:tcPr>
            <w:tcW w:w="1553" w:type="dxa"/>
            <w:shd w:val="clear" w:color="auto" w:fill="00B050"/>
          </w:tcPr>
          <w:p w14:paraId="15FE4677" w14:textId="77777777" w:rsidR="00BA54F6" w:rsidRDefault="00BA54F6" w:rsidP="00733010">
            <w:pPr>
              <w:spacing w:after="120" w:line="276" w:lineRule="auto"/>
              <w:contextualSpacing/>
            </w:pPr>
            <w:r>
              <w:t>2</w:t>
            </w:r>
          </w:p>
        </w:tc>
      </w:tr>
      <w:tr w:rsidR="00BA54F6" w14:paraId="0121B52D" w14:textId="77777777" w:rsidTr="00733010">
        <w:tc>
          <w:tcPr>
            <w:tcW w:w="1711" w:type="dxa"/>
          </w:tcPr>
          <w:p w14:paraId="36240B08" w14:textId="110D2246" w:rsidR="00BA54F6" w:rsidRDefault="00BA54F6" w:rsidP="00733010">
            <w:pPr>
              <w:spacing w:after="120" w:line="276" w:lineRule="auto"/>
              <w:contextualSpacing/>
            </w:pPr>
            <w:r>
              <w:t>16</w:t>
            </w:r>
            <w:r w:rsidR="00840FCB">
              <w:t xml:space="preserve"> </w:t>
            </w:r>
            <w:r w:rsidR="00840FCB" w:rsidRPr="000868E7">
              <w:rPr>
                <w:b/>
                <w:bCs/>
                <w:u w:val="single"/>
              </w:rPr>
              <w:t>Enforcement point within automation area</w:t>
            </w:r>
          </w:p>
        </w:tc>
        <w:tc>
          <w:tcPr>
            <w:tcW w:w="1896" w:type="dxa"/>
            <w:gridSpan w:val="2"/>
            <w:shd w:val="clear" w:color="auto" w:fill="FFC000" w:themeFill="accent4"/>
          </w:tcPr>
          <w:p w14:paraId="1FC7F246" w14:textId="77777777" w:rsidR="00BA54F6" w:rsidRDefault="00BA54F6" w:rsidP="00733010">
            <w:pPr>
              <w:spacing w:after="120" w:line="276" w:lineRule="auto"/>
              <w:contextualSpacing/>
            </w:pPr>
            <w:r>
              <w:t>3</w:t>
            </w:r>
          </w:p>
        </w:tc>
        <w:tc>
          <w:tcPr>
            <w:tcW w:w="1943" w:type="dxa"/>
            <w:gridSpan w:val="2"/>
            <w:shd w:val="clear" w:color="auto" w:fill="FFC000" w:themeFill="accent4"/>
          </w:tcPr>
          <w:p w14:paraId="54A61C07" w14:textId="77777777" w:rsidR="00BA54F6" w:rsidRDefault="00BA54F6" w:rsidP="00733010">
            <w:pPr>
              <w:spacing w:after="120" w:line="276" w:lineRule="auto"/>
              <w:contextualSpacing/>
            </w:pPr>
            <w:r>
              <w:t>3</w:t>
            </w:r>
          </w:p>
        </w:tc>
        <w:tc>
          <w:tcPr>
            <w:tcW w:w="1959" w:type="dxa"/>
            <w:gridSpan w:val="2"/>
            <w:shd w:val="clear" w:color="auto" w:fill="FF0000"/>
          </w:tcPr>
          <w:p w14:paraId="038E2604" w14:textId="77777777" w:rsidR="00BA54F6" w:rsidRDefault="00BA54F6" w:rsidP="00733010">
            <w:pPr>
              <w:spacing w:after="120" w:line="276" w:lineRule="auto"/>
              <w:contextualSpacing/>
            </w:pPr>
            <w:r>
              <w:t>4</w:t>
            </w:r>
          </w:p>
        </w:tc>
        <w:tc>
          <w:tcPr>
            <w:tcW w:w="1553" w:type="dxa"/>
            <w:shd w:val="clear" w:color="auto" w:fill="FFC000" w:themeFill="accent4"/>
          </w:tcPr>
          <w:p w14:paraId="7F552963" w14:textId="77777777" w:rsidR="00BA54F6" w:rsidRDefault="00BA54F6" w:rsidP="00733010">
            <w:pPr>
              <w:spacing w:after="120" w:line="276" w:lineRule="auto"/>
              <w:contextualSpacing/>
            </w:pPr>
            <w:r>
              <w:t>3</w:t>
            </w:r>
          </w:p>
        </w:tc>
      </w:tr>
      <w:tr w:rsidR="00BA54F6" w14:paraId="40D12451" w14:textId="77777777" w:rsidTr="00733010">
        <w:tc>
          <w:tcPr>
            <w:tcW w:w="1711" w:type="dxa"/>
          </w:tcPr>
          <w:p w14:paraId="05303CB8" w14:textId="6F3CEEE7" w:rsidR="00BA54F6" w:rsidRDefault="00BA54F6" w:rsidP="00733010">
            <w:pPr>
              <w:spacing w:after="120" w:line="276" w:lineRule="auto"/>
              <w:contextualSpacing/>
            </w:pPr>
            <w:r>
              <w:t>19</w:t>
            </w:r>
            <w:r w:rsidR="00840FCB" w:rsidRPr="000868E7">
              <w:rPr>
                <w:b/>
                <w:bCs/>
                <w:u w:val="single"/>
              </w:rPr>
              <w:t xml:space="preserve"> Emergency function on manufacturing equipment level</w:t>
            </w:r>
          </w:p>
        </w:tc>
        <w:tc>
          <w:tcPr>
            <w:tcW w:w="1896" w:type="dxa"/>
            <w:gridSpan w:val="2"/>
            <w:shd w:val="clear" w:color="auto" w:fill="FF0000"/>
          </w:tcPr>
          <w:p w14:paraId="26960942" w14:textId="77777777" w:rsidR="00BA54F6" w:rsidRDefault="00BA54F6" w:rsidP="00733010">
            <w:pPr>
              <w:spacing w:after="120" w:line="276" w:lineRule="auto"/>
              <w:contextualSpacing/>
            </w:pPr>
            <w:r>
              <w:t>1</w:t>
            </w:r>
          </w:p>
        </w:tc>
        <w:tc>
          <w:tcPr>
            <w:tcW w:w="1943" w:type="dxa"/>
            <w:gridSpan w:val="2"/>
            <w:shd w:val="clear" w:color="auto" w:fill="FF0000"/>
          </w:tcPr>
          <w:p w14:paraId="64EDE09B" w14:textId="77777777" w:rsidR="00BA54F6" w:rsidRDefault="00BA54F6" w:rsidP="00733010">
            <w:pPr>
              <w:spacing w:after="120" w:line="276" w:lineRule="auto"/>
              <w:contextualSpacing/>
            </w:pPr>
            <w:r>
              <w:t>5</w:t>
            </w:r>
          </w:p>
        </w:tc>
        <w:tc>
          <w:tcPr>
            <w:tcW w:w="1959" w:type="dxa"/>
            <w:gridSpan w:val="2"/>
            <w:shd w:val="clear" w:color="auto" w:fill="FF0000"/>
          </w:tcPr>
          <w:p w14:paraId="14CE7AA2" w14:textId="77777777" w:rsidR="00BA54F6" w:rsidRDefault="00BA54F6" w:rsidP="00733010">
            <w:pPr>
              <w:spacing w:after="120" w:line="276" w:lineRule="auto"/>
              <w:contextualSpacing/>
            </w:pPr>
            <w:r>
              <w:t>5</w:t>
            </w:r>
          </w:p>
        </w:tc>
        <w:tc>
          <w:tcPr>
            <w:tcW w:w="1553" w:type="dxa"/>
            <w:shd w:val="clear" w:color="auto" w:fill="00B050"/>
          </w:tcPr>
          <w:p w14:paraId="50434C40" w14:textId="77777777" w:rsidR="00BA54F6" w:rsidRDefault="00BA54F6" w:rsidP="00733010">
            <w:pPr>
              <w:spacing w:after="120" w:line="276" w:lineRule="auto"/>
              <w:contextualSpacing/>
            </w:pPr>
            <w:r>
              <w:t>1</w:t>
            </w:r>
          </w:p>
        </w:tc>
      </w:tr>
    </w:tbl>
    <w:p w14:paraId="326B14F0" w14:textId="77777777" w:rsidR="00BA54F6" w:rsidRDefault="00BA54F6" w:rsidP="00BA54F6">
      <w:pPr>
        <w:spacing w:after="120" w:line="276" w:lineRule="auto"/>
        <w:contextualSpacing/>
      </w:pPr>
    </w:p>
    <w:p w14:paraId="510F090A" w14:textId="77777777" w:rsidR="00BA54F6" w:rsidRDefault="00BA54F6" w:rsidP="00BA54F6">
      <w:pPr>
        <w:spacing w:after="120" w:line="276" w:lineRule="auto"/>
      </w:pPr>
      <w:r>
        <w:t>*Opposite to the other columns, in which score 1 is the most desirable, in this column, score 5 represents the most beneficial outcome.</w:t>
      </w:r>
    </w:p>
    <w:p w14:paraId="48DA93E8" w14:textId="072BB3A5" w:rsidR="00BA54F6" w:rsidDel="00B922FA" w:rsidRDefault="00BA54F6" w:rsidP="00BA54F6">
      <w:pPr>
        <w:spacing w:after="120" w:line="276" w:lineRule="auto"/>
        <w:rPr>
          <w:del w:id="1499" w:author="david goldhar" w:date="2019-02-28T15:57:00Z"/>
        </w:rPr>
      </w:pPr>
    </w:p>
    <w:p w14:paraId="04690BDE" w14:textId="32976582" w:rsidR="00BA54F6" w:rsidDel="00B922FA" w:rsidRDefault="00BA54F6" w:rsidP="00BA54F6">
      <w:pPr>
        <w:spacing w:after="120" w:line="276" w:lineRule="auto"/>
        <w:rPr>
          <w:del w:id="1500" w:author="david goldhar" w:date="2019-02-28T15:57:00Z"/>
        </w:rPr>
      </w:pPr>
    </w:p>
    <w:p w14:paraId="5AEBB5CF" w14:textId="751DF847" w:rsidR="00CA30DE" w:rsidRPr="00C0533B" w:rsidDel="00B922FA" w:rsidRDefault="00CA30DE" w:rsidP="00CA30DE">
      <w:pPr>
        <w:rPr>
          <w:del w:id="1501" w:author="david goldhar" w:date="2019-02-28T15:57:00Z"/>
          <w:rFonts w:cstheme="minorHAnsi"/>
          <w:sz w:val="24"/>
          <w:szCs w:val="24"/>
        </w:rPr>
      </w:pPr>
    </w:p>
    <w:p w14:paraId="4A2A8B2F" w14:textId="19CAA3A5" w:rsidR="00CA30DE" w:rsidRPr="00C0533B" w:rsidDel="00B922FA" w:rsidRDefault="00CA30DE" w:rsidP="00CA30DE">
      <w:pPr>
        <w:pStyle w:val="ListParagraph"/>
        <w:ind w:left="1080"/>
        <w:rPr>
          <w:del w:id="1502" w:author="david goldhar" w:date="2019-02-28T15:57:00Z"/>
          <w:rFonts w:cstheme="minorHAnsi"/>
          <w:sz w:val="24"/>
          <w:szCs w:val="24"/>
          <w:rtl/>
        </w:rPr>
      </w:pPr>
    </w:p>
    <w:p w14:paraId="2984CE4D" w14:textId="77777777" w:rsidR="00F30A71" w:rsidRDefault="00F30A71" w:rsidP="00B922FA">
      <w:pPr>
        <w:spacing w:after="120" w:line="276" w:lineRule="auto"/>
        <w:contextualSpacing/>
        <w:pPrChange w:id="1503" w:author="david goldhar" w:date="2019-02-28T15:57:00Z">
          <w:pPr>
            <w:spacing w:after="120" w:line="276" w:lineRule="auto"/>
            <w:contextualSpacing/>
          </w:pPr>
        </w:pPrChange>
      </w:pPr>
    </w:p>
    <w:sectPr w:rsidR="00F30A71" w:rsidSect="00CD3F76">
      <w:headerReference w:type="default" r:id="rId43"/>
      <w:footerReference w:type="even" r:id="rId44"/>
      <w:footerReference w:type="default" r:id="rId45"/>
      <w:headerReference w:type="first" r:id="rId46"/>
      <w:footerReference w:type="first" r:id="rId47"/>
      <w:pgSz w:w="11901" w:h="16817"/>
      <w:pgMar w:top="1929" w:right="1389" w:bottom="567" w:left="1440" w:header="0" w:footer="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9" w:author="david goldhar" w:date="2019-02-27T12:20:00Z" w:initials="dg">
    <w:p w14:paraId="670CA43B" w14:textId="388B37AB" w:rsidR="00412D19" w:rsidRDefault="00412D19">
      <w:pPr>
        <w:pStyle w:val="CommentText"/>
      </w:pPr>
      <w:r>
        <w:rPr>
          <w:rStyle w:val="CommentReference"/>
        </w:rPr>
        <w:annotationRef/>
      </w:r>
      <w:r>
        <w:t>Intentional? Or, did you mean implementation?</w:t>
      </w:r>
    </w:p>
  </w:comment>
  <w:comment w:id="453" w:author="david goldhar" w:date="2019-02-27T12:20:00Z" w:initials="dg">
    <w:p w14:paraId="65CC867D" w14:textId="104CD098" w:rsidR="00412D19" w:rsidRPr="00DE5032" w:rsidRDefault="00412D19">
      <w:pPr>
        <w:pStyle w:val="CommentText"/>
      </w:pPr>
      <w:r>
        <w:rPr>
          <w:rStyle w:val="CommentReference"/>
        </w:rPr>
        <w:annotationRef/>
      </w:r>
      <w:r>
        <w:t>?</w:t>
      </w:r>
    </w:p>
  </w:comment>
  <w:comment w:id="535" w:author="david goldhar" w:date="2019-02-27T12:20:00Z" w:initials="dg">
    <w:p w14:paraId="534F8E9E" w14:textId="70F349A3" w:rsidR="00412D19" w:rsidRPr="005D43BE" w:rsidRDefault="00412D19">
      <w:pPr>
        <w:pStyle w:val="CommentText"/>
      </w:pPr>
      <w:r>
        <w:rPr>
          <w:rStyle w:val="CommentReference"/>
        </w:rPr>
        <w:annotationRef/>
      </w:r>
      <w:r>
        <w:t xml:space="preserve">? </w:t>
      </w:r>
    </w:p>
  </w:comment>
  <w:comment w:id="755" w:author="david goldhar" w:date="2019-02-27T12:20:00Z" w:initials="DG">
    <w:p w14:paraId="3FB85E03" w14:textId="1EFB60A6" w:rsidR="00412D19" w:rsidRDefault="00412D19">
      <w:pPr>
        <w:pStyle w:val="CommentText"/>
      </w:pPr>
      <w:r>
        <w:rPr>
          <w:rStyle w:val="CommentReference"/>
        </w:rPr>
        <w:annotationRef/>
      </w:r>
    </w:p>
  </w:comment>
  <w:comment w:id="756" w:author="david goldhar" w:date="2019-02-27T12:20:00Z" w:initials="DG">
    <w:p w14:paraId="1790926C" w14:textId="6A4D9EF7" w:rsidR="00412D19" w:rsidRDefault="00412D19">
      <w:pPr>
        <w:pStyle w:val="CommentText"/>
      </w:pPr>
      <w:r>
        <w:rPr>
          <w:rStyle w:val="CommentReference"/>
        </w:rPr>
        <w:annotationRef/>
      </w:r>
      <w:r>
        <w:t>?</w:t>
      </w:r>
    </w:p>
  </w:comment>
  <w:comment w:id="793" w:author="david goldhar" w:date="2019-02-27T12:20:00Z" w:initials="DG">
    <w:p w14:paraId="15B30FD7" w14:textId="6025F54D" w:rsidR="00412D19" w:rsidRDefault="00412D19">
      <w:pPr>
        <w:pStyle w:val="CommentText"/>
      </w:pPr>
      <w:r>
        <w:rPr>
          <w:rStyle w:val="CommentReference"/>
        </w:rPr>
        <w:annotationRef/>
      </w:r>
      <w:r>
        <w:t>Unintentionally?</w:t>
      </w:r>
    </w:p>
  </w:comment>
  <w:comment w:id="828" w:author="david goldhar" w:date="2019-02-27T12:30:00Z" w:initials="DG">
    <w:p w14:paraId="43F67337" w14:textId="328A6D81" w:rsidR="00412D19" w:rsidRDefault="00412D19">
      <w:pPr>
        <w:pStyle w:val="CommentText"/>
      </w:pPr>
      <w:r>
        <w:rPr>
          <w:rStyle w:val="CommentReference"/>
        </w:rPr>
        <w:annotationRef/>
      </w:r>
      <w:r>
        <w:t>Recommended? (consistent terminology)</w:t>
      </w:r>
    </w:p>
  </w:comment>
  <w:comment w:id="938" w:author="david goldhar" w:date="2019-02-28T13:09:00Z" w:initials="dg">
    <w:p w14:paraId="664DF44F" w14:textId="09DAA08F" w:rsidR="00412D19" w:rsidRPr="00FB28B1" w:rsidRDefault="00412D19">
      <w:pPr>
        <w:pStyle w:val="CommentText"/>
        <w:rPr>
          <w:lang w:val="en-US"/>
        </w:rPr>
      </w:pPr>
      <w:r>
        <w:rPr>
          <w:rStyle w:val="CommentReference"/>
        </w:rPr>
        <w:annotationRef/>
      </w:r>
      <w:r>
        <w:rPr>
          <w:lang w:val="en-US"/>
        </w:rPr>
        <w:t>?`</w:t>
      </w:r>
    </w:p>
  </w:comment>
  <w:comment w:id="971" w:author="david goldhar" w:date="2019-02-28T13:20:00Z" w:initials="dg">
    <w:p w14:paraId="5CA4E4BF" w14:textId="701EC9D6" w:rsidR="00412D19" w:rsidRPr="003C41F0" w:rsidRDefault="00412D19">
      <w:pPr>
        <w:pStyle w:val="CommentText"/>
        <w:rPr>
          <w:lang w:val="en-US"/>
        </w:rPr>
      </w:pPr>
      <w:r>
        <w:rPr>
          <w:rStyle w:val="CommentReference"/>
        </w:rPr>
        <w:annotationRef/>
      </w:r>
      <w:r>
        <w:rPr>
          <w:lang w:val="en-US"/>
        </w:rPr>
        <w:t>Where are these guidelines?</w:t>
      </w:r>
    </w:p>
  </w:comment>
  <w:comment w:id="1062" w:author="david goldhar" w:date="2019-02-28T13:48:00Z" w:initials="dg">
    <w:p w14:paraId="033C664D" w14:textId="442EEF4D" w:rsidR="00412D19" w:rsidRPr="00D96EB5" w:rsidRDefault="00412D19">
      <w:pPr>
        <w:pStyle w:val="CommentText"/>
        <w:rPr>
          <w:lang w:val="en-US"/>
        </w:rPr>
      </w:pPr>
      <w:r>
        <w:rPr>
          <w:rStyle w:val="CommentReference"/>
        </w:rPr>
        <w:annotationRef/>
      </w:r>
      <w:r>
        <w:rPr>
          <w:lang w:val="en-US"/>
        </w:rPr>
        <w:t xml:space="preserve">This doesn’t fit. You said ‘prediction and limitation’, now you are saying </w:t>
      </w:r>
      <w:proofErr w:type="gramStart"/>
      <w:r>
        <w:rPr>
          <w:lang w:val="en-US"/>
        </w:rPr>
        <w:t>mitigation..</w:t>
      </w:r>
      <w:proofErr w:type="gramEnd"/>
    </w:p>
  </w:comment>
  <w:comment w:id="1079" w:author="david goldhar" w:date="2019-02-28T14:03:00Z" w:initials="dg">
    <w:p w14:paraId="2B93BF40" w14:textId="7270B15B" w:rsidR="00412D19" w:rsidRPr="00D622B1" w:rsidRDefault="00412D19">
      <w:pPr>
        <w:pStyle w:val="CommentText"/>
        <w:rPr>
          <w:lang w:val="en-US"/>
        </w:rPr>
      </w:pPr>
      <w:r>
        <w:rPr>
          <w:rStyle w:val="CommentReference"/>
        </w:rPr>
        <w:annotationRef/>
      </w:r>
      <w:r>
        <w:rPr>
          <w:lang w:val="en-US"/>
        </w:rPr>
        <w:t>Where was the first?</w:t>
      </w:r>
    </w:p>
  </w:comment>
  <w:comment w:id="1104" w:author="david goldhar" w:date="2019-02-28T14:15:00Z" w:initials="dg">
    <w:p w14:paraId="4639F551" w14:textId="4FF445FE" w:rsidR="00412D19" w:rsidRPr="00F0050C" w:rsidRDefault="00412D19">
      <w:pPr>
        <w:pStyle w:val="CommentText"/>
        <w:rPr>
          <w:lang w:val="en-US"/>
        </w:rPr>
      </w:pPr>
      <w:r>
        <w:rPr>
          <w:rStyle w:val="CommentReference"/>
        </w:rPr>
        <w:annotationRef/>
      </w:r>
      <w:r>
        <w:rPr>
          <w:lang w:val="en-US"/>
        </w:rPr>
        <w:t>Term not introduced before</w:t>
      </w:r>
    </w:p>
  </w:comment>
  <w:comment w:id="1146" w:author="david goldhar" w:date="2019-02-28T14:28:00Z" w:initials="dg">
    <w:p w14:paraId="7D444B34" w14:textId="41DAF69C" w:rsidR="00412D19" w:rsidRPr="00DE5305" w:rsidRDefault="00412D19">
      <w:pPr>
        <w:pStyle w:val="CommentText"/>
        <w:rPr>
          <w:lang w:val="en-US"/>
        </w:rPr>
      </w:pPr>
      <w:r>
        <w:rPr>
          <w:rStyle w:val="CommentReference"/>
        </w:rPr>
        <w:annotationRef/>
      </w:r>
      <w:r>
        <w:rPr>
          <w:lang w:val="en-U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0CA43B" w15:done="0"/>
  <w15:commentEx w15:paraId="65CC867D" w15:done="0"/>
  <w15:commentEx w15:paraId="534F8E9E" w15:done="0"/>
  <w15:commentEx w15:paraId="3FB85E03" w15:done="0"/>
  <w15:commentEx w15:paraId="1790926C" w15:done="0"/>
  <w15:commentEx w15:paraId="15B30FD7" w15:done="0"/>
  <w15:commentEx w15:paraId="43F67337" w15:done="0"/>
  <w15:commentEx w15:paraId="664DF44F" w15:done="0"/>
  <w15:commentEx w15:paraId="5CA4E4BF" w15:done="0"/>
  <w15:commentEx w15:paraId="033C664D" w15:done="0"/>
  <w15:commentEx w15:paraId="2B93BF40" w15:done="0"/>
  <w15:commentEx w15:paraId="4639F551" w15:done="0"/>
  <w15:commentEx w15:paraId="7D444B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0CA43B" w16cid:durableId="201EA8DA"/>
  <w16cid:commentId w16cid:paraId="65CC867D" w16cid:durableId="2020C936"/>
  <w16cid:commentId w16cid:paraId="534F8E9E" w16cid:durableId="2020CD29"/>
  <w16cid:commentId w16cid:paraId="3FB85E03" w16cid:durableId="20215CA2"/>
  <w16cid:commentId w16cid:paraId="1790926C" w16cid:durableId="20215CA3"/>
  <w16cid:commentId w16cid:paraId="15B30FD7" w16cid:durableId="20215CA4"/>
  <w16cid:commentId w16cid:paraId="43F67337" w16cid:durableId="20215CA5"/>
  <w16cid:commentId w16cid:paraId="664DF44F" w16cid:durableId="20225BF8"/>
  <w16cid:commentId w16cid:paraId="5CA4E4BF" w16cid:durableId="20225E84"/>
  <w16cid:commentId w16cid:paraId="033C664D" w16cid:durableId="2022653F"/>
  <w16cid:commentId w16cid:paraId="2B93BF40" w16cid:durableId="202268C8"/>
  <w16cid:commentId w16cid:paraId="4639F551" w16cid:durableId="20226B99"/>
  <w16cid:commentId w16cid:paraId="7D444B34" w16cid:durableId="20226E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5F1FF8" w14:textId="77777777" w:rsidR="00AB12D6" w:rsidRDefault="00AB12D6">
      <w:pPr>
        <w:spacing w:after="0" w:line="240" w:lineRule="auto"/>
      </w:pPr>
      <w:r>
        <w:separator/>
      </w:r>
    </w:p>
    <w:p w14:paraId="4D5A35B3" w14:textId="77777777" w:rsidR="00AB12D6" w:rsidRDefault="00AB12D6"/>
  </w:endnote>
  <w:endnote w:type="continuationSeparator" w:id="0">
    <w:p w14:paraId="3C228EAD" w14:textId="77777777" w:rsidR="00AB12D6" w:rsidRDefault="00AB12D6">
      <w:pPr>
        <w:spacing w:after="0" w:line="240" w:lineRule="auto"/>
      </w:pPr>
      <w:r>
        <w:continuationSeparator/>
      </w:r>
    </w:p>
    <w:p w14:paraId="14C847A3" w14:textId="77777777" w:rsidR="00AB12D6" w:rsidRDefault="00AB12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PalatinoLinotype-Bold">
    <w:altName w:val="Palatino Linotype"/>
    <w:panose1 w:val="00000000000000000000"/>
    <w:charset w:val="00"/>
    <w:family w:val="roman"/>
    <w:notTrueType/>
    <w:pitch w:val="default"/>
  </w:font>
  <w:font w:name="PalatinoLinotype-Roman">
    <w:altName w:val="Palatino Linotype"/>
    <w:panose1 w:val="00000000000000000000"/>
    <w:charset w:val="00"/>
    <w:family w:val="roman"/>
    <w:notTrueType/>
    <w:pitch w:val="default"/>
  </w:font>
  <w:font w:name="URW DIN">
    <w:altName w:val="Calibri"/>
    <w:charset w:val="4D"/>
    <w:family w:val="auto"/>
    <w:pitch w:val="variable"/>
    <w:sig w:usb0="A000006F" w:usb1="0000207B" w:usb2="00000000" w:usb3="00000000" w:csb0="0000018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4E99F" w14:textId="77777777" w:rsidR="00412D19" w:rsidRDefault="00412D19">
    <w:pPr>
      <w:pBdr>
        <w:top w:val="nil"/>
        <w:left w:val="nil"/>
        <w:bottom w:val="nil"/>
        <w:right w:val="nil"/>
        <w:between w:val="nil"/>
      </w:pBdr>
      <w:tabs>
        <w:tab w:val="center" w:pos="4680"/>
        <w:tab w:val="right" w:pos="9360"/>
      </w:tabs>
      <w:jc w:val="center"/>
      <w:rPr>
        <w:color w:val="000000"/>
      </w:rPr>
    </w:pPr>
  </w:p>
  <w:p w14:paraId="06D365F9" w14:textId="77777777" w:rsidR="00412D19" w:rsidRDefault="00412D19">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p w14:paraId="18A9513F" w14:textId="77777777" w:rsidR="00412D19" w:rsidRDefault="00412D1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A9697" w14:textId="1E0A598B" w:rsidR="00412D19" w:rsidRDefault="00412D19">
    <w:pPr>
      <w:pBdr>
        <w:top w:val="nil"/>
        <w:left w:val="nil"/>
        <w:bottom w:val="nil"/>
        <w:right w:val="nil"/>
        <w:between w:val="nil"/>
      </w:pBdr>
      <w:tabs>
        <w:tab w:val="right" w:pos="9781"/>
      </w:tabs>
      <w:ind w:left="-142" w:right="-284" w:firstLine="142"/>
      <w:rPr>
        <w:rFonts w:ascii="Arial" w:eastAsia="Arial" w:hAnsi="Arial" w:cs="Arial"/>
        <w:color w:val="808080"/>
        <w:sz w:val="18"/>
        <w:szCs w:val="18"/>
      </w:rPr>
    </w:pPr>
    <w:r>
      <w:rPr>
        <w:noProof/>
      </w:rPr>
      <mc:AlternateContent>
        <mc:Choice Requires="wps">
          <w:drawing>
            <wp:anchor distT="0" distB="0" distL="114300" distR="114300" simplePos="0" relativeHeight="251663360" behindDoc="0" locked="0" layoutInCell="1" hidden="0" allowOverlap="1" wp14:anchorId="50B58E82" wp14:editId="0A659103">
              <wp:simplePos x="0" y="0"/>
              <wp:positionH relativeFrom="margin">
                <wp:posOffset>-85725</wp:posOffset>
              </wp:positionH>
              <wp:positionV relativeFrom="paragraph">
                <wp:posOffset>89535</wp:posOffset>
              </wp:positionV>
              <wp:extent cx="2071370" cy="273840"/>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2071370" cy="273840"/>
                      </a:xfrm>
                      <a:prstGeom prst="rect">
                        <a:avLst/>
                      </a:prstGeom>
                      <a:solidFill>
                        <a:schemeClr val="lt1"/>
                      </a:solidFill>
                      <a:ln w="6350">
                        <a:noFill/>
                      </a:ln>
                    </wps:spPr>
                    <wps:txbx>
                      <w:txbxContent>
                        <w:p w14:paraId="5C66D7A2" w14:textId="0AA3E72F" w:rsidR="00412D19" w:rsidRPr="00E70FFF" w:rsidRDefault="00412D19" w:rsidP="00E70FFF">
                          <w:pPr>
                            <w:pStyle w:val="Title"/>
                            <w:tabs>
                              <w:tab w:val="right" w:pos="9781"/>
                            </w:tabs>
                            <w:spacing w:before="0" w:after="0"/>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23</w:t>
                          </w:r>
                          <w:r>
                            <w:rPr>
                              <w:rFonts w:ascii="Arial" w:eastAsia="Arial" w:hAnsi="Arial" w:cs="Arial"/>
                              <w:color w:val="808080"/>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B58E82" id="_x0000_t202" coordsize="21600,21600" o:spt="202" path="m,l,21600r21600,l21600,xe">
              <v:stroke joinstyle="miter"/>
              <v:path gradientshapeok="t" o:connecttype="rect"/>
            </v:shapetype>
            <v:shape id="Text Box 11" o:spid="_x0000_s1035" type="#_x0000_t202" style="position:absolute;left:0;text-align:left;margin-left:-6.75pt;margin-top:7.05pt;width:163.1pt;height:21.5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" fillcolor="white [3201]" stroked="f" strokeweight=".5pt">
              <v:textbox>
                <w:txbxContent>
                  <w:p w14:paraId="5C66D7A2" w14:textId="0AA3E72F" w:rsidR="00412D19" w:rsidRPr="00E70FFF" w:rsidRDefault="00412D19" w:rsidP="00E70FFF">
                    <w:pPr>
                      <w:pStyle w:val="Title"/>
                      <w:tabs>
                        <w:tab w:val="right" w:pos="9781"/>
                      </w:tabs>
                      <w:spacing w:before="0" w:after="0"/>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23</w:t>
                    </w:r>
                    <w:r>
                      <w:rPr>
                        <w:rFonts w:ascii="Arial" w:eastAsia="Arial" w:hAnsi="Arial" w:cs="Arial"/>
                        <w:color w:val="808080"/>
                        <w:sz w:val="18"/>
                        <w:szCs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5168" behindDoc="0" locked="0" layoutInCell="1" hidden="0" allowOverlap="1" wp14:anchorId="70A380C5" wp14:editId="7578C660">
              <wp:simplePos x="0" y="0"/>
              <wp:positionH relativeFrom="margin">
                <wp:posOffset>3983355</wp:posOffset>
              </wp:positionH>
              <wp:positionV relativeFrom="paragraph">
                <wp:posOffset>97789</wp:posOffset>
              </wp:positionV>
              <wp:extent cx="2088515" cy="371475"/>
              <wp:effectExtent l="0" t="0" r="0" b="0"/>
              <wp:wrapNone/>
              <wp:docPr id="1196" name="Text Box 1196"/>
              <wp:cNvGraphicFramePr/>
              <a:graphic xmlns:a="http://schemas.openxmlformats.org/drawingml/2006/main">
                <a:graphicData uri="http://schemas.microsoft.com/office/word/2010/wordprocessingShape">
                  <wps:wsp>
                    <wps:cNvSpPr txBox="1"/>
                    <wps:spPr>
                      <a:xfrm>
                        <a:off x="0" y="0"/>
                        <a:ext cx="2088515" cy="371475"/>
                      </a:xfrm>
                      <a:prstGeom prst="rect">
                        <a:avLst/>
                      </a:prstGeom>
                      <a:solidFill>
                        <a:schemeClr val="lt1"/>
                      </a:solidFill>
                      <a:ln w="6350">
                        <a:noFill/>
                      </a:ln>
                    </wps:spPr>
                    <wps:txbx>
                      <w:txbxContent>
                        <w:p w14:paraId="2D7F47FC" w14:textId="77777777" w:rsidR="00412D19" w:rsidRPr="00F55D8D" w:rsidRDefault="00412D19"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06F9647E" w14:textId="77777777" w:rsidR="00412D19" w:rsidRPr="00F55D8D" w:rsidRDefault="00412D19"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2890F65D" w14:textId="77777777" w:rsidR="00412D19" w:rsidRPr="00F55D8D" w:rsidRDefault="00412D19" w:rsidP="008216C1">
                          <w:pPr>
                            <w:spacing w:after="0" w:line="240" w:lineRule="auto"/>
                            <w:ind w:left="-142" w:firstLine="142"/>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380C5" id="Text Box 1196" o:spid="_x0000_s1036" type="#_x0000_t202" style="position:absolute;left:0;text-align:left;margin-left:313.65pt;margin-top:7.7pt;width:164.45pt;height:29.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" fillcolor="white [3201]" stroked="f" strokeweight=".5pt">
              <v:textbox>
                <w:txbxContent>
                  <w:p w14:paraId="2D7F47FC" w14:textId="77777777" w:rsidR="00412D19" w:rsidRPr="00F55D8D" w:rsidRDefault="00412D19"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06F9647E" w14:textId="77777777" w:rsidR="00412D19" w:rsidRPr="00F55D8D" w:rsidRDefault="00412D19" w:rsidP="008216C1">
                    <w:pPr>
                      <w:pStyle w:val="Footer"/>
                      <w:tabs>
                        <w:tab w:val="right" w:pos="9781"/>
                      </w:tabs>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2890F65D" w14:textId="77777777" w:rsidR="00412D19" w:rsidRPr="00F55D8D" w:rsidRDefault="00412D19" w:rsidP="008216C1">
                    <w:pPr>
                      <w:spacing w:after="0" w:line="240" w:lineRule="auto"/>
                      <w:ind w:left="-142" w:firstLine="142"/>
                      <w:rPr>
                        <w:sz w:val="18"/>
                        <w:szCs w:val="18"/>
                      </w:rPr>
                    </w:pPr>
                  </w:p>
                </w:txbxContent>
              </v:textbox>
              <w10:wrap anchorx="margin"/>
            </v:shape>
          </w:pict>
        </mc:Fallback>
      </mc:AlternateContent>
    </w:r>
    <w:r>
      <w:rPr>
        <w:noProof/>
      </w:rPr>
      <mc:AlternateContent>
        <mc:Choice Requires="wps">
          <w:drawing>
            <wp:anchor distT="0" distB="0" distL="114300" distR="114300" simplePos="0" relativeHeight="251656192" behindDoc="0" locked="0" layoutInCell="1" hidden="0" allowOverlap="1" wp14:anchorId="6F796577" wp14:editId="355F4A1C">
              <wp:simplePos x="0" y="0"/>
              <wp:positionH relativeFrom="margin">
                <wp:posOffset>1626235</wp:posOffset>
              </wp:positionH>
              <wp:positionV relativeFrom="paragraph">
                <wp:posOffset>96520</wp:posOffset>
              </wp:positionV>
              <wp:extent cx="2071370" cy="235585"/>
              <wp:effectExtent l="0" t="0" r="0" b="5715"/>
              <wp:wrapNone/>
              <wp:docPr id="1202" name="Text Box 1202"/>
              <wp:cNvGraphicFramePr/>
              <a:graphic xmlns:a="http://schemas.openxmlformats.org/drawingml/2006/main">
                <a:graphicData uri="http://schemas.microsoft.com/office/word/2010/wordprocessingShape">
                  <wps:wsp>
                    <wps:cNvSpPr txBox="1"/>
                    <wps:spPr>
                      <a:xfrm>
                        <a:off x="0" y="0"/>
                        <a:ext cx="2071370" cy="235585"/>
                      </a:xfrm>
                      <a:prstGeom prst="rect">
                        <a:avLst/>
                      </a:prstGeom>
                      <a:solidFill>
                        <a:schemeClr val="lt1"/>
                      </a:solidFill>
                      <a:ln w="6350">
                        <a:noFill/>
                      </a:ln>
                    </wps:spPr>
                    <wps:txbx>
                      <w:txbxContent>
                        <w:p w14:paraId="58269D55" w14:textId="07B1F870" w:rsidR="00412D19" w:rsidRPr="00E70FFF" w:rsidRDefault="00412D19" w:rsidP="00E70FFF">
                          <w:pPr>
                            <w:pStyle w:val="Header"/>
                            <w:tabs>
                              <w:tab w:val="right" w:pos="9781"/>
                            </w:tabs>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96577" id="Text Box 1202" o:spid="_x0000_s1037" type="#_x0000_t202" style="position:absolute;left:0;text-align:left;margin-left:128.05pt;margin-top:7.6pt;width:163.1pt;height:18.55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" fillcolor="white [3201]" stroked="f" strokeweight=".5pt">
              <v:textbox>
                <w:txbxContent>
                  <w:p w14:paraId="58269D55" w14:textId="07B1F870" w:rsidR="00412D19" w:rsidRPr="00E70FFF" w:rsidRDefault="00412D19" w:rsidP="00E70FFF">
                    <w:pPr>
                      <w:pStyle w:val="Header"/>
                      <w:tabs>
                        <w:tab w:val="right" w:pos="9781"/>
                      </w:tabs>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6174F3C" wp14:editId="23AAEA1E">
              <wp:simplePos x="0" y="0"/>
              <wp:positionH relativeFrom="column">
                <wp:posOffset>-903605</wp:posOffset>
              </wp:positionH>
              <wp:positionV relativeFrom="paragraph">
                <wp:posOffset>-17618</wp:posOffset>
              </wp:positionV>
              <wp:extent cx="7506586" cy="0"/>
              <wp:effectExtent l="0" t="0" r="12065" b="12700"/>
              <wp:wrapNone/>
              <wp:docPr id="9" name="Straight Connector 9"/>
              <wp:cNvGraphicFramePr/>
              <a:graphic xmlns:a="http://schemas.openxmlformats.org/drawingml/2006/main">
                <a:graphicData uri="http://schemas.microsoft.com/office/word/2010/wordprocessingShape">
                  <wps:wsp>
                    <wps:cNvCnPr/>
                    <wps:spPr>
                      <a:xfrm>
                        <a:off x="0" y="0"/>
                        <a:ext cx="7506586"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FD5657" id="Straight Connector 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15pt,-1.4pt" to="519.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" strokecolor="#747070 [1614]" strokeweight=".5pt">
              <v:stroke joinstyle="miter"/>
            </v:line>
          </w:pict>
        </mc:Fallback>
      </mc:AlternateContent>
    </w:r>
    <w:r>
      <w:rPr>
        <w:rFonts w:ascii="Arial" w:eastAsia="Arial" w:hAnsi="Arial" w:cs="Arial"/>
        <w:color w:val="808080"/>
        <w:sz w:val="18"/>
        <w:szCs w:val="18"/>
      </w:rPr>
      <w:t xml:space="preserve"> </w:t>
    </w:r>
  </w:p>
  <w:p w14:paraId="3B2FF027" w14:textId="337C7106" w:rsidR="00412D19" w:rsidRDefault="00412D19">
    <w:pPr>
      <w:pBdr>
        <w:top w:val="nil"/>
        <w:left w:val="nil"/>
        <w:bottom w:val="nil"/>
        <w:right w:val="nil"/>
        <w:between w:val="nil"/>
      </w:pBdr>
      <w:tabs>
        <w:tab w:val="left" w:pos="172"/>
      </w:tabs>
      <w:ind w:right="360" w:hanging="851"/>
      <w:rPr>
        <w:rFonts w:ascii="Arial" w:eastAsia="Arial" w:hAnsi="Arial" w:cs="Arial"/>
        <w:color w:val="808080"/>
      </w:rPr>
    </w:pPr>
    <w:r>
      <w:rPr>
        <w:rFonts w:ascii="Arial" w:eastAsia="Arial" w:hAnsi="Arial" w:cs="Arial"/>
        <w:color w:val="80808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E0200" w14:textId="14E21FF4" w:rsidR="00412D19" w:rsidRDefault="00412D19">
    <w:pPr>
      <w:pStyle w:val="Footer"/>
    </w:pPr>
    <w:r>
      <w:rPr>
        <w:noProof/>
      </w:rPr>
      <mc:AlternateContent>
        <mc:Choice Requires="wps">
          <w:drawing>
            <wp:anchor distT="0" distB="0" distL="114300" distR="114300" simplePos="0" relativeHeight="251671552" behindDoc="0" locked="0" layoutInCell="1" allowOverlap="1" wp14:anchorId="7736BF69" wp14:editId="67CC1122">
              <wp:simplePos x="0" y="0"/>
              <wp:positionH relativeFrom="column">
                <wp:posOffset>-201295</wp:posOffset>
              </wp:positionH>
              <wp:positionV relativeFrom="paragraph">
                <wp:posOffset>-29210</wp:posOffset>
              </wp:positionV>
              <wp:extent cx="2071370" cy="273685"/>
              <wp:effectExtent l="0" t="0" r="0" b="5715"/>
              <wp:wrapNone/>
              <wp:docPr id="14" name="Text Box 14"/>
              <wp:cNvGraphicFramePr/>
              <a:graphic xmlns:a="http://schemas.openxmlformats.org/drawingml/2006/main">
                <a:graphicData uri="http://schemas.microsoft.com/office/word/2010/wordprocessingShape">
                  <wps:wsp>
                    <wps:cNvSpPr txBox="1"/>
                    <wps:spPr>
                      <a:xfrm>
                        <a:off x="0" y="0"/>
                        <a:ext cx="2071370" cy="273685"/>
                      </a:xfrm>
                      <a:prstGeom prst="rect">
                        <a:avLst/>
                      </a:prstGeom>
                      <a:solidFill>
                        <a:schemeClr val="lt1"/>
                      </a:solidFill>
                      <a:ln w="6350">
                        <a:noFill/>
                      </a:ln>
                    </wps:spPr>
                    <wps:txbx>
                      <w:txbxContent>
                        <w:p w14:paraId="637FF504" w14:textId="624DCD3D" w:rsidR="00412D19" w:rsidRPr="00E70FFF" w:rsidRDefault="00412D19" w:rsidP="00CD3F76">
                          <w:pPr>
                            <w:tabs>
                              <w:tab w:val="right" w:pos="9781"/>
                            </w:tabs>
                            <w:spacing w:after="0" w:line="240" w:lineRule="auto"/>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1</w:t>
                          </w:r>
                          <w:r>
                            <w:rPr>
                              <w:rFonts w:ascii="Arial" w:eastAsia="Arial" w:hAnsi="Arial" w:cs="Arial"/>
                              <w:color w:val="808080"/>
                              <w:sz w:val="18"/>
                              <w:szCs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736BF69" id="_x0000_t202" coordsize="21600,21600" o:spt="202" path="m,l,21600r21600,l21600,xe">
              <v:stroke joinstyle="miter"/>
              <v:path gradientshapeok="t" o:connecttype="rect"/>
            </v:shapetype>
            <v:shape id="Text Box 14" o:spid="_x0000_s1038" type="#_x0000_t202" style="position:absolute;margin-left:-15.85pt;margin-top:-2.3pt;width:163.1pt;height:21.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" fillcolor="white [3201]" stroked="f" strokeweight=".5pt">
              <v:textbox>
                <w:txbxContent>
                  <w:p w14:paraId="637FF504" w14:textId="624DCD3D" w:rsidR="00412D19" w:rsidRPr="00E70FFF" w:rsidRDefault="00412D19" w:rsidP="00CD3F76">
                    <w:pPr>
                      <w:tabs>
                        <w:tab w:val="right" w:pos="9781"/>
                      </w:tabs>
                      <w:spacing w:after="0" w:line="240" w:lineRule="auto"/>
                      <w:ind w:left="-142" w:right="-284" w:firstLine="142"/>
                      <w:rPr>
                        <w:rFonts w:ascii="Arial" w:hAnsi="Arial" w:cs="Arial"/>
                        <w:color w:val="808080" w:themeColor="background1" w:themeShade="80"/>
                        <w:sz w:val="18"/>
                        <w:szCs w:val="18"/>
                      </w:rPr>
                    </w:pPr>
                    <w:r>
                      <w:rPr>
                        <w:rFonts w:ascii="Arial" w:eastAsia="Arial" w:hAnsi="Arial" w:cs="Arial"/>
                        <w:color w:val="808080"/>
                        <w:sz w:val="18"/>
                        <w:szCs w:val="18"/>
                      </w:rPr>
                      <w:t xml:space="preserve">Page  </w:t>
                    </w:r>
                    <w:r>
                      <w:rPr>
                        <w:rFonts w:ascii="Arial" w:eastAsia="Arial" w:hAnsi="Arial" w:cs="Arial"/>
                        <w:color w:val="808080"/>
                        <w:sz w:val="18"/>
                        <w:szCs w:val="18"/>
                      </w:rPr>
                      <w:fldChar w:fldCharType="begin"/>
                    </w:r>
                    <w:r>
                      <w:rPr>
                        <w:rFonts w:ascii="Arial" w:eastAsia="Arial" w:hAnsi="Arial" w:cs="Arial"/>
                        <w:color w:val="808080"/>
                        <w:sz w:val="18"/>
                        <w:szCs w:val="18"/>
                      </w:rPr>
                      <w:instrText>PAGE</w:instrText>
                    </w:r>
                    <w:r>
                      <w:rPr>
                        <w:rFonts w:ascii="Arial" w:eastAsia="Arial" w:hAnsi="Arial" w:cs="Arial"/>
                        <w:color w:val="808080"/>
                        <w:sz w:val="18"/>
                        <w:szCs w:val="18"/>
                      </w:rPr>
                      <w:fldChar w:fldCharType="separate"/>
                    </w:r>
                    <w:r>
                      <w:rPr>
                        <w:rFonts w:ascii="Arial" w:eastAsia="Arial" w:hAnsi="Arial" w:cs="Arial"/>
                        <w:noProof/>
                        <w:color w:val="808080"/>
                        <w:sz w:val="18"/>
                        <w:szCs w:val="18"/>
                      </w:rPr>
                      <w:t>1</w:t>
                    </w:r>
                    <w:r>
                      <w:rPr>
                        <w:rFonts w:ascii="Arial" w:eastAsia="Arial" w:hAnsi="Arial" w:cs="Arial"/>
                        <w:color w:val="808080"/>
                        <w:sz w:val="18"/>
                        <w:szCs w:val="18"/>
                      </w:rPr>
                      <w:fldChar w:fldCharType="end"/>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2C4BE8D" wp14:editId="1ABA2C15">
              <wp:simplePos x="0" y="0"/>
              <wp:positionH relativeFrom="column">
                <wp:posOffset>1509395</wp:posOffset>
              </wp:positionH>
              <wp:positionV relativeFrom="paragraph">
                <wp:posOffset>-26035</wp:posOffset>
              </wp:positionV>
              <wp:extent cx="2071370" cy="235585"/>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2071370" cy="235585"/>
                      </a:xfrm>
                      <a:prstGeom prst="rect">
                        <a:avLst/>
                      </a:prstGeom>
                      <a:solidFill>
                        <a:schemeClr val="lt1"/>
                      </a:solidFill>
                      <a:ln w="6350">
                        <a:noFill/>
                      </a:ln>
                    </wps:spPr>
                    <wps:txbx>
                      <w:txbxContent>
                        <w:p w14:paraId="024A56BC" w14:textId="77777777" w:rsidR="00412D19" w:rsidRPr="00E70FFF" w:rsidRDefault="00412D19" w:rsidP="00CD3F76">
                          <w:pPr>
                            <w:tabs>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C4BE8D" id="Text Box 13" o:spid="_x0000_s1039" type="#_x0000_t202" style="position:absolute;margin-left:118.85pt;margin-top:-2.05pt;width:163.1pt;height:18.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" fillcolor="white [3201]" stroked="f" strokeweight=".5pt">
              <v:textbox>
                <w:txbxContent>
                  <w:p w14:paraId="024A56BC" w14:textId="77777777" w:rsidR="00412D19" w:rsidRPr="00E70FFF" w:rsidRDefault="00412D19" w:rsidP="00CD3F76">
                    <w:pPr>
                      <w:tabs>
                        <w:tab w:val="right" w:pos="9781"/>
                      </w:tabs>
                      <w:spacing w:after="0" w:line="240" w:lineRule="auto"/>
                      <w:ind w:left="-142" w:right="-284" w:firstLine="142"/>
                      <w:jc w:val="center"/>
                      <w:rPr>
                        <w:rFonts w:ascii="Arial" w:hAnsi="Arial" w:cs="Arial"/>
                        <w:color w:val="808080" w:themeColor="background1" w:themeShade="80"/>
                        <w:sz w:val="18"/>
                        <w:szCs w:val="18"/>
                      </w:rPr>
                    </w:pPr>
                    <w:r>
                      <w:rPr>
                        <w:rFonts w:ascii="Arial" w:hAnsi="Arial" w:cs="Arial"/>
                        <w:color w:val="808080" w:themeColor="background1" w:themeShade="80"/>
                        <w:sz w:val="18"/>
                        <w:szCs w:val="18"/>
                      </w:rPr>
                      <w:t>CONFIDENTIAL</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D72F400" wp14:editId="7339D63A">
              <wp:simplePos x="0" y="0"/>
              <wp:positionH relativeFrom="column">
                <wp:posOffset>3867150</wp:posOffset>
              </wp:positionH>
              <wp:positionV relativeFrom="paragraph">
                <wp:posOffset>-20821</wp:posOffset>
              </wp:positionV>
              <wp:extent cx="2088515" cy="3714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088515" cy="371475"/>
                      </a:xfrm>
                      <a:prstGeom prst="rect">
                        <a:avLst/>
                      </a:prstGeom>
                      <a:solidFill>
                        <a:schemeClr val="lt1"/>
                      </a:solidFill>
                      <a:ln w="6350">
                        <a:noFill/>
                      </a:ln>
                    </wps:spPr>
                    <wps:txbx>
                      <w:txbxContent>
                        <w:p w14:paraId="7271BB44" w14:textId="77777777" w:rsidR="00412D19" w:rsidRPr="00F55D8D" w:rsidRDefault="00412D19"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102A19EA" w14:textId="77777777" w:rsidR="00412D19" w:rsidRPr="00F55D8D" w:rsidRDefault="00412D19"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3A30EEEA" w14:textId="77777777" w:rsidR="00412D19" w:rsidRPr="00F55D8D" w:rsidRDefault="00412D19" w:rsidP="00CD3F76">
                          <w:pPr>
                            <w:spacing w:after="0" w:line="240" w:lineRule="auto"/>
                            <w:ind w:left="-142" w:firstLine="142"/>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2F400" id="Text Box 12" o:spid="_x0000_s1040" type="#_x0000_t202" style="position:absolute;margin-left:304.5pt;margin-top:-1.65pt;width:164.45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" fillcolor="white [3201]" stroked="f" strokeweight=".5pt">
              <v:textbox>
                <w:txbxContent>
                  <w:p w14:paraId="7271BB44" w14:textId="77777777" w:rsidR="00412D19" w:rsidRPr="00F55D8D" w:rsidRDefault="00412D19"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 xml:space="preserve">3 </w:t>
                    </w:r>
                    <w:proofErr w:type="spellStart"/>
                    <w:r w:rsidRPr="00F55D8D">
                      <w:rPr>
                        <w:rFonts w:ascii="Arial" w:hAnsi="Arial" w:cs="Arial"/>
                        <w:color w:val="808080" w:themeColor="background1" w:themeShade="80"/>
                        <w:sz w:val="18"/>
                        <w:szCs w:val="18"/>
                      </w:rPr>
                      <w:t>Hamelacha</w:t>
                    </w:r>
                    <w:proofErr w:type="spellEnd"/>
                    <w:r w:rsidRPr="00F55D8D">
                      <w:rPr>
                        <w:rFonts w:ascii="Arial" w:hAnsi="Arial" w:cs="Arial"/>
                        <w:color w:val="808080" w:themeColor="background1" w:themeShade="80"/>
                        <w:sz w:val="18"/>
                        <w:szCs w:val="18"/>
                      </w:rPr>
                      <w:t xml:space="preserve"> </w:t>
                    </w:r>
                    <w:proofErr w:type="spellStart"/>
                    <w:r w:rsidRPr="00F55D8D">
                      <w:rPr>
                        <w:rFonts w:ascii="Arial" w:hAnsi="Arial" w:cs="Arial"/>
                        <w:color w:val="808080" w:themeColor="background1" w:themeShade="80"/>
                        <w:sz w:val="18"/>
                        <w:szCs w:val="18"/>
                      </w:rPr>
                      <w:t>st.</w:t>
                    </w:r>
                    <w:proofErr w:type="spellEnd"/>
                    <w:r w:rsidRPr="00F55D8D">
                      <w:rPr>
                        <w:rFonts w:ascii="Arial" w:hAnsi="Arial" w:cs="Arial"/>
                        <w:color w:val="808080" w:themeColor="background1" w:themeShade="80"/>
                        <w:sz w:val="18"/>
                        <w:szCs w:val="18"/>
                      </w:rPr>
                      <w:t>, Tel Aviv-Yafo, Israel</w:t>
                    </w:r>
                  </w:p>
                  <w:p w14:paraId="102A19EA" w14:textId="77777777" w:rsidR="00412D19" w:rsidRPr="00F55D8D" w:rsidRDefault="00412D19" w:rsidP="00CD3F76">
                    <w:pPr>
                      <w:tabs>
                        <w:tab w:val="right" w:pos="9781"/>
                      </w:tabs>
                      <w:spacing w:after="0" w:line="240" w:lineRule="auto"/>
                      <w:ind w:left="-142" w:right="-284" w:firstLine="142"/>
                      <w:rPr>
                        <w:rFonts w:ascii="Arial" w:hAnsi="Arial" w:cs="Arial"/>
                        <w:color w:val="808080" w:themeColor="background1" w:themeShade="80"/>
                        <w:sz w:val="18"/>
                        <w:szCs w:val="18"/>
                      </w:rPr>
                    </w:pPr>
                    <w:r w:rsidRPr="00F55D8D">
                      <w:rPr>
                        <w:rFonts w:ascii="Arial" w:hAnsi="Arial" w:cs="Arial"/>
                        <w:color w:val="808080" w:themeColor="background1" w:themeShade="80"/>
                        <w:sz w:val="18"/>
                        <w:szCs w:val="18"/>
                      </w:rPr>
                      <w:t>www.otorio.co</w:t>
                    </w:r>
                  </w:p>
                  <w:p w14:paraId="3A30EEEA" w14:textId="77777777" w:rsidR="00412D19" w:rsidRPr="00F55D8D" w:rsidRDefault="00412D19" w:rsidP="00CD3F76">
                    <w:pPr>
                      <w:spacing w:after="0" w:line="240" w:lineRule="auto"/>
                      <w:ind w:left="-142" w:firstLine="142"/>
                      <w:rPr>
                        <w:sz w:val="18"/>
                        <w:szCs w:val="18"/>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EF6BF1" w14:textId="77777777" w:rsidR="00AB12D6" w:rsidRDefault="00AB12D6">
      <w:pPr>
        <w:spacing w:after="0" w:line="240" w:lineRule="auto"/>
      </w:pPr>
      <w:r>
        <w:separator/>
      </w:r>
    </w:p>
    <w:p w14:paraId="3B0CEC6B" w14:textId="77777777" w:rsidR="00AB12D6" w:rsidRDefault="00AB12D6"/>
  </w:footnote>
  <w:footnote w:type="continuationSeparator" w:id="0">
    <w:p w14:paraId="3AAA513F" w14:textId="77777777" w:rsidR="00AB12D6" w:rsidRDefault="00AB12D6">
      <w:pPr>
        <w:spacing w:after="0" w:line="240" w:lineRule="auto"/>
      </w:pPr>
      <w:r>
        <w:continuationSeparator/>
      </w:r>
    </w:p>
    <w:p w14:paraId="32FBA73E" w14:textId="77777777" w:rsidR="00AB12D6" w:rsidRDefault="00AB12D6"/>
  </w:footnote>
  <w:footnote w:id="1">
    <w:p w14:paraId="272DB790" w14:textId="77777777" w:rsidR="00412D19" w:rsidRDefault="00412D19" w:rsidP="00CA30DE">
      <w:pPr>
        <w:pStyle w:val="FootnoteText"/>
      </w:pPr>
      <w:r>
        <w:rPr>
          <w:rStyle w:val="FootnoteReference"/>
        </w:rPr>
        <w:footnoteRef/>
      </w:r>
      <w:r>
        <w:t xml:space="preserve"> The same mechanism also interferes with the exfiltration of data</w:t>
      </w:r>
    </w:p>
  </w:footnote>
  <w:footnote w:id="2">
    <w:p w14:paraId="1FE7D00E" w14:textId="77777777" w:rsidR="00412D19" w:rsidRDefault="00412D19" w:rsidP="00CA30DE">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8F177" w14:textId="338E3E37" w:rsidR="00412D19" w:rsidRDefault="00412D19">
    <w:pPr>
      <w:pBdr>
        <w:top w:val="nil"/>
        <w:left w:val="nil"/>
        <w:bottom w:val="nil"/>
        <w:right w:val="nil"/>
        <w:between w:val="nil"/>
      </w:pBdr>
      <w:tabs>
        <w:tab w:val="center" w:pos="4680"/>
        <w:tab w:val="right" w:pos="9360"/>
      </w:tabs>
      <w:ind w:hanging="1440"/>
      <w:rPr>
        <w:color w:val="000000"/>
      </w:rPr>
    </w:pPr>
    <w:r>
      <w:rPr>
        <w:noProof/>
      </w:rPr>
      <w:drawing>
        <wp:anchor distT="0" distB="0" distL="114300" distR="114300" simplePos="0" relativeHeight="251672576" behindDoc="0" locked="0" layoutInCell="1" allowOverlap="1" wp14:anchorId="11859CAF" wp14:editId="5C8253A9">
          <wp:simplePos x="0" y="0"/>
          <wp:positionH relativeFrom="column">
            <wp:posOffset>-907085</wp:posOffset>
          </wp:positionH>
          <wp:positionV relativeFrom="paragraph">
            <wp:posOffset>0</wp:posOffset>
          </wp:positionV>
          <wp:extent cx="7602924" cy="943661"/>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rt Header.png"/>
                  <pic:cNvPicPr/>
                </pic:nvPicPr>
                <pic:blipFill>
                  <a:blip r:embed="rId1">
                    <a:extLst>
                      <a:ext uri="{28A0092B-C50C-407E-A947-70E740481C1C}">
                        <a14:useLocalDpi xmlns:a14="http://schemas.microsoft.com/office/drawing/2010/main" val="0"/>
                      </a:ext>
                    </a:extLst>
                  </a:blip>
                  <a:stretch>
                    <a:fillRect/>
                  </a:stretch>
                </pic:blipFill>
                <pic:spPr>
                  <a:xfrm>
                    <a:off x="0" y="0"/>
                    <a:ext cx="7698225" cy="955490"/>
                  </a:xfrm>
                  <a:prstGeom prst="rect">
                    <a:avLst/>
                  </a:prstGeom>
                </pic:spPr>
              </pic:pic>
            </a:graphicData>
          </a:graphic>
          <wp14:sizeRelH relativeFrom="page">
            <wp14:pctWidth>0</wp14:pctWidth>
          </wp14:sizeRelH>
          <wp14:sizeRelV relativeFrom="page">
            <wp14:pctHeight>0</wp14:pctHeight>
          </wp14:sizeRelV>
        </wp:anchor>
      </w:drawing>
    </w:r>
  </w:p>
  <w:p w14:paraId="507528A6" w14:textId="1EAED0D5" w:rsidR="00412D19" w:rsidRDefault="00412D1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59184" w14:textId="41F09F3E" w:rsidR="00412D19" w:rsidRDefault="00412D19">
    <w:pPr>
      <w:pStyle w:val="Header"/>
    </w:pPr>
    <w:r>
      <w:rPr>
        <w:noProof/>
      </w:rPr>
      <w:drawing>
        <wp:anchor distT="0" distB="0" distL="114300" distR="114300" simplePos="0" relativeHeight="251660288" behindDoc="1" locked="0" layoutInCell="1" allowOverlap="1" wp14:anchorId="6D7BF7A8" wp14:editId="0EBF616B">
          <wp:simplePos x="0" y="0"/>
          <wp:positionH relativeFrom="column">
            <wp:posOffset>-4961299</wp:posOffset>
          </wp:positionH>
          <wp:positionV relativeFrom="paragraph">
            <wp:posOffset>833251</wp:posOffset>
          </wp:positionV>
          <wp:extent cx="11621135" cy="845191"/>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4 Header@4x.png"/>
                  <pic:cNvPicPr/>
                </pic:nvPicPr>
                <pic:blipFill>
                  <a:blip r:embed="rId1">
                    <a:extLst>
                      <a:ext uri="{28A0092B-C50C-407E-A947-70E740481C1C}">
                        <a14:useLocalDpi xmlns:a14="http://schemas.microsoft.com/office/drawing/2010/main" val="0"/>
                      </a:ext>
                    </a:extLst>
                  </a:blip>
                  <a:stretch>
                    <a:fillRect/>
                  </a:stretch>
                </pic:blipFill>
                <pic:spPr>
                  <a:xfrm>
                    <a:off x="0" y="0"/>
                    <a:ext cx="11670043" cy="848748"/>
                  </a:xfrm>
                  <a:prstGeom prst="rect">
                    <a:avLst/>
                  </a:prstGeom>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83CC1"/>
    <w:multiLevelType w:val="multilevel"/>
    <w:tmpl w:val="01D4879E"/>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o"/>
      <w:lvlJc w:val="left"/>
      <w:pPr>
        <w:tabs>
          <w:tab w:val="num" w:pos="990"/>
        </w:tabs>
        <w:ind w:left="990" w:hanging="360"/>
      </w:pPr>
      <w:rPr>
        <w:rFonts w:ascii="Courier New" w:hAnsi="Courier New" w:hint="default"/>
        <w:sz w:val="20"/>
      </w:rPr>
    </w:lvl>
    <w:lvl w:ilvl="2" w:tentative="1">
      <w:start w:val="1"/>
      <w:numFmt w:val="bullet"/>
      <w:lvlText w:val=""/>
      <w:lvlJc w:val="left"/>
      <w:pPr>
        <w:tabs>
          <w:tab w:val="num" w:pos="1710"/>
        </w:tabs>
        <w:ind w:left="1710" w:hanging="360"/>
      </w:pPr>
      <w:rPr>
        <w:rFonts w:ascii="Wingdings" w:hAnsi="Wingdings" w:hint="default"/>
        <w:sz w:val="20"/>
      </w:rPr>
    </w:lvl>
    <w:lvl w:ilvl="3" w:tentative="1">
      <w:start w:val="1"/>
      <w:numFmt w:val="bullet"/>
      <w:lvlText w:val=""/>
      <w:lvlJc w:val="left"/>
      <w:pPr>
        <w:tabs>
          <w:tab w:val="num" w:pos="2430"/>
        </w:tabs>
        <w:ind w:left="2430" w:hanging="360"/>
      </w:pPr>
      <w:rPr>
        <w:rFonts w:ascii="Wingdings" w:hAnsi="Wingdings" w:hint="default"/>
        <w:sz w:val="20"/>
      </w:rPr>
    </w:lvl>
    <w:lvl w:ilvl="4" w:tentative="1">
      <w:start w:val="1"/>
      <w:numFmt w:val="bullet"/>
      <w:lvlText w:val=""/>
      <w:lvlJc w:val="left"/>
      <w:pPr>
        <w:tabs>
          <w:tab w:val="num" w:pos="3150"/>
        </w:tabs>
        <w:ind w:left="3150" w:hanging="360"/>
      </w:pPr>
      <w:rPr>
        <w:rFonts w:ascii="Wingdings" w:hAnsi="Wingdings" w:hint="default"/>
        <w:sz w:val="20"/>
      </w:rPr>
    </w:lvl>
    <w:lvl w:ilvl="5" w:tentative="1">
      <w:start w:val="1"/>
      <w:numFmt w:val="bullet"/>
      <w:lvlText w:val=""/>
      <w:lvlJc w:val="left"/>
      <w:pPr>
        <w:tabs>
          <w:tab w:val="num" w:pos="3870"/>
        </w:tabs>
        <w:ind w:left="3870" w:hanging="360"/>
      </w:pPr>
      <w:rPr>
        <w:rFonts w:ascii="Wingdings" w:hAnsi="Wingdings" w:hint="default"/>
        <w:sz w:val="20"/>
      </w:rPr>
    </w:lvl>
    <w:lvl w:ilvl="6" w:tentative="1">
      <w:start w:val="1"/>
      <w:numFmt w:val="bullet"/>
      <w:lvlText w:val=""/>
      <w:lvlJc w:val="left"/>
      <w:pPr>
        <w:tabs>
          <w:tab w:val="num" w:pos="4590"/>
        </w:tabs>
        <w:ind w:left="4590" w:hanging="360"/>
      </w:pPr>
      <w:rPr>
        <w:rFonts w:ascii="Wingdings" w:hAnsi="Wingdings" w:hint="default"/>
        <w:sz w:val="20"/>
      </w:rPr>
    </w:lvl>
    <w:lvl w:ilvl="7" w:tentative="1">
      <w:start w:val="1"/>
      <w:numFmt w:val="bullet"/>
      <w:lvlText w:val=""/>
      <w:lvlJc w:val="left"/>
      <w:pPr>
        <w:tabs>
          <w:tab w:val="num" w:pos="5310"/>
        </w:tabs>
        <w:ind w:left="5310" w:hanging="360"/>
      </w:pPr>
      <w:rPr>
        <w:rFonts w:ascii="Wingdings" w:hAnsi="Wingdings" w:hint="default"/>
        <w:sz w:val="20"/>
      </w:rPr>
    </w:lvl>
    <w:lvl w:ilvl="8" w:tentative="1">
      <w:start w:val="1"/>
      <w:numFmt w:val="bullet"/>
      <w:lvlText w:val=""/>
      <w:lvlJc w:val="left"/>
      <w:pPr>
        <w:tabs>
          <w:tab w:val="num" w:pos="6030"/>
        </w:tabs>
        <w:ind w:left="6030" w:hanging="360"/>
      </w:pPr>
      <w:rPr>
        <w:rFonts w:ascii="Wingdings" w:hAnsi="Wingdings" w:hint="default"/>
        <w:sz w:val="20"/>
      </w:rPr>
    </w:lvl>
  </w:abstractNum>
  <w:abstractNum w:abstractNumId="11" w15:restartNumberingAfterBreak="0">
    <w:nsid w:val="0886231A"/>
    <w:multiLevelType w:val="hybridMultilevel"/>
    <w:tmpl w:val="DB3C5062"/>
    <w:lvl w:ilvl="0" w:tplc="5B5E788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03B4CAE"/>
    <w:multiLevelType w:val="multilevel"/>
    <w:tmpl w:val="D1646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646998"/>
    <w:multiLevelType w:val="hybridMultilevel"/>
    <w:tmpl w:val="7B747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4641A"/>
    <w:multiLevelType w:val="multilevel"/>
    <w:tmpl w:val="2782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D07E59"/>
    <w:multiLevelType w:val="hybridMultilevel"/>
    <w:tmpl w:val="3ED26D60"/>
    <w:lvl w:ilvl="0" w:tplc="4698C8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F5E7683"/>
    <w:multiLevelType w:val="multilevel"/>
    <w:tmpl w:val="C7220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510DAA"/>
    <w:multiLevelType w:val="multilevel"/>
    <w:tmpl w:val="B150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71C6234"/>
    <w:multiLevelType w:val="hybridMultilevel"/>
    <w:tmpl w:val="C4E6659A"/>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9A4541C"/>
    <w:multiLevelType w:val="hybridMultilevel"/>
    <w:tmpl w:val="1730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14602E"/>
    <w:multiLevelType w:val="hybridMultilevel"/>
    <w:tmpl w:val="19FE88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1754470"/>
    <w:multiLevelType w:val="hybridMultilevel"/>
    <w:tmpl w:val="98CA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D47A0F"/>
    <w:multiLevelType w:val="hybridMultilevel"/>
    <w:tmpl w:val="BCF0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0D38D0"/>
    <w:multiLevelType w:val="hybridMultilevel"/>
    <w:tmpl w:val="DA766616"/>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25" w15:restartNumberingAfterBreak="0">
    <w:nsid w:val="5CCA03E2"/>
    <w:multiLevelType w:val="hybridMultilevel"/>
    <w:tmpl w:val="338012FA"/>
    <w:lvl w:ilvl="0" w:tplc="0EAADCE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3B14D93"/>
    <w:multiLevelType w:val="hybridMultilevel"/>
    <w:tmpl w:val="0CD0C7CC"/>
    <w:lvl w:ilvl="0" w:tplc="F62C7E2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7" w15:restartNumberingAfterBreak="0">
    <w:nsid w:val="66C609B1"/>
    <w:multiLevelType w:val="multilevel"/>
    <w:tmpl w:val="0BFAB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D5462A"/>
    <w:multiLevelType w:val="hybridMultilevel"/>
    <w:tmpl w:val="DBBC473C"/>
    <w:lvl w:ilvl="0" w:tplc="E26AB024">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abstractNum w:abstractNumId="29" w15:restartNumberingAfterBreak="0">
    <w:nsid w:val="785D49F5"/>
    <w:multiLevelType w:val="hybridMultilevel"/>
    <w:tmpl w:val="72AEF934"/>
    <w:lvl w:ilvl="0" w:tplc="D020E8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35E0F"/>
    <w:multiLevelType w:val="hybridMultilevel"/>
    <w:tmpl w:val="8EF4C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933343"/>
    <w:multiLevelType w:val="hybridMultilevel"/>
    <w:tmpl w:val="1B4E04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CF7DB0"/>
    <w:multiLevelType w:val="multilevel"/>
    <w:tmpl w:val="25D4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4"/>
  </w:num>
  <w:num w:numId="3">
    <w:abstractNumId w:val="10"/>
  </w:num>
  <w:num w:numId="4">
    <w:abstractNumId w:val="12"/>
  </w:num>
  <w:num w:numId="5">
    <w:abstractNumId w:val="17"/>
  </w:num>
  <w:num w:numId="6">
    <w:abstractNumId w:val="16"/>
  </w:num>
  <w:num w:numId="7">
    <w:abstractNumId w:val="32"/>
  </w:num>
  <w:num w:numId="8">
    <w:abstractNumId w:val="27"/>
  </w:num>
  <w:num w:numId="9">
    <w:abstractNumId w:val="29"/>
  </w:num>
  <w:num w:numId="10">
    <w:abstractNumId w:val="26"/>
  </w:num>
  <w:num w:numId="11">
    <w:abstractNumId w:val="11"/>
  </w:num>
  <w:num w:numId="12">
    <w:abstractNumId w:val="30"/>
  </w:num>
  <w:num w:numId="13">
    <w:abstractNumId w:val="21"/>
  </w:num>
  <w:num w:numId="14">
    <w:abstractNumId w:val="22"/>
  </w:num>
  <w:num w:numId="15">
    <w:abstractNumId w:val="13"/>
  </w:num>
  <w:num w:numId="16">
    <w:abstractNumId w:val="23"/>
  </w:num>
  <w:num w:numId="17">
    <w:abstractNumId w:val="20"/>
  </w:num>
  <w:num w:numId="18">
    <w:abstractNumId w:val="31"/>
  </w:num>
  <w:num w:numId="19">
    <w:abstractNumId w:val="25"/>
  </w:num>
  <w:num w:numId="20">
    <w:abstractNumId w:val="24"/>
  </w:num>
  <w:num w:numId="21">
    <w:abstractNumId w:val="19"/>
  </w:num>
  <w:num w:numId="22">
    <w:abstractNumId w:val="19"/>
    <w:lvlOverride w:ilvl="0">
      <w:startOverride w:val="1"/>
    </w:lvlOverride>
  </w:num>
  <w:num w:numId="23">
    <w:abstractNumId w:val="19"/>
    <w:lvlOverride w:ilvl="0">
      <w:startOverride w:val="1"/>
    </w:lvlOverride>
  </w:num>
  <w:num w:numId="24">
    <w:abstractNumId w:val="19"/>
    <w:lvlOverride w:ilvl="0">
      <w:startOverride w:val="1"/>
    </w:lvlOverride>
  </w:num>
  <w:num w:numId="25">
    <w:abstractNumId w:val="19"/>
    <w:lvlOverride w:ilvl="0">
      <w:startOverride w:val="1"/>
    </w:lvlOverride>
  </w:num>
  <w:num w:numId="26">
    <w:abstractNumId w:val="18"/>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goldhar">
    <w15:presenceInfo w15:providerId="Windows Live" w15:userId="b540f4f04d78d6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linkStyles/>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A39"/>
    <w:rsid w:val="00000C21"/>
    <w:rsid w:val="00012EB0"/>
    <w:rsid w:val="000170CB"/>
    <w:rsid w:val="00026B13"/>
    <w:rsid w:val="00046F1F"/>
    <w:rsid w:val="000565E1"/>
    <w:rsid w:val="00075AC9"/>
    <w:rsid w:val="000A6DA3"/>
    <w:rsid w:val="000A7160"/>
    <w:rsid w:val="000B3296"/>
    <w:rsid w:val="000B4444"/>
    <w:rsid w:val="000C1E7E"/>
    <w:rsid w:val="000C3AE7"/>
    <w:rsid w:val="000C576D"/>
    <w:rsid w:val="000D745F"/>
    <w:rsid w:val="000F317A"/>
    <w:rsid w:val="00102FA3"/>
    <w:rsid w:val="001210F2"/>
    <w:rsid w:val="0012584C"/>
    <w:rsid w:val="00130312"/>
    <w:rsid w:val="001473F6"/>
    <w:rsid w:val="00157396"/>
    <w:rsid w:val="00157E1E"/>
    <w:rsid w:val="001670C7"/>
    <w:rsid w:val="0017530A"/>
    <w:rsid w:val="001A1D77"/>
    <w:rsid w:val="001A5CCB"/>
    <w:rsid w:val="001E61E8"/>
    <w:rsid w:val="001F7275"/>
    <w:rsid w:val="001F7476"/>
    <w:rsid w:val="0021075A"/>
    <w:rsid w:val="0021117A"/>
    <w:rsid w:val="0022612D"/>
    <w:rsid w:val="00230309"/>
    <w:rsid w:val="00235A69"/>
    <w:rsid w:val="00271E44"/>
    <w:rsid w:val="00273176"/>
    <w:rsid w:val="00274738"/>
    <w:rsid w:val="002B4D78"/>
    <w:rsid w:val="002D4443"/>
    <w:rsid w:val="002F38E7"/>
    <w:rsid w:val="00311634"/>
    <w:rsid w:val="00382381"/>
    <w:rsid w:val="003942A3"/>
    <w:rsid w:val="00395903"/>
    <w:rsid w:val="003A03EB"/>
    <w:rsid w:val="003A3017"/>
    <w:rsid w:val="003A5F4F"/>
    <w:rsid w:val="003B09E6"/>
    <w:rsid w:val="003B4A84"/>
    <w:rsid w:val="003C41F0"/>
    <w:rsid w:val="00406ABD"/>
    <w:rsid w:val="00412527"/>
    <w:rsid w:val="00412D19"/>
    <w:rsid w:val="004270C0"/>
    <w:rsid w:val="00430A98"/>
    <w:rsid w:val="00431A39"/>
    <w:rsid w:val="00432678"/>
    <w:rsid w:val="0046683D"/>
    <w:rsid w:val="004834CF"/>
    <w:rsid w:val="004843D5"/>
    <w:rsid w:val="00491170"/>
    <w:rsid w:val="004A5537"/>
    <w:rsid w:val="004B2BFE"/>
    <w:rsid w:val="004B5984"/>
    <w:rsid w:val="004C26DE"/>
    <w:rsid w:val="004F0780"/>
    <w:rsid w:val="005018C4"/>
    <w:rsid w:val="0051788B"/>
    <w:rsid w:val="005276F6"/>
    <w:rsid w:val="00533512"/>
    <w:rsid w:val="0055412E"/>
    <w:rsid w:val="00560770"/>
    <w:rsid w:val="00580082"/>
    <w:rsid w:val="005935A4"/>
    <w:rsid w:val="00593D48"/>
    <w:rsid w:val="005B2C5A"/>
    <w:rsid w:val="005C1A1B"/>
    <w:rsid w:val="005D43BE"/>
    <w:rsid w:val="005F4109"/>
    <w:rsid w:val="005F4612"/>
    <w:rsid w:val="005F50DF"/>
    <w:rsid w:val="006010D2"/>
    <w:rsid w:val="00606CFC"/>
    <w:rsid w:val="00612E52"/>
    <w:rsid w:val="00643C3F"/>
    <w:rsid w:val="006A5D89"/>
    <w:rsid w:val="006B0CCD"/>
    <w:rsid w:val="006E4E5F"/>
    <w:rsid w:val="006F3FD0"/>
    <w:rsid w:val="006F75AE"/>
    <w:rsid w:val="007264A6"/>
    <w:rsid w:val="00733010"/>
    <w:rsid w:val="00743771"/>
    <w:rsid w:val="00746C48"/>
    <w:rsid w:val="00753E6F"/>
    <w:rsid w:val="0079217F"/>
    <w:rsid w:val="00792BB2"/>
    <w:rsid w:val="00793AEE"/>
    <w:rsid w:val="00796FFA"/>
    <w:rsid w:val="007B6BA6"/>
    <w:rsid w:val="007E6454"/>
    <w:rsid w:val="007F4617"/>
    <w:rsid w:val="007F4EF6"/>
    <w:rsid w:val="008070E4"/>
    <w:rsid w:val="00815DF2"/>
    <w:rsid w:val="008216C1"/>
    <w:rsid w:val="00826EAE"/>
    <w:rsid w:val="00840FCB"/>
    <w:rsid w:val="00841442"/>
    <w:rsid w:val="00847B2E"/>
    <w:rsid w:val="00861033"/>
    <w:rsid w:val="0086483D"/>
    <w:rsid w:val="00865C95"/>
    <w:rsid w:val="00873B3A"/>
    <w:rsid w:val="008B6185"/>
    <w:rsid w:val="008D5E0C"/>
    <w:rsid w:val="008F3020"/>
    <w:rsid w:val="008F507E"/>
    <w:rsid w:val="008F6140"/>
    <w:rsid w:val="008F6D31"/>
    <w:rsid w:val="00902832"/>
    <w:rsid w:val="00963493"/>
    <w:rsid w:val="009848A3"/>
    <w:rsid w:val="009956E1"/>
    <w:rsid w:val="009A187E"/>
    <w:rsid w:val="009B46F6"/>
    <w:rsid w:val="009C4813"/>
    <w:rsid w:val="009D107B"/>
    <w:rsid w:val="009E407E"/>
    <w:rsid w:val="00A44CD1"/>
    <w:rsid w:val="00A4795E"/>
    <w:rsid w:val="00A61CA7"/>
    <w:rsid w:val="00A84700"/>
    <w:rsid w:val="00A85111"/>
    <w:rsid w:val="00A92959"/>
    <w:rsid w:val="00AA3662"/>
    <w:rsid w:val="00AB12D6"/>
    <w:rsid w:val="00B10B91"/>
    <w:rsid w:val="00B20A5E"/>
    <w:rsid w:val="00B34A3F"/>
    <w:rsid w:val="00B40F8F"/>
    <w:rsid w:val="00B42644"/>
    <w:rsid w:val="00B6579C"/>
    <w:rsid w:val="00B76298"/>
    <w:rsid w:val="00B7754A"/>
    <w:rsid w:val="00B908D5"/>
    <w:rsid w:val="00B922FA"/>
    <w:rsid w:val="00BA3E95"/>
    <w:rsid w:val="00BA54F6"/>
    <w:rsid w:val="00BA7E09"/>
    <w:rsid w:val="00BB05FF"/>
    <w:rsid w:val="00BC1926"/>
    <w:rsid w:val="00BC79F0"/>
    <w:rsid w:val="00BD3722"/>
    <w:rsid w:val="00BD64D0"/>
    <w:rsid w:val="00C04853"/>
    <w:rsid w:val="00C11FDD"/>
    <w:rsid w:val="00C21709"/>
    <w:rsid w:val="00C3478D"/>
    <w:rsid w:val="00C510A9"/>
    <w:rsid w:val="00C72E2F"/>
    <w:rsid w:val="00C86784"/>
    <w:rsid w:val="00C948B9"/>
    <w:rsid w:val="00CA30DE"/>
    <w:rsid w:val="00CA49CF"/>
    <w:rsid w:val="00CC0173"/>
    <w:rsid w:val="00CD29C0"/>
    <w:rsid w:val="00CD3F76"/>
    <w:rsid w:val="00CE17DE"/>
    <w:rsid w:val="00CF49D0"/>
    <w:rsid w:val="00D10708"/>
    <w:rsid w:val="00D10E45"/>
    <w:rsid w:val="00D1572D"/>
    <w:rsid w:val="00D52BEE"/>
    <w:rsid w:val="00D53CFC"/>
    <w:rsid w:val="00D622B1"/>
    <w:rsid w:val="00D636D5"/>
    <w:rsid w:val="00D71960"/>
    <w:rsid w:val="00D71CA8"/>
    <w:rsid w:val="00D96EB5"/>
    <w:rsid w:val="00DA1129"/>
    <w:rsid w:val="00DA7203"/>
    <w:rsid w:val="00DB14C8"/>
    <w:rsid w:val="00DB51E9"/>
    <w:rsid w:val="00DE5032"/>
    <w:rsid w:val="00DE5305"/>
    <w:rsid w:val="00DF4A90"/>
    <w:rsid w:val="00DF53AB"/>
    <w:rsid w:val="00E07345"/>
    <w:rsid w:val="00E14383"/>
    <w:rsid w:val="00E15DCB"/>
    <w:rsid w:val="00E37560"/>
    <w:rsid w:val="00E37F35"/>
    <w:rsid w:val="00E4648C"/>
    <w:rsid w:val="00E70FFF"/>
    <w:rsid w:val="00E73B12"/>
    <w:rsid w:val="00E81552"/>
    <w:rsid w:val="00E81F04"/>
    <w:rsid w:val="00EA21AA"/>
    <w:rsid w:val="00EC1560"/>
    <w:rsid w:val="00ED0929"/>
    <w:rsid w:val="00ED0C44"/>
    <w:rsid w:val="00ED64A2"/>
    <w:rsid w:val="00EF4787"/>
    <w:rsid w:val="00F0050C"/>
    <w:rsid w:val="00F105D3"/>
    <w:rsid w:val="00F30A71"/>
    <w:rsid w:val="00F82050"/>
    <w:rsid w:val="00F84AC8"/>
    <w:rsid w:val="00F85D68"/>
    <w:rsid w:val="00F86F14"/>
    <w:rsid w:val="00F92A17"/>
    <w:rsid w:val="00FB28B1"/>
    <w:rsid w:val="00FB6024"/>
    <w:rsid w:val="00FB7FB0"/>
    <w:rsid w:val="00FE0072"/>
    <w:rsid w:val="00FE6EED"/>
    <w:rsid w:val="00FF6F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F001F"/>
  <w15:docId w15:val="{63C4064E-346E-4648-99A6-9996B5A71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2D19"/>
    <w:rPr>
      <w:rFonts w:asciiTheme="minorHAnsi" w:eastAsiaTheme="minorHAnsi" w:hAnsiTheme="minorHAnsi" w:cstheme="minorBidi"/>
      <w:lang w:val="en-IL"/>
    </w:rPr>
  </w:style>
  <w:style w:type="paragraph" w:styleId="Heading1">
    <w:name w:val="heading 1"/>
    <w:next w:val="P"/>
    <w:link w:val="Heading1Char"/>
    <w:uiPriority w:val="9"/>
    <w:qFormat/>
    <w:rsid w:val="00412D19"/>
    <w:pPr>
      <w:keepNext/>
      <w:keepLines/>
      <w:pageBreakBefore/>
      <w:numPr>
        <w:numId w:val="26"/>
      </w:numPr>
      <w:spacing w:before="120" w:after="240"/>
      <w:outlineLvl w:val="0"/>
    </w:pPr>
    <w:rPr>
      <w:rFonts w:ascii="Century Gothic" w:eastAsiaTheme="majorEastAsia" w:hAnsi="Century Gothic" w:cstheme="majorBidi"/>
      <w:color w:val="1F3864" w:themeColor="accent1" w:themeShade="80"/>
      <w:sz w:val="32"/>
      <w:szCs w:val="32"/>
      <w:lang w:val="en-IL"/>
    </w:rPr>
  </w:style>
  <w:style w:type="paragraph" w:styleId="Heading2">
    <w:name w:val="heading 2"/>
    <w:next w:val="P"/>
    <w:link w:val="Heading2Char"/>
    <w:uiPriority w:val="9"/>
    <w:unhideWhenUsed/>
    <w:qFormat/>
    <w:rsid w:val="00412D19"/>
    <w:pPr>
      <w:keepNext/>
      <w:keepLines/>
      <w:numPr>
        <w:ilvl w:val="1"/>
        <w:numId w:val="26"/>
      </w:numPr>
      <w:spacing w:before="120" w:after="240"/>
      <w:outlineLvl w:val="1"/>
    </w:pPr>
    <w:rPr>
      <w:rFonts w:ascii="Century Gothic" w:eastAsiaTheme="majorEastAsia" w:hAnsi="Century Gothic" w:cstheme="majorBidi"/>
      <w:color w:val="1F3864" w:themeColor="accent1" w:themeShade="80"/>
      <w:sz w:val="28"/>
      <w:szCs w:val="26"/>
      <w:lang w:val="en-IL"/>
    </w:rPr>
  </w:style>
  <w:style w:type="paragraph" w:styleId="Heading3">
    <w:name w:val="heading 3"/>
    <w:next w:val="P"/>
    <w:link w:val="Heading3Char"/>
    <w:autoRedefine/>
    <w:uiPriority w:val="9"/>
    <w:unhideWhenUsed/>
    <w:qFormat/>
    <w:rsid w:val="00412D19"/>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8"/>
      <w:szCs w:val="24"/>
      <w:lang w:val="en-IL"/>
    </w:rPr>
  </w:style>
  <w:style w:type="paragraph" w:styleId="Heading4">
    <w:name w:val="heading 4"/>
    <w:basedOn w:val="Normal"/>
    <w:next w:val="Normal"/>
    <w:link w:val="Heading4Char"/>
    <w:uiPriority w:val="9"/>
    <w:unhideWhenUsed/>
    <w:qFormat/>
    <w:rsid w:val="00412D19"/>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12D19"/>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12D19"/>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2D19"/>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2D19"/>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2D19"/>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412D1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12D19"/>
  </w:style>
  <w:style w:type="paragraph" w:styleId="Title">
    <w:name w:val="Title"/>
    <w:basedOn w:val="Heading2NoNumber"/>
    <w:next w:val="Normal"/>
    <w:link w:val="TitleChar"/>
    <w:uiPriority w:val="10"/>
    <w:qFormat/>
    <w:rsid w:val="00412D19"/>
    <w:pPr>
      <w:ind w:left="1152"/>
    </w:pPr>
  </w:style>
  <w:style w:type="paragraph" w:styleId="Header">
    <w:name w:val="header"/>
    <w:basedOn w:val="Normal"/>
    <w:link w:val="HeaderChar"/>
    <w:uiPriority w:val="99"/>
    <w:unhideWhenUsed/>
    <w:rsid w:val="00412D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2D19"/>
    <w:rPr>
      <w:rFonts w:asciiTheme="minorHAnsi" w:eastAsiaTheme="minorHAnsi" w:hAnsiTheme="minorHAnsi" w:cstheme="minorBidi"/>
      <w:lang w:val="en-IL"/>
    </w:rPr>
  </w:style>
  <w:style w:type="paragraph" w:styleId="Footer">
    <w:name w:val="footer"/>
    <w:basedOn w:val="Normal"/>
    <w:link w:val="FooterChar"/>
    <w:uiPriority w:val="99"/>
    <w:unhideWhenUsed/>
    <w:rsid w:val="00412D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2D19"/>
    <w:rPr>
      <w:rFonts w:asciiTheme="minorHAnsi" w:eastAsiaTheme="minorHAnsi" w:hAnsiTheme="minorHAnsi" w:cstheme="minorBidi"/>
      <w:lang w:val="en-IL"/>
    </w:rPr>
  </w:style>
  <w:style w:type="paragraph" w:styleId="BalloonText">
    <w:name w:val="Balloon Text"/>
    <w:basedOn w:val="Normal"/>
    <w:link w:val="BalloonTextChar"/>
    <w:uiPriority w:val="99"/>
    <w:semiHidden/>
    <w:unhideWhenUsed/>
    <w:rsid w:val="004C28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2809"/>
    <w:rPr>
      <w:rFonts w:ascii="Times New Roman" w:hAnsi="Times New Roman" w:cs="Times New Roman"/>
      <w:sz w:val="18"/>
      <w:szCs w:val="18"/>
    </w:rPr>
  </w:style>
  <w:style w:type="character" w:styleId="PageNumber">
    <w:name w:val="page number"/>
    <w:basedOn w:val="DefaultParagraphFont"/>
    <w:uiPriority w:val="99"/>
    <w:semiHidden/>
    <w:unhideWhenUsed/>
    <w:rsid w:val="00F55D8D"/>
  </w:style>
  <w:style w:type="character" w:customStyle="1" w:styleId="Heading1Char">
    <w:name w:val="Heading 1 Char"/>
    <w:basedOn w:val="DefaultParagraphFont"/>
    <w:link w:val="Heading1"/>
    <w:uiPriority w:val="9"/>
    <w:rsid w:val="00412D19"/>
    <w:rPr>
      <w:rFonts w:ascii="Century Gothic" w:eastAsiaTheme="majorEastAsia" w:hAnsi="Century Gothic" w:cstheme="majorBidi"/>
      <w:color w:val="1F3864" w:themeColor="accent1" w:themeShade="80"/>
      <w:sz w:val="32"/>
      <w:szCs w:val="32"/>
      <w:lang w:val="en-IL"/>
    </w:rPr>
  </w:style>
  <w:style w:type="character" w:customStyle="1" w:styleId="Heading2Char">
    <w:name w:val="Heading 2 Char"/>
    <w:basedOn w:val="DefaultParagraphFont"/>
    <w:link w:val="Heading2"/>
    <w:uiPriority w:val="9"/>
    <w:rsid w:val="00412D19"/>
    <w:rPr>
      <w:rFonts w:ascii="Century Gothic" w:eastAsiaTheme="majorEastAsia" w:hAnsi="Century Gothic" w:cstheme="majorBidi"/>
      <w:color w:val="1F3864" w:themeColor="accent1" w:themeShade="80"/>
      <w:sz w:val="28"/>
      <w:szCs w:val="26"/>
      <w:lang w:val="en-IL"/>
    </w:rPr>
  </w:style>
  <w:style w:type="character" w:customStyle="1" w:styleId="Heading3Char">
    <w:name w:val="Heading 3 Char"/>
    <w:basedOn w:val="DefaultParagraphFont"/>
    <w:link w:val="Heading3"/>
    <w:uiPriority w:val="9"/>
    <w:rsid w:val="00412D19"/>
    <w:rPr>
      <w:rFonts w:asciiTheme="majorHAnsi" w:eastAsiaTheme="majorEastAsia" w:hAnsiTheme="majorHAnsi" w:cstheme="majorBidi"/>
      <w:color w:val="1F3763" w:themeColor="accent1" w:themeShade="7F"/>
      <w:sz w:val="28"/>
      <w:szCs w:val="24"/>
      <w:lang w:val="en-IL"/>
    </w:rPr>
  </w:style>
  <w:style w:type="paragraph" w:styleId="ListParagraph">
    <w:name w:val="List Paragraph"/>
    <w:link w:val="ListParagraphChar"/>
    <w:autoRedefine/>
    <w:uiPriority w:val="1"/>
    <w:qFormat/>
    <w:rsid w:val="00412D19"/>
    <w:pPr>
      <w:ind w:left="432"/>
      <w:contextualSpacing/>
    </w:pPr>
    <w:rPr>
      <w:rFonts w:ascii="Arial" w:eastAsiaTheme="minorHAnsi" w:hAnsi="Arial" w:cs="Arial"/>
      <w:color w:val="222222"/>
      <w:sz w:val="21"/>
      <w:szCs w:val="21"/>
      <w:shd w:val="clear" w:color="auto" w:fill="FFFFFF"/>
    </w:rPr>
  </w:style>
  <w:style w:type="paragraph" w:styleId="FootnoteText">
    <w:name w:val="footnote text"/>
    <w:basedOn w:val="Normal"/>
    <w:link w:val="FootnoteTextChar"/>
    <w:uiPriority w:val="99"/>
    <w:semiHidden/>
    <w:unhideWhenUsed/>
    <w:rsid w:val="00723642"/>
    <w:rPr>
      <w:sz w:val="20"/>
      <w:szCs w:val="20"/>
    </w:rPr>
  </w:style>
  <w:style w:type="character" w:customStyle="1" w:styleId="FootnoteTextChar">
    <w:name w:val="Footnote Text Char"/>
    <w:basedOn w:val="DefaultParagraphFont"/>
    <w:link w:val="FootnoteText"/>
    <w:uiPriority w:val="99"/>
    <w:semiHidden/>
    <w:rsid w:val="00723642"/>
    <w:rPr>
      <w:sz w:val="20"/>
      <w:szCs w:val="20"/>
      <w:lang w:bidi="he-IL"/>
    </w:rPr>
  </w:style>
  <w:style w:type="character" w:styleId="FootnoteReference">
    <w:name w:val="footnote reference"/>
    <w:basedOn w:val="DefaultParagraphFont"/>
    <w:uiPriority w:val="99"/>
    <w:semiHidden/>
    <w:unhideWhenUsed/>
    <w:rsid w:val="00723642"/>
    <w:rPr>
      <w:vertAlign w:val="superscript"/>
    </w:rPr>
  </w:style>
  <w:style w:type="character" w:styleId="Hyperlink">
    <w:name w:val="Hyperlink"/>
    <w:basedOn w:val="DefaultParagraphFont"/>
    <w:uiPriority w:val="99"/>
    <w:unhideWhenUsed/>
    <w:rsid w:val="00723642"/>
    <w:rPr>
      <w:color w:val="0563C1" w:themeColor="hyperlink"/>
      <w:u w:val="single"/>
    </w:rPr>
  </w:style>
  <w:style w:type="paragraph" w:styleId="TOCHeading">
    <w:name w:val="TOC Heading"/>
    <w:basedOn w:val="Heading1"/>
    <w:next w:val="Normal"/>
    <w:autoRedefine/>
    <w:uiPriority w:val="39"/>
    <w:unhideWhenUsed/>
    <w:qFormat/>
    <w:rsid w:val="00412D19"/>
    <w:pPr>
      <w:numPr>
        <w:numId w:val="0"/>
      </w:numPr>
      <w:spacing w:before="240" w:after="0"/>
      <w:jc w:val="center"/>
      <w:outlineLvl w:val="9"/>
    </w:pPr>
    <w:rPr>
      <w:rFonts w:asciiTheme="majorHAnsi" w:hAnsiTheme="majorHAnsi"/>
      <w:color w:val="2F5496" w:themeColor="accent1" w:themeShade="BF"/>
      <w:lang w:val="en-US" w:bidi="ar-SA"/>
    </w:rPr>
  </w:style>
  <w:style w:type="paragraph" w:styleId="TOC1">
    <w:name w:val="toc 1"/>
    <w:basedOn w:val="Normal"/>
    <w:next w:val="Normal"/>
    <w:autoRedefine/>
    <w:uiPriority w:val="39"/>
    <w:unhideWhenUsed/>
    <w:rsid w:val="00723642"/>
    <w:pPr>
      <w:spacing w:after="100"/>
    </w:pPr>
  </w:style>
  <w:style w:type="paragraph" w:styleId="TOC2">
    <w:name w:val="toc 2"/>
    <w:basedOn w:val="Normal"/>
    <w:next w:val="Normal"/>
    <w:autoRedefine/>
    <w:uiPriority w:val="39"/>
    <w:unhideWhenUsed/>
    <w:rsid w:val="00723642"/>
    <w:pPr>
      <w:spacing w:after="100"/>
      <w:ind w:left="220"/>
    </w:pPr>
  </w:style>
  <w:style w:type="paragraph" w:styleId="TOC3">
    <w:name w:val="toc 3"/>
    <w:basedOn w:val="Normal"/>
    <w:next w:val="Normal"/>
    <w:autoRedefine/>
    <w:uiPriority w:val="39"/>
    <w:unhideWhenUsed/>
    <w:rsid w:val="00723642"/>
    <w:pPr>
      <w:spacing w:after="100"/>
      <w:ind w:left="440"/>
    </w:pPr>
  </w:style>
  <w:style w:type="table" w:styleId="TableGrid">
    <w:name w:val="Table Grid"/>
    <w:basedOn w:val="TableNormal"/>
    <w:uiPriority w:val="39"/>
    <w:rsid w:val="00412D19"/>
    <w:pPr>
      <w:spacing w:after="0" w:line="240" w:lineRule="auto"/>
    </w:pPr>
    <w:rPr>
      <w:rFonts w:asciiTheme="minorHAnsi" w:eastAsiaTheme="minorHAnsi" w:hAnsiTheme="minorHAnsi" w:cstheme="minorBidi"/>
      <w:lang w:val="e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56B6E"/>
  </w:style>
  <w:style w:type="paragraph" w:customStyle="1" w:styleId="Heading2Black">
    <w:name w:val="Heading 2 Black"/>
    <w:basedOn w:val="Heading2"/>
    <w:qFormat/>
    <w:rsid w:val="00796FFA"/>
    <w:rPr>
      <w:color w:val="171717" w:themeColor="background2" w:themeShade="1A"/>
    </w:rPr>
  </w:style>
  <w:style w:type="character" w:styleId="Strong">
    <w:name w:val="Strong"/>
    <w:basedOn w:val="DefaultParagraphFont"/>
    <w:uiPriority w:val="22"/>
    <w:qFormat/>
    <w:rsid w:val="00886D0C"/>
    <w:rPr>
      <w:b/>
      <w:bCs/>
    </w:rPr>
  </w:style>
  <w:style w:type="character" w:customStyle="1" w:styleId="TitleChar">
    <w:name w:val="Title Char"/>
    <w:basedOn w:val="DefaultParagraphFont"/>
    <w:link w:val="Title"/>
    <w:uiPriority w:val="10"/>
    <w:rsid w:val="00412D19"/>
    <w:rPr>
      <w:rFonts w:ascii="Century Gothic" w:eastAsia="Times New Roman" w:hAnsi="Century Gothic" w:cs="Courier"/>
      <w:color w:val="000000" w:themeColor="text1"/>
      <w:sz w:val="40"/>
      <w:szCs w:val="34"/>
      <w:lang w:bidi="ar-SA"/>
    </w:rPr>
  </w:style>
  <w:style w:type="character" w:styleId="CommentReference">
    <w:name w:val="annotation reference"/>
    <w:basedOn w:val="DefaultParagraphFont"/>
    <w:uiPriority w:val="99"/>
    <w:semiHidden/>
    <w:unhideWhenUsed/>
    <w:rsid w:val="00322AA1"/>
    <w:rPr>
      <w:sz w:val="16"/>
      <w:szCs w:val="16"/>
    </w:rPr>
  </w:style>
  <w:style w:type="paragraph" w:styleId="CommentText">
    <w:name w:val="annotation text"/>
    <w:basedOn w:val="Normal"/>
    <w:link w:val="CommentTextChar"/>
    <w:uiPriority w:val="99"/>
    <w:semiHidden/>
    <w:unhideWhenUsed/>
    <w:rsid w:val="00322AA1"/>
    <w:pPr>
      <w:spacing w:line="240" w:lineRule="auto"/>
    </w:pPr>
    <w:rPr>
      <w:sz w:val="20"/>
      <w:szCs w:val="20"/>
    </w:rPr>
  </w:style>
  <w:style w:type="character" w:customStyle="1" w:styleId="CommentTextChar">
    <w:name w:val="Comment Text Char"/>
    <w:basedOn w:val="DefaultParagraphFont"/>
    <w:link w:val="CommentText"/>
    <w:uiPriority w:val="99"/>
    <w:semiHidden/>
    <w:rsid w:val="00322AA1"/>
    <w:rPr>
      <w:sz w:val="20"/>
      <w:szCs w:val="20"/>
      <w:lang w:bidi="he-IL"/>
    </w:rPr>
  </w:style>
  <w:style w:type="paragraph" w:styleId="CommentSubject">
    <w:name w:val="annotation subject"/>
    <w:basedOn w:val="CommentText"/>
    <w:next w:val="CommentText"/>
    <w:link w:val="CommentSubjectChar"/>
    <w:uiPriority w:val="99"/>
    <w:semiHidden/>
    <w:unhideWhenUsed/>
    <w:rsid w:val="00322AA1"/>
    <w:rPr>
      <w:b/>
      <w:bCs/>
    </w:rPr>
  </w:style>
  <w:style w:type="character" w:customStyle="1" w:styleId="CommentSubjectChar">
    <w:name w:val="Comment Subject Char"/>
    <w:basedOn w:val="CommentTextChar"/>
    <w:link w:val="CommentSubject"/>
    <w:uiPriority w:val="99"/>
    <w:semiHidden/>
    <w:rsid w:val="00322AA1"/>
    <w:rPr>
      <w:b/>
      <w:bCs/>
      <w:sz w:val="20"/>
      <w:szCs w:val="20"/>
      <w:lang w:bidi="he-IL"/>
    </w:rPr>
  </w:style>
  <w:style w:type="character" w:styleId="FollowedHyperlink">
    <w:name w:val="FollowedHyperlink"/>
    <w:basedOn w:val="DefaultParagraphFont"/>
    <w:uiPriority w:val="99"/>
    <w:semiHidden/>
    <w:unhideWhenUsed/>
    <w:rsid w:val="00950F1C"/>
    <w:rPr>
      <w:color w:val="954F72" w:themeColor="followedHyperlink"/>
      <w:u w:val="single"/>
    </w:rPr>
  </w:style>
  <w:style w:type="character" w:customStyle="1" w:styleId="UnresolvedMention1">
    <w:name w:val="Unresolved Mention1"/>
    <w:basedOn w:val="DefaultParagraphFont"/>
    <w:uiPriority w:val="99"/>
    <w:rsid w:val="007C06E9"/>
    <w:rPr>
      <w:color w:val="605E5C"/>
      <w:shd w:val="clear" w:color="auto" w:fill="E1DFDD"/>
    </w:rPr>
  </w:style>
  <w:style w:type="paragraph" w:styleId="EndnoteText">
    <w:name w:val="endnote text"/>
    <w:basedOn w:val="Normal"/>
    <w:link w:val="EndnoteTextChar"/>
    <w:uiPriority w:val="99"/>
    <w:semiHidden/>
    <w:unhideWhenUsed/>
    <w:rsid w:val="007752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52EA"/>
    <w:rPr>
      <w:sz w:val="20"/>
      <w:szCs w:val="20"/>
      <w:lang w:bidi="he-IL"/>
    </w:rPr>
  </w:style>
  <w:style w:type="character" w:styleId="EndnoteReference">
    <w:name w:val="endnote reference"/>
    <w:basedOn w:val="DefaultParagraphFont"/>
    <w:uiPriority w:val="99"/>
    <w:semiHidden/>
    <w:unhideWhenUsed/>
    <w:rsid w:val="007752EA"/>
    <w:rPr>
      <w:vertAlign w:val="superscript"/>
    </w:rPr>
  </w:style>
  <w:style w:type="character" w:customStyle="1" w:styleId="Heading4Char">
    <w:name w:val="Heading 4 Char"/>
    <w:basedOn w:val="DefaultParagraphFont"/>
    <w:link w:val="Heading4"/>
    <w:uiPriority w:val="9"/>
    <w:rsid w:val="00412D19"/>
    <w:rPr>
      <w:rFonts w:asciiTheme="majorHAnsi" w:eastAsiaTheme="majorEastAsia" w:hAnsiTheme="majorHAnsi" w:cstheme="majorBidi"/>
      <w:i/>
      <w:iCs/>
      <w:color w:val="2F5496" w:themeColor="accent1" w:themeShade="BF"/>
      <w:lang w:val="en-IL"/>
    </w:rPr>
  </w:style>
  <w:style w:type="paragraph" w:styleId="Subtitle">
    <w:name w:val="Subtitle"/>
    <w:aliases w:val="Subtitle grey"/>
    <w:basedOn w:val="Normal"/>
    <w:next w:val="Normal"/>
    <w:link w:val="SubtitleChar"/>
    <w:uiPriority w:val="11"/>
    <w:qFormat/>
    <w:rsid w:val="00412D19"/>
    <w:pPr>
      <w:tabs>
        <w:tab w:val="left" w:pos="2364"/>
        <w:tab w:val="left" w:pos="2975"/>
      </w:tabs>
      <w:spacing w:before="400"/>
    </w:pPr>
    <w:rPr>
      <w:rFonts w:ascii="Century Gothic" w:hAnsi="Century Gothic"/>
      <w:color w:val="2F5496" w:themeColor="accent1" w:themeShade="BF"/>
      <w:sz w:val="40"/>
      <w:szCs w:val="40"/>
    </w:rPr>
  </w:style>
  <w:style w:type="paragraph" w:customStyle="1" w:styleId="Heading1Black">
    <w:name w:val="Heading 1 Black"/>
    <w:basedOn w:val="Heading1"/>
    <w:qFormat/>
    <w:rsid w:val="00E70FFF"/>
    <w:rPr>
      <w:color w:val="222A35" w:themeColor="text2" w:themeShade="80"/>
    </w:rPr>
  </w:style>
  <w:style w:type="paragraph" w:styleId="NoSpacing">
    <w:name w:val="No Spacing"/>
    <w:uiPriority w:val="1"/>
    <w:qFormat/>
    <w:rsid w:val="00796FFA"/>
    <w:pPr>
      <w:spacing w:after="0" w:line="240" w:lineRule="auto"/>
    </w:pPr>
  </w:style>
  <w:style w:type="paragraph" w:customStyle="1" w:styleId="SubtutleGreyRightAlign">
    <w:name w:val="Subtutle Grey RightAlign"/>
    <w:basedOn w:val="Subtitle"/>
    <w:link w:val="SubtutleGreyRightAlignChar"/>
    <w:qFormat/>
    <w:rsid w:val="00F84AC8"/>
    <w:pPr>
      <w:jc w:val="right"/>
    </w:pPr>
  </w:style>
  <w:style w:type="paragraph" w:customStyle="1" w:styleId="SubtitleGreyCenter">
    <w:name w:val="Subtitle Grey Center"/>
    <w:basedOn w:val="SubtutleGreyRightAlign"/>
    <w:qFormat/>
    <w:rsid w:val="00F84AC8"/>
  </w:style>
  <w:style w:type="character" w:customStyle="1" w:styleId="SubtitleChar">
    <w:name w:val="Subtitle Char"/>
    <w:aliases w:val="Subtitle grey Char"/>
    <w:basedOn w:val="DefaultParagraphFont"/>
    <w:link w:val="Subtitle"/>
    <w:uiPriority w:val="11"/>
    <w:rsid w:val="00412D19"/>
    <w:rPr>
      <w:rFonts w:ascii="Century Gothic" w:eastAsiaTheme="minorHAnsi" w:hAnsi="Century Gothic" w:cstheme="minorBidi"/>
      <w:color w:val="2F5496" w:themeColor="accent1" w:themeShade="BF"/>
      <w:sz w:val="40"/>
      <w:szCs w:val="40"/>
      <w:lang w:val="en-IL"/>
    </w:rPr>
  </w:style>
  <w:style w:type="character" w:customStyle="1" w:styleId="SubtutleGreyRightAlignChar">
    <w:name w:val="Subtutle Grey RightAlign Char"/>
    <w:basedOn w:val="SubtitleChar"/>
    <w:link w:val="SubtutleGreyRightAlign"/>
    <w:rsid w:val="00F84AC8"/>
    <w:rPr>
      <w:rFonts w:ascii="Century Gothic" w:eastAsiaTheme="minorHAnsi" w:hAnsi="Century Gothic" w:cstheme="minorBidi"/>
      <w:color w:val="808080" w:themeColor="background1" w:themeShade="80"/>
      <w:sz w:val="20"/>
      <w:szCs w:val="20"/>
      <w:lang w:val="en-IL"/>
    </w:rPr>
  </w:style>
  <w:style w:type="character" w:styleId="PlaceholderText">
    <w:name w:val="Placeholder Text"/>
    <w:basedOn w:val="DefaultParagraphFont"/>
    <w:uiPriority w:val="99"/>
    <w:semiHidden/>
    <w:rsid w:val="00CD3F76"/>
    <w:rPr>
      <w:color w:val="808080"/>
    </w:rPr>
  </w:style>
  <w:style w:type="paragraph" w:styleId="NormalWeb">
    <w:name w:val="Normal (Web)"/>
    <w:basedOn w:val="Normal"/>
    <w:uiPriority w:val="99"/>
    <w:unhideWhenUsed/>
    <w:rsid w:val="00F30A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0">
    <w:name w:val="Unresolved Mention1"/>
    <w:basedOn w:val="DefaultParagraphFont"/>
    <w:uiPriority w:val="99"/>
    <w:semiHidden/>
    <w:unhideWhenUsed/>
    <w:rsid w:val="00F30A71"/>
    <w:rPr>
      <w:color w:val="605E5C"/>
      <w:shd w:val="clear" w:color="auto" w:fill="E1DFDD"/>
    </w:rPr>
  </w:style>
  <w:style w:type="character" w:customStyle="1" w:styleId="fontstyle01">
    <w:name w:val="fontstyle01"/>
    <w:basedOn w:val="DefaultParagraphFont"/>
    <w:rsid w:val="00F30A71"/>
    <w:rPr>
      <w:rFonts w:ascii="PalatinoLinotype-Bold" w:hAnsi="PalatinoLinotype-Bold" w:hint="default"/>
      <w:b/>
      <w:bCs/>
      <w:i w:val="0"/>
      <w:iCs w:val="0"/>
      <w:color w:val="000000"/>
      <w:sz w:val="22"/>
      <w:szCs w:val="22"/>
    </w:rPr>
  </w:style>
  <w:style w:type="character" w:customStyle="1" w:styleId="fontstyle21">
    <w:name w:val="fontstyle21"/>
    <w:basedOn w:val="DefaultParagraphFont"/>
    <w:rsid w:val="00F30A71"/>
    <w:rPr>
      <w:rFonts w:ascii="PalatinoLinotype-Roman" w:hAnsi="PalatinoLinotype-Roman" w:hint="default"/>
      <w:b w:val="0"/>
      <w:bCs w:val="0"/>
      <w:i w:val="0"/>
      <w:iCs w:val="0"/>
      <w:color w:val="000000"/>
      <w:sz w:val="22"/>
      <w:szCs w:val="22"/>
    </w:rPr>
  </w:style>
  <w:style w:type="table" w:customStyle="1" w:styleId="ListTable31">
    <w:name w:val="List Table 31"/>
    <w:basedOn w:val="TableNormal"/>
    <w:uiPriority w:val="48"/>
    <w:rsid w:val="00F30A71"/>
    <w:pPr>
      <w:spacing w:after="0" w:line="240" w:lineRule="auto"/>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fontstyle31">
    <w:name w:val="fontstyle31"/>
    <w:basedOn w:val="DefaultParagraphFont"/>
    <w:rsid w:val="00F30A71"/>
    <w:rPr>
      <w:rFonts w:ascii="Times New Roman" w:hAnsi="Times New Roman" w:cs="Times New Roman" w:hint="default"/>
      <w:b w:val="0"/>
      <w:bCs w:val="0"/>
      <w:i w:val="0"/>
      <w:iCs w:val="0"/>
      <w:color w:val="000000"/>
      <w:sz w:val="12"/>
      <w:szCs w:val="12"/>
    </w:rPr>
  </w:style>
  <w:style w:type="character" w:customStyle="1" w:styleId="fontstyle41">
    <w:name w:val="fontstyle41"/>
    <w:basedOn w:val="DefaultParagraphFont"/>
    <w:rsid w:val="00F30A71"/>
    <w:rPr>
      <w:rFonts w:ascii="Times New Roman" w:hAnsi="Times New Roman" w:cs="Times New Roman" w:hint="default"/>
      <w:b/>
      <w:bCs/>
      <w:i w:val="0"/>
      <w:iCs w:val="0"/>
      <w:color w:val="000000"/>
      <w:sz w:val="12"/>
      <w:szCs w:val="12"/>
    </w:rPr>
  </w:style>
  <w:style w:type="character" w:customStyle="1" w:styleId="Heading7Char">
    <w:name w:val="Heading 7 Char"/>
    <w:basedOn w:val="DefaultParagraphFont"/>
    <w:link w:val="Heading7"/>
    <w:uiPriority w:val="9"/>
    <w:semiHidden/>
    <w:rsid w:val="00412D19"/>
    <w:rPr>
      <w:rFonts w:asciiTheme="majorHAnsi" w:eastAsiaTheme="majorEastAsia" w:hAnsiTheme="majorHAnsi" w:cstheme="majorBidi"/>
      <w:i/>
      <w:iCs/>
      <w:color w:val="1F3763" w:themeColor="accent1" w:themeShade="7F"/>
      <w:lang w:val="en-IL"/>
    </w:rPr>
  </w:style>
  <w:style w:type="character" w:customStyle="1" w:styleId="Heading8Char">
    <w:name w:val="Heading 8 Char"/>
    <w:basedOn w:val="DefaultParagraphFont"/>
    <w:link w:val="Heading8"/>
    <w:uiPriority w:val="9"/>
    <w:semiHidden/>
    <w:rsid w:val="00412D19"/>
    <w:rPr>
      <w:rFonts w:asciiTheme="majorHAnsi" w:eastAsiaTheme="majorEastAsia" w:hAnsiTheme="majorHAnsi" w:cstheme="majorBidi"/>
      <w:color w:val="272727" w:themeColor="text1" w:themeTint="D8"/>
      <w:sz w:val="21"/>
      <w:szCs w:val="21"/>
      <w:lang w:val="en-IL"/>
    </w:rPr>
  </w:style>
  <w:style w:type="character" w:customStyle="1" w:styleId="Heading9Char">
    <w:name w:val="Heading 9 Char"/>
    <w:basedOn w:val="DefaultParagraphFont"/>
    <w:link w:val="Heading9"/>
    <w:uiPriority w:val="9"/>
    <w:semiHidden/>
    <w:rsid w:val="00412D19"/>
    <w:rPr>
      <w:rFonts w:asciiTheme="majorHAnsi" w:eastAsiaTheme="majorEastAsia" w:hAnsiTheme="majorHAnsi" w:cstheme="majorBidi"/>
      <w:i/>
      <w:iCs/>
      <w:color w:val="272727" w:themeColor="text1" w:themeTint="D8"/>
      <w:sz w:val="21"/>
      <w:szCs w:val="21"/>
      <w:lang w:val="en-IL"/>
    </w:rPr>
  </w:style>
  <w:style w:type="paragraph" w:customStyle="1" w:styleId="P">
    <w:name w:val="P"/>
    <w:autoRedefine/>
    <w:qFormat/>
    <w:rsid w:val="00412D19"/>
    <w:rPr>
      <w:rFonts w:ascii="Arial" w:eastAsiaTheme="minorHAnsi" w:hAnsi="Arial" w:cs="Arial"/>
      <w:iCs/>
      <w:color w:val="222222"/>
      <w:sz w:val="21"/>
      <w:szCs w:val="21"/>
      <w:shd w:val="clear" w:color="auto" w:fill="FFFFFF"/>
    </w:rPr>
  </w:style>
  <w:style w:type="paragraph" w:customStyle="1" w:styleId="ul">
    <w:name w:val="ul"/>
    <w:autoRedefine/>
    <w:qFormat/>
    <w:rsid w:val="00412D19"/>
    <w:pPr>
      <w:numPr>
        <w:numId w:val="20"/>
      </w:numPr>
    </w:pPr>
    <w:rPr>
      <w:rFonts w:ascii="Arial" w:eastAsiaTheme="minorHAnsi" w:hAnsi="Arial" w:cs="Arial"/>
      <w:iCs/>
      <w:color w:val="222222"/>
      <w:sz w:val="21"/>
      <w:szCs w:val="21"/>
      <w:shd w:val="clear" w:color="auto" w:fill="FFFFFF"/>
    </w:rPr>
  </w:style>
  <w:style w:type="character" w:customStyle="1" w:styleId="ListParagraphChar">
    <w:name w:val="List Paragraph Char"/>
    <w:basedOn w:val="DefaultParagraphFont"/>
    <w:link w:val="ListParagraph"/>
    <w:uiPriority w:val="1"/>
    <w:rsid w:val="00412D19"/>
    <w:rPr>
      <w:rFonts w:ascii="Arial" w:eastAsiaTheme="minorHAnsi" w:hAnsi="Arial" w:cs="Arial"/>
      <w:color w:val="222222"/>
      <w:sz w:val="21"/>
      <w:szCs w:val="21"/>
    </w:rPr>
  </w:style>
  <w:style w:type="paragraph" w:customStyle="1" w:styleId="ol">
    <w:name w:val="ol"/>
    <w:basedOn w:val="P"/>
    <w:autoRedefine/>
    <w:qFormat/>
    <w:rsid w:val="00412D19"/>
    <w:pPr>
      <w:numPr>
        <w:numId w:val="21"/>
      </w:numPr>
    </w:pPr>
    <w:rPr>
      <w:iCs w:val="0"/>
    </w:rPr>
  </w:style>
  <w:style w:type="paragraph" w:customStyle="1" w:styleId="img">
    <w:name w:val="img"/>
    <w:next w:val="P"/>
    <w:autoRedefine/>
    <w:rsid w:val="00412D19"/>
    <w:pPr>
      <w:spacing w:after="120" w:line="240" w:lineRule="auto"/>
      <w:jc w:val="center"/>
    </w:pPr>
    <w:rPr>
      <w:rFonts w:ascii="Century Gothic" w:eastAsiaTheme="minorHAnsi" w:hAnsi="Century Gothic" w:cstheme="minorBidi"/>
      <w:noProof/>
      <w:sz w:val="20"/>
      <w:szCs w:val="24"/>
    </w:rPr>
  </w:style>
  <w:style w:type="table" w:customStyle="1" w:styleId="TableGrid1">
    <w:name w:val="Table Grid1"/>
    <w:basedOn w:val="TableNormal"/>
    <w:next w:val="TableGrid"/>
    <w:uiPriority w:val="39"/>
    <w:rsid w:val="00412D19"/>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412D19"/>
    <w:rPr>
      <w:rFonts w:asciiTheme="majorHAnsi" w:eastAsiaTheme="majorEastAsia" w:hAnsiTheme="majorHAnsi" w:cstheme="majorBidi"/>
      <w:color w:val="2F5496" w:themeColor="accent1" w:themeShade="BF"/>
      <w:lang w:val="en-IL"/>
    </w:rPr>
  </w:style>
  <w:style w:type="character" w:customStyle="1" w:styleId="Heading6Char">
    <w:name w:val="Heading 6 Char"/>
    <w:basedOn w:val="DefaultParagraphFont"/>
    <w:link w:val="Heading6"/>
    <w:uiPriority w:val="9"/>
    <w:semiHidden/>
    <w:rsid w:val="00412D19"/>
    <w:rPr>
      <w:rFonts w:asciiTheme="majorHAnsi" w:eastAsiaTheme="majorEastAsia" w:hAnsiTheme="majorHAnsi" w:cstheme="majorBidi"/>
      <w:color w:val="1F3763" w:themeColor="accent1" w:themeShade="7F"/>
      <w:lang w:val="en-IL"/>
    </w:rPr>
  </w:style>
  <w:style w:type="paragraph" w:customStyle="1" w:styleId="Heading1noNum">
    <w:name w:val="Heading 1_noNum"/>
    <w:basedOn w:val="Heading1"/>
    <w:autoRedefine/>
    <w:rsid w:val="00412D19"/>
    <w:pPr>
      <w:numPr>
        <w:numId w:val="0"/>
      </w:numPr>
      <w:spacing w:after="480"/>
      <w:jc w:val="center"/>
    </w:pPr>
  </w:style>
  <w:style w:type="paragraph" w:customStyle="1" w:styleId="imgleft">
    <w:name w:val="img_left"/>
    <w:basedOn w:val="img"/>
    <w:rsid w:val="00412D19"/>
    <w:pPr>
      <w:spacing w:after="240"/>
      <w:jc w:val="left"/>
    </w:pPr>
  </w:style>
  <w:style w:type="paragraph" w:customStyle="1" w:styleId="Heading2NoNumber">
    <w:name w:val="Heading 2 No Number"/>
    <w:basedOn w:val="Heading2"/>
    <w:uiPriority w:val="99"/>
    <w:unhideWhenUsed/>
    <w:rsid w:val="00412D19"/>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Caption">
    <w:name w:val="caption"/>
    <w:next w:val="P"/>
    <w:autoRedefine/>
    <w:uiPriority w:val="35"/>
    <w:unhideWhenUsed/>
    <w:qFormat/>
    <w:rsid w:val="00412D19"/>
    <w:pPr>
      <w:spacing w:after="200" w:line="360" w:lineRule="auto"/>
      <w:jc w:val="center"/>
    </w:pPr>
    <w:rPr>
      <w:rFonts w:asciiTheme="minorHAnsi" w:eastAsiaTheme="minorHAnsi" w:hAnsiTheme="minorHAnsi" w:cstheme="minorBidi"/>
      <w:i/>
      <w:iCs/>
      <w:color w:val="44546A" w:themeColor="text2"/>
      <w:sz w:val="18"/>
      <w:szCs w:val="18"/>
      <w:lang w:val="en-IL"/>
    </w:rPr>
  </w:style>
  <w:style w:type="paragraph" w:customStyle="1" w:styleId="ul2">
    <w:name w:val="ul2"/>
    <w:basedOn w:val="ul"/>
    <w:autoRedefine/>
    <w:rsid w:val="00412D19"/>
    <w:pPr>
      <w:numPr>
        <w:ilvl w:val="1"/>
      </w:numPr>
    </w:pPr>
  </w:style>
  <w:style w:type="character" w:customStyle="1" w:styleId="UI-item">
    <w:name w:val="UI-item"/>
    <w:basedOn w:val="DefaultParagraphFont"/>
    <w:uiPriority w:val="1"/>
    <w:rsid w:val="00412D19"/>
    <w:rPr>
      <w:i/>
    </w:rPr>
  </w:style>
  <w:style w:type="paragraph" w:customStyle="1" w:styleId="ol2">
    <w:name w:val="ol2"/>
    <w:basedOn w:val="ol"/>
    <w:autoRedefine/>
    <w:rsid w:val="00412D19"/>
    <w:pPr>
      <w:numPr>
        <w:numId w:val="37"/>
      </w:numPr>
    </w:pPr>
  </w:style>
  <w:style w:type="paragraph" w:customStyle="1" w:styleId="Comment">
    <w:name w:val="Comment"/>
    <w:basedOn w:val="P"/>
    <w:autoRedefine/>
    <w:rsid w:val="00412D19"/>
    <w:pPr>
      <w:shd w:val="clear" w:color="auto" w:fill="FFFF00"/>
      <w:tabs>
        <w:tab w:val="left" w:pos="4950"/>
      </w:tabs>
    </w:pPr>
    <w:rPr>
      <w:color w:val="C00000"/>
    </w:rPr>
  </w:style>
  <w:style w:type="paragraph" w:styleId="TOC4">
    <w:name w:val="toc 4"/>
    <w:basedOn w:val="Normal"/>
    <w:next w:val="Normal"/>
    <w:autoRedefine/>
    <w:uiPriority w:val="39"/>
    <w:semiHidden/>
    <w:unhideWhenUsed/>
    <w:rsid w:val="00BA3E9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193100">
      <w:bodyDiv w:val="1"/>
      <w:marLeft w:val="0"/>
      <w:marRight w:val="0"/>
      <w:marTop w:val="0"/>
      <w:marBottom w:val="0"/>
      <w:divBdr>
        <w:top w:val="none" w:sz="0" w:space="0" w:color="auto"/>
        <w:left w:val="none" w:sz="0" w:space="0" w:color="auto"/>
        <w:bottom w:val="none" w:sz="0" w:space="0" w:color="auto"/>
        <w:right w:val="none" w:sz="0" w:space="0" w:color="auto"/>
      </w:divBdr>
    </w:div>
    <w:div w:id="825701810">
      <w:bodyDiv w:val="1"/>
      <w:marLeft w:val="0"/>
      <w:marRight w:val="0"/>
      <w:marTop w:val="0"/>
      <w:marBottom w:val="0"/>
      <w:divBdr>
        <w:top w:val="none" w:sz="0" w:space="0" w:color="auto"/>
        <w:left w:val="none" w:sz="0" w:space="0" w:color="auto"/>
        <w:bottom w:val="none" w:sz="0" w:space="0" w:color="auto"/>
        <w:right w:val="none" w:sz="0" w:space="0" w:color="auto"/>
      </w:divBdr>
    </w:div>
    <w:div w:id="866141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2.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9.png"/><Relationship Id="rId11" Type="http://schemas.microsoft.com/office/2011/relationships/commentsExtended" Target="commentsExtended.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8.png"/><Relationship Id="rId36" Type="http://schemas.openxmlformats.org/officeDocument/2006/relationships/image" Target="media/image16.png"/><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diagramData" Target="diagrams/data2.xml"/><Relationship Id="rId31" Type="http://schemas.openxmlformats.org/officeDocument/2006/relationships/image" Target="media/image1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2.xml"/><Relationship Id="rId20" Type="http://schemas.openxmlformats.org/officeDocument/2006/relationships/diagramLayout" Target="diagrams/layout2.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BEA579-9A86-43BC-88A6-DC0241E458A0}" type="doc">
      <dgm:prSet loTypeId="urn:microsoft.com/office/officeart/2005/8/layout/cycle3" loCatId="cycle" qsTypeId="urn:microsoft.com/office/officeart/2005/8/quickstyle/simple1" qsCatId="simple" csTypeId="urn:microsoft.com/office/officeart/2005/8/colors/colorful5" csCatId="colorful" phldr="1"/>
      <dgm:spPr/>
      <dgm:t>
        <a:bodyPr/>
        <a:lstStyle/>
        <a:p>
          <a:endParaRPr lang="en-US"/>
        </a:p>
      </dgm:t>
    </dgm:pt>
    <dgm:pt modelId="{5AA7529E-0ADE-40B0-AF6D-1770BBE4C02F}">
      <dgm:prSet phldrT="[Text]"/>
      <dgm:spPr/>
      <dgm:t>
        <a:bodyPr/>
        <a:lstStyle/>
        <a:p>
          <a:r>
            <a:rPr lang="en-US"/>
            <a:t>Identification</a:t>
          </a:r>
        </a:p>
      </dgm:t>
    </dgm:pt>
    <dgm:pt modelId="{2E4B7466-C78E-42FD-9A7C-751489B38886}" type="parTrans" cxnId="{E8A7411C-DD7E-4EFC-AB36-E93E616C1D84}">
      <dgm:prSet/>
      <dgm:spPr/>
      <dgm:t>
        <a:bodyPr/>
        <a:lstStyle/>
        <a:p>
          <a:endParaRPr lang="en-US"/>
        </a:p>
      </dgm:t>
    </dgm:pt>
    <dgm:pt modelId="{4A89DE20-EC62-4041-B760-F43BE1428238}" type="sibTrans" cxnId="{E8A7411C-DD7E-4EFC-AB36-E93E616C1D84}">
      <dgm:prSet/>
      <dgm:spPr/>
      <dgm:t>
        <a:bodyPr/>
        <a:lstStyle/>
        <a:p>
          <a:endParaRPr lang="en-US"/>
        </a:p>
      </dgm:t>
    </dgm:pt>
    <dgm:pt modelId="{6841C1A1-4C86-4242-AC8A-FCA172685BA5}">
      <dgm:prSet phldrT="[Text]"/>
      <dgm:spPr/>
      <dgm:t>
        <a:bodyPr/>
        <a:lstStyle/>
        <a:p>
          <a:r>
            <a:rPr lang="en-US"/>
            <a:t>Classification</a:t>
          </a:r>
        </a:p>
      </dgm:t>
    </dgm:pt>
    <dgm:pt modelId="{E07C7581-593D-427B-9CCF-62E5321F55BA}" type="parTrans" cxnId="{1C8DA3B3-F734-4239-9225-74C792AE4B13}">
      <dgm:prSet/>
      <dgm:spPr/>
      <dgm:t>
        <a:bodyPr/>
        <a:lstStyle/>
        <a:p>
          <a:endParaRPr lang="en-US"/>
        </a:p>
      </dgm:t>
    </dgm:pt>
    <dgm:pt modelId="{DDA719EC-5E56-4C93-9D21-68851D64B5EC}" type="sibTrans" cxnId="{1C8DA3B3-F734-4239-9225-74C792AE4B13}">
      <dgm:prSet/>
      <dgm:spPr/>
      <dgm:t>
        <a:bodyPr/>
        <a:lstStyle/>
        <a:p>
          <a:endParaRPr lang="en-US"/>
        </a:p>
      </dgm:t>
    </dgm:pt>
    <dgm:pt modelId="{C2961E6E-65EF-4010-8273-83E4A905BCE7}">
      <dgm:prSet phldrT="[Text]"/>
      <dgm:spPr/>
      <dgm:t>
        <a:bodyPr/>
        <a:lstStyle/>
        <a:p>
          <a:r>
            <a:rPr lang="en-US"/>
            <a:t>Policy Creation</a:t>
          </a:r>
        </a:p>
      </dgm:t>
    </dgm:pt>
    <dgm:pt modelId="{521FAE22-EE0E-4D1D-8346-146ABC9A196D}" type="parTrans" cxnId="{83DEC699-0174-4FF3-A508-7E1F32C111C6}">
      <dgm:prSet/>
      <dgm:spPr/>
      <dgm:t>
        <a:bodyPr/>
        <a:lstStyle/>
        <a:p>
          <a:endParaRPr lang="en-US"/>
        </a:p>
      </dgm:t>
    </dgm:pt>
    <dgm:pt modelId="{51D6A60E-1BB1-4C74-932E-BF2BD76EE057}" type="sibTrans" cxnId="{83DEC699-0174-4FF3-A508-7E1F32C111C6}">
      <dgm:prSet/>
      <dgm:spPr/>
      <dgm:t>
        <a:bodyPr/>
        <a:lstStyle/>
        <a:p>
          <a:endParaRPr lang="en-US"/>
        </a:p>
      </dgm:t>
    </dgm:pt>
    <dgm:pt modelId="{D5B01058-2917-4EFD-9263-89C48F93DC39}">
      <dgm:prSet phldrT="[Text]"/>
      <dgm:spPr/>
      <dgm:t>
        <a:bodyPr/>
        <a:lstStyle/>
        <a:p>
          <a:r>
            <a:rPr lang="en-US"/>
            <a:t>Access Control Modeling</a:t>
          </a:r>
        </a:p>
      </dgm:t>
    </dgm:pt>
    <dgm:pt modelId="{B4CBBFD8-F25A-42C3-AC74-69850245AD4D}" type="parTrans" cxnId="{E8719EC7-8ED7-45D7-8709-C60409781C2C}">
      <dgm:prSet/>
      <dgm:spPr/>
      <dgm:t>
        <a:bodyPr/>
        <a:lstStyle/>
        <a:p>
          <a:endParaRPr lang="en-US"/>
        </a:p>
      </dgm:t>
    </dgm:pt>
    <dgm:pt modelId="{D8F5811B-DD60-46F2-A253-6F5D934A148E}" type="sibTrans" cxnId="{E8719EC7-8ED7-45D7-8709-C60409781C2C}">
      <dgm:prSet/>
      <dgm:spPr/>
      <dgm:t>
        <a:bodyPr/>
        <a:lstStyle/>
        <a:p>
          <a:endParaRPr lang="en-US"/>
        </a:p>
      </dgm:t>
    </dgm:pt>
    <dgm:pt modelId="{7FA0A0E7-3D50-40E1-90BF-6796CCDD1406}">
      <dgm:prSet phldrT="[Text]"/>
      <dgm:spPr/>
      <dgm:t>
        <a:bodyPr/>
        <a:lstStyle/>
        <a:p>
          <a:r>
            <a:rPr lang="en-US"/>
            <a:t>Execution</a:t>
          </a:r>
        </a:p>
      </dgm:t>
    </dgm:pt>
    <dgm:pt modelId="{E69A4A65-1209-439B-B8F6-CF99C590CA79}" type="parTrans" cxnId="{BD69048E-F35C-4118-A279-C497D77279DA}">
      <dgm:prSet/>
      <dgm:spPr/>
      <dgm:t>
        <a:bodyPr/>
        <a:lstStyle/>
        <a:p>
          <a:endParaRPr lang="en-US"/>
        </a:p>
      </dgm:t>
    </dgm:pt>
    <dgm:pt modelId="{D3753D75-E910-4C14-A8A9-E7CF62335E65}" type="sibTrans" cxnId="{BD69048E-F35C-4118-A279-C497D77279DA}">
      <dgm:prSet/>
      <dgm:spPr/>
      <dgm:t>
        <a:bodyPr/>
        <a:lstStyle/>
        <a:p>
          <a:endParaRPr lang="en-US"/>
        </a:p>
      </dgm:t>
    </dgm:pt>
    <dgm:pt modelId="{70154698-861C-42EF-8FFF-F37D812AA9AE}">
      <dgm:prSet/>
      <dgm:spPr/>
      <dgm:t>
        <a:bodyPr/>
        <a:lstStyle/>
        <a:p>
          <a:r>
            <a:rPr lang="en-US"/>
            <a:t>Monitoring</a:t>
          </a:r>
        </a:p>
      </dgm:t>
    </dgm:pt>
    <dgm:pt modelId="{ED92EF30-E349-4C6D-8B3B-3F6ABABA22F1}" type="parTrans" cxnId="{82F00980-2849-46FE-933C-1317420E7F89}">
      <dgm:prSet/>
      <dgm:spPr/>
      <dgm:t>
        <a:bodyPr/>
        <a:lstStyle/>
        <a:p>
          <a:endParaRPr lang="en-US"/>
        </a:p>
      </dgm:t>
    </dgm:pt>
    <dgm:pt modelId="{459C3EC5-70E8-4E70-B317-22648EC9FD27}" type="sibTrans" cxnId="{82F00980-2849-46FE-933C-1317420E7F89}">
      <dgm:prSet/>
      <dgm:spPr/>
      <dgm:t>
        <a:bodyPr/>
        <a:lstStyle/>
        <a:p>
          <a:endParaRPr lang="en-US"/>
        </a:p>
      </dgm:t>
    </dgm:pt>
    <dgm:pt modelId="{992D9BC5-C06B-484A-8B17-31F090BBBB0B}" type="pres">
      <dgm:prSet presAssocID="{B7BEA579-9A86-43BC-88A6-DC0241E458A0}" presName="Name0" presStyleCnt="0">
        <dgm:presLayoutVars>
          <dgm:dir/>
          <dgm:resizeHandles val="exact"/>
        </dgm:presLayoutVars>
      </dgm:prSet>
      <dgm:spPr/>
    </dgm:pt>
    <dgm:pt modelId="{8A15F370-C5C9-4E1D-9016-A60CEEE1A53E}" type="pres">
      <dgm:prSet presAssocID="{B7BEA579-9A86-43BC-88A6-DC0241E458A0}" presName="cycle" presStyleCnt="0"/>
      <dgm:spPr/>
    </dgm:pt>
    <dgm:pt modelId="{0F368AD9-5AA0-40C5-9778-6E336D965C8A}" type="pres">
      <dgm:prSet presAssocID="{5AA7529E-0ADE-40B0-AF6D-1770BBE4C02F}" presName="nodeFirstNode" presStyleLbl="node1" presStyleIdx="0" presStyleCnt="6">
        <dgm:presLayoutVars>
          <dgm:bulletEnabled val="1"/>
        </dgm:presLayoutVars>
      </dgm:prSet>
      <dgm:spPr/>
    </dgm:pt>
    <dgm:pt modelId="{716DEBDA-38B7-4010-9810-EB0C66FD4BF0}" type="pres">
      <dgm:prSet presAssocID="{4A89DE20-EC62-4041-B760-F43BE1428238}" presName="sibTransFirstNode" presStyleLbl="bgShp" presStyleIdx="0" presStyleCnt="1"/>
      <dgm:spPr/>
    </dgm:pt>
    <dgm:pt modelId="{8216F1B9-8271-4A9E-9CF2-A3DCD54AE6FF}" type="pres">
      <dgm:prSet presAssocID="{6841C1A1-4C86-4242-AC8A-FCA172685BA5}" presName="nodeFollowingNodes" presStyleLbl="node1" presStyleIdx="1" presStyleCnt="6">
        <dgm:presLayoutVars>
          <dgm:bulletEnabled val="1"/>
        </dgm:presLayoutVars>
      </dgm:prSet>
      <dgm:spPr/>
    </dgm:pt>
    <dgm:pt modelId="{9E2BDDE6-C09E-45B5-B2A7-6ED019878B31}" type="pres">
      <dgm:prSet presAssocID="{C2961E6E-65EF-4010-8273-83E4A905BCE7}" presName="nodeFollowingNodes" presStyleLbl="node1" presStyleIdx="2" presStyleCnt="6">
        <dgm:presLayoutVars>
          <dgm:bulletEnabled val="1"/>
        </dgm:presLayoutVars>
      </dgm:prSet>
      <dgm:spPr/>
    </dgm:pt>
    <dgm:pt modelId="{7941F266-7A64-4EFC-AE63-481664CCA8B0}" type="pres">
      <dgm:prSet presAssocID="{D5B01058-2917-4EFD-9263-89C48F93DC39}" presName="nodeFollowingNodes" presStyleLbl="node1" presStyleIdx="3" presStyleCnt="6">
        <dgm:presLayoutVars>
          <dgm:bulletEnabled val="1"/>
        </dgm:presLayoutVars>
      </dgm:prSet>
      <dgm:spPr/>
    </dgm:pt>
    <dgm:pt modelId="{9247CCD9-5375-4B43-9533-5EB17F7929B2}" type="pres">
      <dgm:prSet presAssocID="{7FA0A0E7-3D50-40E1-90BF-6796CCDD1406}" presName="nodeFollowingNodes" presStyleLbl="node1" presStyleIdx="4" presStyleCnt="6">
        <dgm:presLayoutVars>
          <dgm:bulletEnabled val="1"/>
        </dgm:presLayoutVars>
      </dgm:prSet>
      <dgm:spPr/>
    </dgm:pt>
    <dgm:pt modelId="{7CAFAE29-1AE3-4E53-8DA1-550D377FD01C}" type="pres">
      <dgm:prSet presAssocID="{70154698-861C-42EF-8FFF-F37D812AA9AE}" presName="nodeFollowingNodes" presStyleLbl="node1" presStyleIdx="5" presStyleCnt="6">
        <dgm:presLayoutVars>
          <dgm:bulletEnabled val="1"/>
        </dgm:presLayoutVars>
      </dgm:prSet>
      <dgm:spPr/>
    </dgm:pt>
  </dgm:ptLst>
  <dgm:cxnLst>
    <dgm:cxn modelId="{4A51EC04-53D9-443C-ADA7-434C8A51E266}" type="presOf" srcId="{70154698-861C-42EF-8FFF-F37D812AA9AE}" destId="{7CAFAE29-1AE3-4E53-8DA1-550D377FD01C}" srcOrd="0" destOrd="0" presId="urn:microsoft.com/office/officeart/2005/8/layout/cycle3"/>
    <dgm:cxn modelId="{02D40A1A-635A-4B8B-B55B-293726B7A370}" type="presOf" srcId="{7FA0A0E7-3D50-40E1-90BF-6796CCDD1406}" destId="{9247CCD9-5375-4B43-9533-5EB17F7929B2}" srcOrd="0" destOrd="0" presId="urn:microsoft.com/office/officeart/2005/8/layout/cycle3"/>
    <dgm:cxn modelId="{E8A7411C-DD7E-4EFC-AB36-E93E616C1D84}" srcId="{B7BEA579-9A86-43BC-88A6-DC0241E458A0}" destId="{5AA7529E-0ADE-40B0-AF6D-1770BBE4C02F}" srcOrd="0" destOrd="0" parTransId="{2E4B7466-C78E-42FD-9A7C-751489B38886}" sibTransId="{4A89DE20-EC62-4041-B760-F43BE1428238}"/>
    <dgm:cxn modelId="{6542B021-6D2B-4FC4-99B2-A5651F1DAFF0}" type="presOf" srcId="{5AA7529E-0ADE-40B0-AF6D-1770BBE4C02F}" destId="{0F368AD9-5AA0-40C5-9778-6E336D965C8A}" srcOrd="0" destOrd="0" presId="urn:microsoft.com/office/officeart/2005/8/layout/cycle3"/>
    <dgm:cxn modelId="{82F00980-2849-46FE-933C-1317420E7F89}" srcId="{B7BEA579-9A86-43BC-88A6-DC0241E458A0}" destId="{70154698-861C-42EF-8FFF-F37D812AA9AE}" srcOrd="5" destOrd="0" parTransId="{ED92EF30-E349-4C6D-8B3B-3F6ABABA22F1}" sibTransId="{459C3EC5-70E8-4E70-B317-22648EC9FD27}"/>
    <dgm:cxn modelId="{5C15A782-2162-4E98-8352-468BF22950F6}" type="presOf" srcId="{D5B01058-2917-4EFD-9263-89C48F93DC39}" destId="{7941F266-7A64-4EFC-AE63-481664CCA8B0}" srcOrd="0" destOrd="0" presId="urn:microsoft.com/office/officeart/2005/8/layout/cycle3"/>
    <dgm:cxn modelId="{DAD06184-C0F8-489C-9186-F259E4D7BF02}" type="presOf" srcId="{B7BEA579-9A86-43BC-88A6-DC0241E458A0}" destId="{992D9BC5-C06B-484A-8B17-31F090BBBB0B}" srcOrd="0" destOrd="0" presId="urn:microsoft.com/office/officeart/2005/8/layout/cycle3"/>
    <dgm:cxn modelId="{BD69048E-F35C-4118-A279-C497D77279DA}" srcId="{B7BEA579-9A86-43BC-88A6-DC0241E458A0}" destId="{7FA0A0E7-3D50-40E1-90BF-6796CCDD1406}" srcOrd="4" destOrd="0" parTransId="{E69A4A65-1209-439B-B8F6-CF99C590CA79}" sibTransId="{D3753D75-E910-4C14-A8A9-E7CF62335E65}"/>
    <dgm:cxn modelId="{83DEC699-0174-4FF3-A508-7E1F32C111C6}" srcId="{B7BEA579-9A86-43BC-88A6-DC0241E458A0}" destId="{C2961E6E-65EF-4010-8273-83E4A905BCE7}" srcOrd="2" destOrd="0" parTransId="{521FAE22-EE0E-4D1D-8346-146ABC9A196D}" sibTransId="{51D6A60E-1BB1-4C74-932E-BF2BD76EE057}"/>
    <dgm:cxn modelId="{1C8DA3B3-F734-4239-9225-74C792AE4B13}" srcId="{B7BEA579-9A86-43BC-88A6-DC0241E458A0}" destId="{6841C1A1-4C86-4242-AC8A-FCA172685BA5}" srcOrd="1" destOrd="0" parTransId="{E07C7581-593D-427B-9CCF-62E5321F55BA}" sibTransId="{DDA719EC-5E56-4C93-9D21-68851D64B5EC}"/>
    <dgm:cxn modelId="{401658C4-E16F-4820-899B-54DF0D9FD2EE}" type="presOf" srcId="{6841C1A1-4C86-4242-AC8A-FCA172685BA5}" destId="{8216F1B9-8271-4A9E-9CF2-A3DCD54AE6FF}" srcOrd="0" destOrd="0" presId="urn:microsoft.com/office/officeart/2005/8/layout/cycle3"/>
    <dgm:cxn modelId="{E8719EC7-8ED7-45D7-8709-C60409781C2C}" srcId="{B7BEA579-9A86-43BC-88A6-DC0241E458A0}" destId="{D5B01058-2917-4EFD-9263-89C48F93DC39}" srcOrd="3" destOrd="0" parTransId="{B4CBBFD8-F25A-42C3-AC74-69850245AD4D}" sibTransId="{D8F5811B-DD60-46F2-A253-6F5D934A148E}"/>
    <dgm:cxn modelId="{5DADA2CB-8EFA-468D-A7D9-0CA0B37B9A32}" type="presOf" srcId="{C2961E6E-65EF-4010-8273-83E4A905BCE7}" destId="{9E2BDDE6-C09E-45B5-B2A7-6ED019878B31}" srcOrd="0" destOrd="0" presId="urn:microsoft.com/office/officeart/2005/8/layout/cycle3"/>
    <dgm:cxn modelId="{69440FF0-78FF-4A25-8DBB-B9E518C09B9C}" type="presOf" srcId="{4A89DE20-EC62-4041-B760-F43BE1428238}" destId="{716DEBDA-38B7-4010-9810-EB0C66FD4BF0}" srcOrd="0" destOrd="0" presId="urn:microsoft.com/office/officeart/2005/8/layout/cycle3"/>
    <dgm:cxn modelId="{11BD7BBE-4C90-4D80-A8F3-0B4DCC8293B9}" type="presParOf" srcId="{992D9BC5-C06B-484A-8B17-31F090BBBB0B}" destId="{8A15F370-C5C9-4E1D-9016-A60CEEE1A53E}" srcOrd="0" destOrd="0" presId="urn:microsoft.com/office/officeart/2005/8/layout/cycle3"/>
    <dgm:cxn modelId="{95B70457-9586-42A0-89F7-2D6D75B87626}" type="presParOf" srcId="{8A15F370-C5C9-4E1D-9016-A60CEEE1A53E}" destId="{0F368AD9-5AA0-40C5-9778-6E336D965C8A}" srcOrd="0" destOrd="0" presId="urn:microsoft.com/office/officeart/2005/8/layout/cycle3"/>
    <dgm:cxn modelId="{920B7B30-A80B-43F0-A0D5-3EEC52160943}" type="presParOf" srcId="{8A15F370-C5C9-4E1D-9016-A60CEEE1A53E}" destId="{716DEBDA-38B7-4010-9810-EB0C66FD4BF0}" srcOrd="1" destOrd="0" presId="urn:microsoft.com/office/officeart/2005/8/layout/cycle3"/>
    <dgm:cxn modelId="{6F9C099C-FA19-485A-BAED-CAE97BA980E1}" type="presParOf" srcId="{8A15F370-C5C9-4E1D-9016-A60CEEE1A53E}" destId="{8216F1B9-8271-4A9E-9CF2-A3DCD54AE6FF}" srcOrd="2" destOrd="0" presId="urn:microsoft.com/office/officeart/2005/8/layout/cycle3"/>
    <dgm:cxn modelId="{006B2DEE-2F0F-4A60-A52A-F90549F6EF6F}" type="presParOf" srcId="{8A15F370-C5C9-4E1D-9016-A60CEEE1A53E}" destId="{9E2BDDE6-C09E-45B5-B2A7-6ED019878B31}" srcOrd="3" destOrd="0" presId="urn:microsoft.com/office/officeart/2005/8/layout/cycle3"/>
    <dgm:cxn modelId="{734F1878-1520-452C-87B1-0BADC2E198A7}" type="presParOf" srcId="{8A15F370-C5C9-4E1D-9016-A60CEEE1A53E}" destId="{7941F266-7A64-4EFC-AE63-481664CCA8B0}" srcOrd="4" destOrd="0" presId="urn:microsoft.com/office/officeart/2005/8/layout/cycle3"/>
    <dgm:cxn modelId="{DCCA2E0E-1DCB-41EE-A828-E8DC63F51C1A}" type="presParOf" srcId="{8A15F370-C5C9-4E1D-9016-A60CEEE1A53E}" destId="{9247CCD9-5375-4B43-9533-5EB17F7929B2}" srcOrd="5" destOrd="0" presId="urn:microsoft.com/office/officeart/2005/8/layout/cycle3"/>
    <dgm:cxn modelId="{C0F94B6C-9A85-4E07-B809-E8F07DD7E405}" type="presParOf" srcId="{8A15F370-C5C9-4E1D-9016-A60CEEE1A53E}" destId="{7CAFAE29-1AE3-4E53-8DA1-550D377FD01C}" srcOrd="6" destOrd="0" presId="urn:microsoft.com/office/officeart/2005/8/layout/cycle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7F333A-98DC-44A3-B60D-019A6F3A876E}"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6EF94347-ACA6-4E65-A106-84E1FB4339A3}">
      <dgm:prSet phldrT="[Text]"/>
      <dgm:spPr/>
      <dgm:t>
        <a:bodyPr/>
        <a:lstStyle/>
        <a:p>
          <a:r>
            <a:rPr lang="en-US"/>
            <a:t>Where</a:t>
          </a:r>
        </a:p>
      </dgm:t>
    </dgm:pt>
    <dgm:pt modelId="{EEBB9C34-0E3C-46C9-9523-30E0853924A5}" type="parTrans" cxnId="{79CB9939-80E2-49B2-B586-344A47EFC628}">
      <dgm:prSet/>
      <dgm:spPr/>
      <dgm:t>
        <a:bodyPr/>
        <a:lstStyle/>
        <a:p>
          <a:endParaRPr lang="en-US"/>
        </a:p>
      </dgm:t>
    </dgm:pt>
    <dgm:pt modelId="{E3F3344C-D144-437E-8D64-05A665E8204D}" type="sibTrans" cxnId="{79CB9939-80E2-49B2-B586-344A47EFC628}">
      <dgm:prSet/>
      <dgm:spPr/>
      <dgm:t>
        <a:bodyPr/>
        <a:lstStyle/>
        <a:p>
          <a:endParaRPr lang="en-US"/>
        </a:p>
      </dgm:t>
    </dgm:pt>
    <dgm:pt modelId="{DFC9C8FE-B4ED-4F01-83A1-2CFB5C59BE6A}">
      <dgm:prSet phldrT="[Text]" custT="1"/>
      <dgm:spPr/>
      <dgm:t>
        <a:bodyPr/>
        <a:lstStyle/>
        <a:p>
          <a:r>
            <a:rPr lang="en-US" sz="1600"/>
            <a:t>Identify attack surfaces</a:t>
          </a:r>
        </a:p>
      </dgm:t>
    </dgm:pt>
    <dgm:pt modelId="{88092F25-D73F-4655-AFF2-1A23480E8960}" type="parTrans" cxnId="{DB1EBB34-0048-4268-95B9-976B141B9AF7}">
      <dgm:prSet/>
      <dgm:spPr/>
      <dgm:t>
        <a:bodyPr/>
        <a:lstStyle/>
        <a:p>
          <a:endParaRPr lang="en-US"/>
        </a:p>
      </dgm:t>
    </dgm:pt>
    <dgm:pt modelId="{108DB3C2-EB8E-4275-B366-DCEA88144B26}" type="sibTrans" cxnId="{DB1EBB34-0048-4268-95B9-976B141B9AF7}">
      <dgm:prSet/>
      <dgm:spPr/>
      <dgm:t>
        <a:bodyPr/>
        <a:lstStyle/>
        <a:p>
          <a:endParaRPr lang="en-US"/>
        </a:p>
      </dgm:t>
    </dgm:pt>
    <dgm:pt modelId="{E5B3EBBA-6B58-4534-910D-E21F8101CEE2}">
      <dgm:prSet phldrT="[Text]" custT="1"/>
      <dgm:spPr/>
      <dgm:t>
        <a:bodyPr/>
        <a:lstStyle/>
        <a:p>
          <a:r>
            <a:rPr lang="en-US" sz="1600"/>
            <a:t>Prioritize attack scenarios </a:t>
          </a:r>
        </a:p>
      </dgm:t>
    </dgm:pt>
    <dgm:pt modelId="{508864ED-F29E-4348-ABCC-E5C8576BF70B}" type="parTrans" cxnId="{5B419545-497C-42EE-9F4E-B50D1FB181F7}">
      <dgm:prSet/>
      <dgm:spPr/>
      <dgm:t>
        <a:bodyPr/>
        <a:lstStyle/>
        <a:p>
          <a:endParaRPr lang="en-US"/>
        </a:p>
      </dgm:t>
    </dgm:pt>
    <dgm:pt modelId="{544BF90F-AFEE-41DD-B3C1-EB7FF52C4FD6}" type="sibTrans" cxnId="{5B419545-497C-42EE-9F4E-B50D1FB181F7}">
      <dgm:prSet/>
      <dgm:spPr/>
      <dgm:t>
        <a:bodyPr/>
        <a:lstStyle/>
        <a:p>
          <a:endParaRPr lang="en-US"/>
        </a:p>
      </dgm:t>
    </dgm:pt>
    <dgm:pt modelId="{32CEA75F-2716-4E82-B897-B0DBCC124B4D}">
      <dgm:prSet phldrT="[Text]"/>
      <dgm:spPr/>
      <dgm:t>
        <a:bodyPr/>
        <a:lstStyle/>
        <a:p>
          <a:pPr algn="r"/>
          <a:r>
            <a:rPr lang="en-US"/>
            <a:t>  What	</a:t>
          </a:r>
        </a:p>
      </dgm:t>
    </dgm:pt>
    <dgm:pt modelId="{1B6DFE21-5B86-46B7-86A5-7C81FA9209FE}" type="parTrans" cxnId="{16B0D7DF-A2E7-4864-916B-B22678EED178}">
      <dgm:prSet/>
      <dgm:spPr/>
      <dgm:t>
        <a:bodyPr/>
        <a:lstStyle/>
        <a:p>
          <a:endParaRPr lang="en-US"/>
        </a:p>
      </dgm:t>
    </dgm:pt>
    <dgm:pt modelId="{E944B890-7F6D-4D1F-AC36-390B996CBD1C}" type="sibTrans" cxnId="{16B0D7DF-A2E7-4864-916B-B22678EED178}">
      <dgm:prSet/>
      <dgm:spPr/>
      <dgm:t>
        <a:bodyPr/>
        <a:lstStyle/>
        <a:p>
          <a:endParaRPr lang="en-US"/>
        </a:p>
      </dgm:t>
    </dgm:pt>
    <dgm:pt modelId="{06AC8C4E-06BA-4742-8095-1A1B56B71E8E}">
      <dgm:prSet phldrT="[Text]" custT="1"/>
      <dgm:spPr/>
      <dgm:t>
        <a:bodyPr/>
        <a:lstStyle/>
        <a:p>
          <a:r>
            <a:rPr lang="en-US" sz="1600"/>
            <a:t>Discover and map critical assets</a:t>
          </a:r>
        </a:p>
      </dgm:t>
    </dgm:pt>
    <dgm:pt modelId="{8AD50D9A-E402-44A5-B692-F57229848557}" type="parTrans" cxnId="{88679FCE-07B4-4532-97BC-827CDE2C5EE3}">
      <dgm:prSet/>
      <dgm:spPr/>
      <dgm:t>
        <a:bodyPr/>
        <a:lstStyle/>
        <a:p>
          <a:endParaRPr lang="en-US"/>
        </a:p>
      </dgm:t>
    </dgm:pt>
    <dgm:pt modelId="{E36C543C-6CC0-4640-A78C-BA44063E0C7E}" type="sibTrans" cxnId="{88679FCE-07B4-4532-97BC-827CDE2C5EE3}">
      <dgm:prSet/>
      <dgm:spPr/>
      <dgm:t>
        <a:bodyPr/>
        <a:lstStyle/>
        <a:p>
          <a:endParaRPr lang="en-US"/>
        </a:p>
      </dgm:t>
    </dgm:pt>
    <dgm:pt modelId="{463F9163-F200-4615-A40D-9682F59E6E39}">
      <dgm:prSet phldrT="[Text]" custT="1"/>
      <dgm:spPr/>
      <dgm:t>
        <a:bodyPr/>
        <a:lstStyle/>
        <a:p>
          <a:r>
            <a:rPr lang="en-US" sz="1600"/>
            <a:t>Define strategy goals</a:t>
          </a:r>
        </a:p>
      </dgm:t>
    </dgm:pt>
    <dgm:pt modelId="{D298D125-5EE1-4781-9F05-FAC94ADE3CA0}" type="parTrans" cxnId="{3927030C-85A4-43CE-BB32-786E9EE0F151}">
      <dgm:prSet/>
      <dgm:spPr/>
      <dgm:t>
        <a:bodyPr/>
        <a:lstStyle/>
        <a:p>
          <a:endParaRPr lang="en-US"/>
        </a:p>
      </dgm:t>
    </dgm:pt>
    <dgm:pt modelId="{F1D0C779-962E-4B87-AA5F-DA220079D0C8}" type="sibTrans" cxnId="{3927030C-85A4-43CE-BB32-786E9EE0F151}">
      <dgm:prSet/>
      <dgm:spPr/>
      <dgm:t>
        <a:bodyPr/>
        <a:lstStyle/>
        <a:p>
          <a:endParaRPr lang="en-US"/>
        </a:p>
      </dgm:t>
    </dgm:pt>
    <dgm:pt modelId="{F5F80259-8022-4857-A57B-2100BA590F1D}">
      <dgm:prSet phldrT="[Text]"/>
      <dgm:spPr/>
      <dgm:t>
        <a:bodyPr/>
        <a:lstStyle/>
        <a:p>
          <a:r>
            <a:rPr lang="en-US"/>
            <a:t>How</a:t>
          </a:r>
        </a:p>
      </dgm:t>
    </dgm:pt>
    <dgm:pt modelId="{018B97C5-6999-4B59-B6F2-A043BC39C54F}" type="parTrans" cxnId="{F95D4A62-4A20-4BF8-8608-35D6422CD0D5}">
      <dgm:prSet/>
      <dgm:spPr/>
      <dgm:t>
        <a:bodyPr/>
        <a:lstStyle/>
        <a:p>
          <a:endParaRPr lang="en-US"/>
        </a:p>
      </dgm:t>
    </dgm:pt>
    <dgm:pt modelId="{9C38DA70-B8B3-434B-98B5-D2C4A67B64AB}" type="sibTrans" cxnId="{F95D4A62-4A20-4BF8-8608-35D6422CD0D5}">
      <dgm:prSet/>
      <dgm:spPr/>
      <dgm:t>
        <a:bodyPr/>
        <a:lstStyle/>
        <a:p>
          <a:endParaRPr lang="en-US"/>
        </a:p>
      </dgm:t>
    </dgm:pt>
    <dgm:pt modelId="{38A1B01C-02C9-4188-A36D-262953402DAF}">
      <dgm:prSet phldrT="[Text]" custT="1"/>
      <dgm:spPr/>
      <dgm:t>
        <a:bodyPr/>
        <a:lstStyle/>
        <a:p>
          <a:r>
            <a:rPr lang="en-US" sz="1600"/>
            <a:t>Understand personnel capabilities</a:t>
          </a:r>
        </a:p>
      </dgm:t>
    </dgm:pt>
    <dgm:pt modelId="{B49DAC04-F34C-4F11-A110-851D7F418664}" type="parTrans" cxnId="{71C0BB4E-4377-40E1-B3A8-6FE7E2CA419E}">
      <dgm:prSet/>
      <dgm:spPr/>
      <dgm:t>
        <a:bodyPr/>
        <a:lstStyle/>
        <a:p>
          <a:endParaRPr lang="en-US"/>
        </a:p>
      </dgm:t>
    </dgm:pt>
    <dgm:pt modelId="{C01888DD-BC05-4BB3-B661-D39D11E3E43A}" type="sibTrans" cxnId="{71C0BB4E-4377-40E1-B3A8-6FE7E2CA419E}">
      <dgm:prSet/>
      <dgm:spPr/>
      <dgm:t>
        <a:bodyPr/>
        <a:lstStyle/>
        <a:p>
          <a:endParaRPr lang="en-US"/>
        </a:p>
      </dgm:t>
    </dgm:pt>
    <dgm:pt modelId="{F2089ABA-4E82-4344-98DA-2FE58EE52487}">
      <dgm:prSet phldrT="[Text]" custT="1"/>
      <dgm:spPr/>
      <dgm:t>
        <a:bodyPr/>
        <a:lstStyle/>
        <a:p>
          <a:r>
            <a:rPr lang="en-US" sz="1600"/>
            <a:t>Measure relevant security control</a:t>
          </a:r>
        </a:p>
      </dgm:t>
    </dgm:pt>
    <dgm:pt modelId="{CB088DBB-F865-42D4-B5F9-9988EB6D4CD4}" type="parTrans" cxnId="{EEBFD5A9-EED1-4D5D-AAC3-911A4938E09E}">
      <dgm:prSet/>
      <dgm:spPr/>
    </dgm:pt>
    <dgm:pt modelId="{E24F19AD-6C6C-49CB-82BD-70E55B2DC87B}" type="sibTrans" cxnId="{EEBFD5A9-EED1-4D5D-AAC3-911A4938E09E}">
      <dgm:prSet/>
      <dgm:spPr/>
    </dgm:pt>
    <dgm:pt modelId="{D4FD35E7-C023-4431-84F4-A0F01DF67BF2}">
      <dgm:prSet phldrT="[Text]" custT="1"/>
      <dgm:spPr/>
      <dgm:t>
        <a:bodyPr/>
        <a:lstStyle/>
        <a:p>
          <a:r>
            <a:rPr lang="en-US" sz="1600"/>
            <a:t>Decide between detection and prevention</a:t>
          </a:r>
        </a:p>
      </dgm:t>
    </dgm:pt>
    <dgm:pt modelId="{BACAEF23-8464-4A4B-A03F-4C62376CF853}" type="parTrans" cxnId="{BBF4BB0D-B08C-4591-9023-6B0E3889915A}">
      <dgm:prSet/>
      <dgm:spPr/>
    </dgm:pt>
    <dgm:pt modelId="{7DF0448A-E389-434A-92BB-8F18C71D5702}" type="sibTrans" cxnId="{BBF4BB0D-B08C-4591-9023-6B0E3889915A}">
      <dgm:prSet/>
      <dgm:spPr/>
    </dgm:pt>
    <dgm:pt modelId="{5348357A-4309-47E9-8687-679B805C41C8}">
      <dgm:prSet phldrT="[Text]" custT="1"/>
      <dgm:spPr/>
      <dgm:t>
        <a:bodyPr/>
        <a:lstStyle/>
        <a:p>
          <a:r>
            <a:rPr lang="en-US" sz="1600"/>
            <a:t>Assess deployment locations</a:t>
          </a:r>
        </a:p>
      </dgm:t>
    </dgm:pt>
    <dgm:pt modelId="{4EEB08EB-F133-4835-ABED-955473881DE3}" type="parTrans" cxnId="{CACF5E05-E504-4906-B25B-70A89FDC33CE}">
      <dgm:prSet/>
      <dgm:spPr/>
    </dgm:pt>
    <dgm:pt modelId="{89025A65-05F9-4802-9B2C-8E19B66D1698}" type="sibTrans" cxnId="{CACF5E05-E504-4906-B25B-70A89FDC33CE}">
      <dgm:prSet/>
      <dgm:spPr/>
    </dgm:pt>
    <dgm:pt modelId="{BCE1E780-5761-40F1-AAD5-722CA51AF979}" type="pres">
      <dgm:prSet presAssocID="{8B7F333A-98DC-44A3-B60D-019A6F3A876E}" presName="linearFlow" presStyleCnt="0">
        <dgm:presLayoutVars>
          <dgm:dir/>
          <dgm:animLvl val="lvl"/>
          <dgm:resizeHandles val="exact"/>
        </dgm:presLayoutVars>
      </dgm:prSet>
      <dgm:spPr/>
    </dgm:pt>
    <dgm:pt modelId="{C950D851-ED1A-4AAF-92A9-0DB050285722}" type="pres">
      <dgm:prSet presAssocID="{6EF94347-ACA6-4E65-A106-84E1FB4339A3}" presName="composite" presStyleCnt="0"/>
      <dgm:spPr/>
    </dgm:pt>
    <dgm:pt modelId="{3BEDB4CB-0B73-465A-A863-0B4650998C9B}" type="pres">
      <dgm:prSet presAssocID="{6EF94347-ACA6-4E65-A106-84E1FB4339A3}" presName="parentText" presStyleLbl="alignNode1" presStyleIdx="0" presStyleCnt="3">
        <dgm:presLayoutVars>
          <dgm:chMax val="1"/>
          <dgm:bulletEnabled val="1"/>
        </dgm:presLayoutVars>
      </dgm:prSet>
      <dgm:spPr/>
    </dgm:pt>
    <dgm:pt modelId="{EC91968C-D5FA-4358-B01A-B30E51952938}" type="pres">
      <dgm:prSet presAssocID="{6EF94347-ACA6-4E65-A106-84E1FB4339A3}" presName="descendantText" presStyleLbl="alignAcc1" presStyleIdx="0" presStyleCnt="3">
        <dgm:presLayoutVars>
          <dgm:bulletEnabled val="1"/>
        </dgm:presLayoutVars>
      </dgm:prSet>
      <dgm:spPr/>
    </dgm:pt>
    <dgm:pt modelId="{AC4B7CFA-12CA-4EB0-AB21-C86B04C90746}" type="pres">
      <dgm:prSet presAssocID="{E3F3344C-D144-437E-8D64-05A665E8204D}" presName="sp" presStyleCnt="0"/>
      <dgm:spPr/>
    </dgm:pt>
    <dgm:pt modelId="{8B31C736-6C2F-419A-84E5-CCF5F536A3A6}" type="pres">
      <dgm:prSet presAssocID="{32CEA75F-2716-4E82-B897-B0DBCC124B4D}" presName="composite" presStyleCnt="0"/>
      <dgm:spPr/>
    </dgm:pt>
    <dgm:pt modelId="{A2134C43-AFCF-447C-9EF8-F742A0CD787D}" type="pres">
      <dgm:prSet presAssocID="{32CEA75F-2716-4E82-B897-B0DBCC124B4D}" presName="parentText" presStyleLbl="alignNode1" presStyleIdx="1" presStyleCnt="3">
        <dgm:presLayoutVars>
          <dgm:chMax val="1"/>
          <dgm:bulletEnabled val="1"/>
        </dgm:presLayoutVars>
      </dgm:prSet>
      <dgm:spPr/>
    </dgm:pt>
    <dgm:pt modelId="{97AC5996-7FF8-40A8-8535-48FD82007C03}" type="pres">
      <dgm:prSet presAssocID="{32CEA75F-2716-4E82-B897-B0DBCC124B4D}" presName="descendantText" presStyleLbl="alignAcc1" presStyleIdx="1" presStyleCnt="3">
        <dgm:presLayoutVars>
          <dgm:bulletEnabled val="1"/>
        </dgm:presLayoutVars>
      </dgm:prSet>
      <dgm:spPr/>
    </dgm:pt>
    <dgm:pt modelId="{4F0EC50F-CD0A-4DE3-8A79-4EAF7F93A6ED}" type="pres">
      <dgm:prSet presAssocID="{E944B890-7F6D-4D1F-AC36-390B996CBD1C}" presName="sp" presStyleCnt="0"/>
      <dgm:spPr/>
    </dgm:pt>
    <dgm:pt modelId="{8999F4C3-F8CC-45AA-B479-4F8864C85274}" type="pres">
      <dgm:prSet presAssocID="{F5F80259-8022-4857-A57B-2100BA590F1D}" presName="composite" presStyleCnt="0"/>
      <dgm:spPr/>
    </dgm:pt>
    <dgm:pt modelId="{75D488CA-9E75-4902-8FB6-AB013D328D14}" type="pres">
      <dgm:prSet presAssocID="{F5F80259-8022-4857-A57B-2100BA590F1D}" presName="parentText" presStyleLbl="alignNode1" presStyleIdx="2" presStyleCnt="3">
        <dgm:presLayoutVars>
          <dgm:chMax val="1"/>
          <dgm:bulletEnabled val="1"/>
        </dgm:presLayoutVars>
      </dgm:prSet>
      <dgm:spPr/>
    </dgm:pt>
    <dgm:pt modelId="{E9CFC63A-BD9B-4C6A-9835-84C990990490}" type="pres">
      <dgm:prSet presAssocID="{F5F80259-8022-4857-A57B-2100BA590F1D}" presName="descendantText" presStyleLbl="alignAcc1" presStyleIdx="2" presStyleCnt="3">
        <dgm:presLayoutVars>
          <dgm:bulletEnabled val="1"/>
        </dgm:presLayoutVars>
      </dgm:prSet>
      <dgm:spPr/>
    </dgm:pt>
  </dgm:ptLst>
  <dgm:cxnLst>
    <dgm:cxn modelId="{CACF5E05-E504-4906-B25B-70A89FDC33CE}" srcId="{F5F80259-8022-4857-A57B-2100BA590F1D}" destId="{5348357A-4309-47E9-8687-679B805C41C8}" srcOrd="2" destOrd="0" parTransId="{4EEB08EB-F133-4835-ABED-955473881DE3}" sibTransId="{89025A65-05F9-4802-9B2C-8E19B66D1698}"/>
    <dgm:cxn modelId="{3927030C-85A4-43CE-BB32-786E9EE0F151}" srcId="{32CEA75F-2716-4E82-B897-B0DBCC124B4D}" destId="{463F9163-F200-4615-A40D-9682F59E6E39}" srcOrd="1" destOrd="0" parTransId="{D298D125-5EE1-4781-9F05-FAC94ADE3CA0}" sibTransId="{F1D0C779-962E-4B87-AA5F-DA220079D0C8}"/>
    <dgm:cxn modelId="{BBF4BB0D-B08C-4591-9023-6B0E3889915A}" srcId="{F5F80259-8022-4857-A57B-2100BA590F1D}" destId="{D4FD35E7-C023-4431-84F4-A0F01DF67BF2}" srcOrd="1" destOrd="0" parTransId="{BACAEF23-8464-4A4B-A03F-4C62376CF853}" sibTransId="{7DF0448A-E389-434A-92BB-8F18C71D5702}"/>
    <dgm:cxn modelId="{03F6F823-384B-49EE-914A-3C450B9C51EB}" type="presOf" srcId="{32CEA75F-2716-4E82-B897-B0DBCC124B4D}" destId="{A2134C43-AFCF-447C-9EF8-F742A0CD787D}" srcOrd="0" destOrd="0" presId="urn:microsoft.com/office/officeart/2005/8/layout/chevron2"/>
    <dgm:cxn modelId="{DB1EBB34-0048-4268-95B9-976B141B9AF7}" srcId="{6EF94347-ACA6-4E65-A106-84E1FB4339A3}" destId="{DFC9C8FE-B4ED-4F01-83A1-2CFB5C59BE6A}" srcOrd="0" destOrd="0" parTransId="{88092F25-D73F-4655-AFF2-1A23480E8960}" sibTransId="{108DB3C2-EB8E-4275-B366-DCEA88144B26}"/>
    <dgm:cxn modelId="{79CB9939-80E2-49B2-B586-344A47EFC628}" srcId="{8B7F333A-98DC-44A3-B60D-019A6F3A876E}" destId="{6EF94347-ACA6-4E65-A106-84E1FB4339A3}" srcOrd="0" destOrd="0" parTransId="{EEBB9C34-0E3C-46C9-9523-30E0853924A5}" sibTransId="{E3F3344C-D144-437E-8D64-05A665E8204D}"/>
    <dgm:cxn modelId="{F95D4A62-4A20-4BF8-8608-35D6422CD0D5}" srcId="{8B7F333A-98DC-44A3-B60D-019A6F3A876E}" destId="{F5F80259-8022-4857-A57B-2100BA590F1D}" srcOrd="2" destOrd="0" parTransId="{018B97C5-6999-4B59-B6F2-A043BC39C54F}" sibTransId="{9C38DA70-B8B3-434B-98B5-D2C4A67B64AB}"/>
    <dgm:cxn modelId="{4919A043-EF4E-4EE3-906F-8F7715769798}" type="presOf" srcId="{5348357A-4309-47E9-8687-679B805C41C8}" destId="{E9CFC63A-BD9B-4C6A-9835-84C990990490}" srcOrd="0" destOrd="2" presId="urn:microsoft.com/office/officeart/2005/8/layout/chevron2"/>
    <dgm:cxn modelId="{66383D65-1BBB-4CEA-9587-F6F72B5F265F}" type="presOf" srcId="{8B7F333A-98DC-44A3-B60D-019A6F3A876E}" destId="{BCE1E780-5761-40F1-AAD5-722CA51AF979}" srcOrd="0" destOrd="0" presId="urn:microsoft.com/office/officeart/2005/8/layout/chevron2"/>
    <dgm:cxn modelId="{5B419545-497C-42EE-9F4E-B50D1FB181F7}" srcId="{6EF94347-ACA6-4E65-A106-84E1FB4339A3}" destId="{E5B3EBBA-6B58-4534-910D-E21F8101CEE2}" srcOrd="2" destOrd="0" parTransId="{508864ED-F29E-4348-ABCC-E5C8576BF70B}" sibTransId="{544BF90F-AFEE-41DD-B3C1-EB7FF52C4FD6}"/>
    <dgm:cxn modelId="{BB133369-DAC2-44CA-B139-E19895244319}" type="presOf" srcId="{D4FD35E7-C023-4431-84F4-A0F01DF67BF2}" destId="{E9CFC63A-BD9B-4C6A-9835-84C990990490}" srcOrd="0" destOrd="1" presId="urn:microsoft.com/office/officeart/2005/8/layout/chevron2"/>
    <dgm:cxn modelId="{71C0BB4E-4377-40E1-B3A8-6FE7E2CA419E}" srcId="{F5F80259-8022-4857-A57B-2100BA590F1D}" destId="{38A1B01C-02C9-4188-A36D-262953402DAF}" srcOrd="0" destOrd="0" parTransId="{B49DAC04-F34C-4F11-A110-851D7F418664}" sibTransId="{C01888DD-BC05-4BB3-B661-D39D11E3E43A}"/>
    <dgm:cxn modelId="{183BF16E-E8D9-4111-B387-09A6E06E9EE7}" type="presOf" srcId="{06AC8C4E-06BA-4742-8095-1A1B56B71E8E}" destId="{97AC5996-7FF8-40A8-8535-48FD82007C03}" srcOrd="0" destOrd="0" presId="urn:microsoft.com/office/officeart/2005/8/layout/chevron2"/>
    <dgm:cxn modelId="{3E890850-E060-4A0A-AB69-35F34C09BDF3}" type="presOf" srcId="{F5F80259-8022-4857-A57B-2100BA590F1D}" destId="{75D488CA-9E75-4902-8FB6-AB013D328D14}" srcOrd="0" destOrd="0" presId="urn:microsoft.com/office/officeart/2005/8/layout/chevron2"/>
    <dgm:cxn modelId="{935D6297-B527-41FE-931A-C67B6296A782}" type="presOf" srcId="{463F9163-F200-4615-A40D-9682F59E6E39}" destId="{97AC5996-7FF8-40A8-8535-48FD82007C03}" srcOrd="0" destOrd="1" presId="urn:microsoft.com/office/officeart/2005/8/layout/chevron2"/>
    <dgm:cxn modelId="{8D03069E-8FA2-4704-AF47-B9B50D7E0C2C}" type="presOf" srcId="{F2089ABA-4E82-4344-98DA-2FE58EE52487}" destId="{EC91968C-D5FA-4358-B01A-B30E51952938}" srcOrd="0" destOrd="1" presId="urn:microsoft.com/office/officeart/2005/8/layout/chevron2"/>
    <dgm:cxn modelId="{EEBFD5A9-EED1-4D5D-AAC3-911A4938E09E}" srcId="{6EF94347-ACA6-4E65-A106-84E1FB4339A3}" destId="{F2089ABA-4E82-4344-98DA-2FE58EE52487}" srcOrd="1" destOrd="0" parTransId="{CB088DBB-F865-42D4-B5F9-9988EB6D4CD4}" sibTransId="{E24F19AD-6C6C-49CB-82BD-70E55B2DC87B}"/>
    <dgm:cxn modelId="{E1D2F8BE-CED2-4047-9B67-013ED73AF934}" type="presOf" srcId="{6EF94347-ACA6-4E65-A106-84E1FB4339A3}" destId="{3BEDB4CB-0B73-465A-A863-0B4650998C9B}" srcOrd="0" destOrd="0" presId="urn:microsoft.com/office/officeart/2005/8/layout/chevron2"/>
    <dgm:cxn modelId="{BF873AC6-2D42-439D-8A21-6878046C71ED}" type="presOf" srcId="{DFC9C8FE-B4ED-4F01-83A1-2CFB5C59BE6A}" destId="{EC91968C-D5FA-4358-B01A-B30E51952938}" srcOrd="0" destOrd="0" presId="urn:microsoft.com/office/officeart/2005/8/layout/chevron2"/>
    <dgm:cxn modelId="{84F85CC6-041C-49C3-A4F7-3CE285E24EBC}" type="presOf" srcId="{38A1B01C-02C9-4188-A36D-262953402DAF}" destId="{E9CFC63A-BD9B-4C6A-9835-84C990990490}" srcOrd="0" destOrd="0" presId="urn:microsoft.com/office/officeart/2005/8/layout/chevron2"/>
    <dgm:cxn modelId="{88679FCE-07B4-4532-97BC-827CDE2C5EE3}" srcId="{32CEA75F-2716-4E82-B897-B0DBCC124B4D}" destId="{06AC8C4E-06BA-4742-8095-1A1B56B71E8E}" srcOrd="0" destOrd="0" parTransId="{8AD50D9A-E402-44A5-B692-F57229848557}" sibTransId="{E36C543C-6CC0-4640-A78C-BA44063E0C7E}"/>
    <dgm:cxn modelId="{9CC1E0DC-6FA6-466E-85D8-AA097CC79C2A}" type="presOf" srcId="{E5B3EBBA-6B58-4534-910D-E21F8101CEE2}" destId="{EC91968C-D5FA-4358-B01A-B30E51952938}" srcOrd="0" destOrd="2" presId="urn:microsoft.com/office/officeart/2005/8/layout/chevron2"/>
    <dgm:cxn modelId="{16B0D7DF-A2E7-4864-916B-B22678EED178}" srcId="{8B7F333A-98DC-44A3-B60D-019A6F3A876E}" destId="{32CEA75F-2716-4E82-B897-B0DBCC124B4D}" srcOrd="1" destOrd="0" parTransId="{1B6DFE21-5B86-46B7-86A5-7C81FA9209FE}" sibTransId="{E944B890-7F6D-4D1F-AC36-390B996CBD1C}"/>
    <dgm:cxn modelId="{A26FB967-6657-4C52-8EB6-3C1E9C10814B}" type="presParOf" srcId="{BCE1E780-5761-40F1-AAD5-722CA51AF979}" destId="{C950D851-ED1A-4AAF-92A9-0DB050285722}" srcOrd="0" destOrd="0" presId="urn:microsoft.com/office/officeart/2005/8/layout/chevron2"/>
    <dgm:cxn modelId="{C2730FBC-DEE6-4943-A42B-4CE7A1F66674}" type="presParOf" srcId="{C950D851-ED1A-4AAF-92A9-0DB050285722}" destId="{3BEDB4CB-0B73-465A-A863-0B4650998C9B}" srcOrd="0" destOrd="0" presId="urn:microsoft.com/office/officeart/2005/8/layout/chevron2"/>
    <dgm:cxn modelId="{DD1AE70F-5E79-4A18-A180-0C6B6A9B216E}" type="presParOf" srcId="{C950D851-ED1A-4AAF-92A9-0DB050285722}" destId="{EC91968C-D5FA-4358-B01A-B30E51952938}" srcOrd="1" destOrd="0" presId="urn:microsoft.com/office/officeart/2005/8/layout/chevron2"/>
    <dgm:cxn modelId="{CA1C91B5-8750-4258-8CB3-16474EF88E5F}" type="presParOf" srcId="{BCE1E780-5761-40F1-AAD5-722CA51AF979}" destId="{AC4B7CFA-12CA-4EB0-AB21-C86B04C90746}" srcOrd="1" destOrd="0" presId="urn:microsoft.com/office/officeart/2005/8/layout/chevron2"/>
    <dgm:cxn modelId="{602BF491-1566-4B80-BD05-B8AF5165A62E}" type="presParOf" srcId="{BCE1E780-5761-40F1-AAD5-722CA51AF979}" destId="{8B31C736-6C2F-419A-84E5-CCF5F536A3A6}" srcOrd="2" destOrd="0" presId="urn:microsoft.com/office/officeart/2005/8/layout/chevron2"/>
    <dgm:cxn modelId="{6AA2149D-40DD-45C1-BC9F-3640EF7E9FA7}" type="presParOf" srcId="{8B31C736-6C2F-419A-84E5-CCF5F536A3A6}" destId="{A2134C43-AFCF-447C-9EF8-F742A0CD787D}" srcOrd="0" destOrd="0" presId="urn:microsoft.com/office/officeart/2005/8/layout/chevron2"/>
    <dgm:cxn modelId="{67EAC65C-15B5-4FCD-BAA3-2D716B6664E3}" type="presParOf" srcId="{8B31C736-6C2F-419A-84E5-CCF5F536A3A6}" destId="{97AC5996-7FF8-40A8-8535-48FD82007C03}" srcOrd="1" destOrd="0" presId="urn:microsoft.com/office/officeart/2005/8/layout/chevron2"/>
    <dgm:cxn modelId="{9C432612-2231-4915-8480-443C13172623}" type="presParOf" srcId="{BCE1E780-5761-40F1-AAD5-722CA51AF979}" destId="{4F0EC50F-CD0A-4DE3-8A79-4EAF7F93A6ED}" srcOrd="3" destOrd="0" presId="urn:microsoft.com/office/officeart/2005/8/layout/chevron2"/>
    <dgm:cxn modelId="{05036CFF-CC33-4111-B266-DC9F70244B61}" type="presParOf" srcId="{BCE1E780-5761-40F1-AAD5-722CA51AF979}" destId="{8999F4C3-F8CC-45AA-B479-4F8864C85274}" srcOrd="4" destOrd="0" presId="urn:microsoft.com/office/officeart/2005/8/layout/chevron2"/>
    <dgm:cxn modelId="{E23E8276-1E06-428E-B8B6-9AFFADFBD00C}" type="presParOf" srcId="{8999F4C3-F8CC-45AA-B479-4F8864C85274}" destId="{75D488CA-9E75-4902-8FB6-AB013D328D14}" srcOrd="0" destOrd="0" presId="urn:microsoft.com/office/officeart/2005/8/layout/chevron2"/>
    <dgm:cxn modelId="{CB198D96-4C79-4DE5-9073-D5664C7610C4}" type="presParOf" srcId="{8999F4C3-F8CC-45AA-B479-4F8864C85274}" destId="{E9CFC63A-BD9B-4C6A-9835-84C990990490}" srcOrd="1" destOrd="0" presId="urn:microsoft.com/office/officeart/2005/8/layout/chevron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6DEBDA-38B7-4010-9810-EB0C66FD4BF0}">
      <dsp:nvSpPr>
        <dsp:cNvPr id="0" name=""/>
        <dsp:cNvSpPr/>
      </dsp:nvSpPr>
      <dsp:spPr>
        <a:xfrm>
          <a:off x="1137411" y="-3607"/>
          <a:ext cx="3211577" cy="3211577"/>
        </a:xfrm>
        <a:prstGeom prst="circularArrow">
          <a:avLst>
            <a:gd name="adj1" fmla="val 5274"/>
            <a:gd name="adj2" fmla="val 312630"/>
            <a:gd name="adj3" fmla="val 14279447"/>
            <a:gd name="adj4" fmla="val 17097053"/>
            <a:gd name="adj5" fmla="val 547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F368AD9-5AA0-40C5-9778-6E336D965C8A}">
      <dsp:nvSpPr>
        <dsp:cNvPr id="0" name=""/>
        <dsp:cNvSpPr/>
      </dsp:nvSpPr>
      <dsp:spPr>
        <a:xfrm>
          <a:off x="2150491" y="974"/>
          <a:ext cx="1185416" cy="592708"/>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Identification</a:t>
          </a:r>
        </a:p>
      </dsp:txBody>
      <dsp:txXfrm>
        <a:off x="2179425" y="29908"/>
        <a:ext cx="1127548" cy="534840"/>
      </dsp:txXfrm>
    </dsp:sp>
    <dsp:sp modelId="{8216F1B9-8271-4A9E-9CF2-A3DCD54AE6FF}">
      <dsp:nvSpPr>
        <dsp:cNvPr id="0" name=""/>
        <dsp:cNvSpPr/>
      </dsp:nvSpPr>
      <dsp:spPr>
        <a:xfrm>
          <a:off x="3278811" y="652410"/>
          <a:ext cx="1185416" cy="592708"/>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Classification</a:t>
          </a:r>
        </a:p>
      </dsp:txBody>
      <dsp:txXfrm>
        <a:off x="3307745" y="681344"/>
        <a:ext cx="1127548" cy="534840"/>
      </dsp:txXfrm>
    </dsp:sp>
    <dsp:sp modelId="{9E2BDDE6-C09E-45B5-B2A7-6ED019878B31}">
      <dsp:nvSpPr>
        <dsp:cNvPr id="0" name=""/>
        <dsp:cNvSpPr/>
      </dsp:nvSpPr>
      <dsp:spPr>
        <a:xfrm>
          <a:off x="3278811" y="1955281"/>
          <a:ext cx="1185416" cy="592708"/>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Policy Creation</a:t>
          </a:r>
        </a:p>
      </dsp:txBody>
      <dsp:txXfrm>
        <a:off x="3307745" y="1984215"/>
        <a:ext cx="1127548" cy="534840"/>
      </dsp:txXfrm>
    </dsp:sp>
    <dsp:sp modelId="{7941F266-7A64-4EFC-AE63-481664CCA8B0}">
      <dsp:nvSpPr>
        <dsp:cNvPr id="0" name=""/>
        <dsp:cNvSpPr/>
      </dsp:nvSpPr>
      <dsp:spPr>
        <a:xfrm>
          <a:off x="2150491" y="2606717"/>
          <a:ext cx="1185416" cy="592708"/>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Access Control Modeling</a:t>
          </a:r>
        </a:p>
      </dsp:txBody>
      <dsp:txXfrm>
        <a:off x="2179425" y="2635651"/>
        <a:ext cx="1127548" cy="534840"/>
      </dsp:txXfrm>
    </dsp:sp>
    <dsp:sp modelId="{9247CCD9-5375-4B43-9533-5EB17F7929B2}">
      <dsp:nvSpPr>
        <dsp:cNvPr id="0" name=""/>
        <dsp:cNvSpPr/>
      </dsp:nvSpPr>
      <dsp:spPr>
        <a:xfrm>
          <a:off x="1022172" y="1955281"/>
          <a:ext cx="1185416" cy="592708"/>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Execution</a:t>
          </a:r>
        </a:p>
      </dsp:txBody>
      <dsp:txXfrm>
        <a:off x="1051106" y="1984215"/>
        <a:ext cx="1127548" cy="534840"/>
      </dsp:txXfrm>
    </dsp:sp>
    <dsp:sp modelId="{7CAFAE29-1AE3-4E53-8DA1-550D377FD01C}">
      <dsp:nvSpPr>
        <dsp:cNvPr id="0" name=""/>
        <dsp:cNvSpPr/>
      </dsp:nvSpPr>
      <dsp:spPr>
        <a:xfrm>
          <a:off x="1022172" y="652410"/>
          <a:ext cx="1185416" cy="592708"/>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Monitoring</a:t>
          </a:r>
        </a:p>
      </dsp:txBody>
      <dsp:txXfrm>
        <a:off x="1051106" y="681344"/>
        <a:ext cx="1127548" cy="5348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EDB4CB-0B73-465A-A863-0B4650998C9B}">
      <dsp:nvSpPr>
        <dsp:cNvPr id="0" name=""/>
        <dsp:cNvSpPr/>
      </dsp:nvSpPr>
      <dsp:spPr>
        <a:xfrm rot="5400000">
          <a:off x="-179846" y="182263"/>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Where</a:t>
          </a:r>
        </a:p>
      </dsp:txBody>
      <dsp:txXfrm rot="-5400000">
        <a:off x="1" y="422058"/>
        <a:ext cx="839284" cy="359693"/>
      </dsp:txXfrm>
    </dsp:sp>
    <dsp:sp modelId="{EC91968C-D5FA-4358-B01A-B30E51952938}">
      <dsp:nvSpPr>
        <dsp:cNvPr id="0" name=""/>
        <dsp:cNvSpPr/>
      </dsp:nvSpPr>
      <dsp:spPr>
        <a:xfrm rot="5400000">
          <a:off x="2773174" y="-1931473"/>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Identify attack surfaces</a:t>
          </a:r>
        </a:p>
        <a:p>
          <a:pPr marL="171450" lvl="1" indent="-171450" algn="l" defTabSz="711200">
            <a:lnSpc>
              <a:spcPct val="90000"/>
            </a:lnSpc>
            <a:spcBef>
              <a:spcPct val="0"/>
            </a:spcBef>
            <a:spcAft>
              <a:spcPct val="15000"/>
            </a:spcAft>
            <a:buChar char="•"/>
          </a:pPr>
          <a:r>
            <a:rPr lang="en-US" sz="1600" kern="1200"/>
            <a:t>Measure relevant security control</a:t>
          </a:r>
        </a:p>
        <a:p>
          <a:pPr marL="171450" lvl="1" indent="-171450" algn="l" defTabSz="711200">
            <a:lnSpc>
              <a:spcPct val="90000"/>
            </a:lnSpc>
            <a:spcBef>
              <a:spcPct val="0"/>
            </a:spcBef>
            <a:spcAft>
              <a:spcPct val="15000"/>
            </a:spcAft>
            <a:buChar char="•"/>
          </a:pPr>
          <a:r>
            <a:rPr lang="en-US" sz="1600" kern="1200"/>
            <a:t>Prioritize attack scenarios </a:t>
          </a:r>
        </a:p>
      </dsp:txBody>
      <dsp:txXfrm rot="-5400000">
        <a:off x="839284" y="40461"/>
        <a:ext cx="4609071" cy="703247"/>
      </dsp:txXfrm>
    </dsp:sp>
    <dsp:sp modelId="{A2134C43-AFCF-447C-9EF8-F742A0CD787D}">
      <dsp:nvSpPr>
        <dsp:cNvPr id="0" name=""/>
        <dsp:cNvSpPr/>
      </dsp:nvSpPr>
      <dsp:spPr>
        <a:xfrm rot="5400000">
          <a:off x="-179846" y="1180557"/>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r" defTabSz="800100">
            <a:lnSpc>
              <a:spcPct val="90000"/>
            </a:lnSpc>
            <a:spcBef>
              <a:spcPct val="0"/>
            </a:spcBef>
            <a:spcAft>
              <a:spcPct val="35000"/>
            </a:spcAft>
            <a:buNone/>
          </a:pPr>
          <a:r>
            <a:rPr lang="en-US" sz="1800" kern="1200"/>
            <a:t>  What	</a:t>
          </a:r>
        </a:p>
      </dsp:txBody>
      <dsp:txXfrm rot="-5400000">
        <a:off x="1" y="1420352"/>
        <a:ext cx="839284" cy="359693"/>
      </dsp:txXfrm>
    </dsp:sp>
    <dsp:sp modelId="{97AC5996-7FF8-40A8-8535-48FD82007C03}">
      <dsp:nvSpPr>
        <dsp:cNvPr id="0" name=""/>
        <dsp:cNvSpPr/>
      </dsp:nvSpPr>
      <dsp:spPr>
        <a:xfrm rot="5400000">
          <a:off x="2773174" y="-933178"/>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Discover and map critical assets</a:t>
          </a:r>
        </a:p>
        <a:p>
          <a:pPr marL="171450" lvl="1" indent="-171450" algn="l" defTabSz="711200">
            <a:lnSpc>
              <a:spcPct val="90000"/>
            </a:lnSpc>
            <a:spcBef>
              <a:spcPct val="0"/>
            </a:spcBef>
            <a:spcAft>
              <a:spcPct val="15000"/>
            </a:spcAft>
            <a:buChar char="•"/>
          </a:pPr>
          <a:r>
            <a:rPr lang="en-US" sz="1600" kern="1200"/>
            <a:t>Define strategy goals</a:t>
          </a:r>
        </a:p>
      </dsp:txBody>
      <dsp:txXfrm rot="-5400000">
        <a:off x="839284" y="1038756"/>
        <a:ext cx="4609071" cy="703247"/>
      </dsp:txXfrm>
    </dsp:sp>
    <dsp:sp modelId="{75D488CA-9E75-4902-8FB6-AB013D328D14}">
      <dsp:nvSpPr>
        <dsp:cNvPr id="0" name=""/>
        <dsp:cNvSpPr/>
      </dsp:nvSpPr>
      <dsp:spPr>
        <a:xfrm rot="5400000">
          <a:off x="-179846" y="2178851"/>
          <a:ext cx="1198977" cy="83928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How</a:t>
          </a:r>
        </a:p>
      </dsp:txBody>
      <dsp:txXfrm rot="-5400000">
        <a:off x="1" y="2418646"/>
        <a:ext cx="839284" cy="359693"/>
      </dsp:txXfrm>
    </dsp:sp>
    <dsp:sp modelId="{E9CFC63A-BD9B-4C6A-9835-84C990990490}">
      <dsp:nvSpPr>
        <dsp:cNvPr id="0" name=""/>
        <dsp:cNvSpPr/>
      </dsp:nvSpPr>
      <dsp:spPr>
        <a:xfrm rot="5400000">
          <a:off x="2773174" y="65115"/>
          <a:ext cx="779335" cy="464711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Understand personnel capabilities</a:t>
          </a:r>
        </a:p>
        <a:p>
          <a:pPr marL="171450" lvl="1" indent="-171450" algn="l" defTabSz="711200">
            <a:lnSpc>
              <a:spcPct val="90000"/>
            </a:lnSpc>
            <a:spcBef>
              <a:spcPct val="0"/>
            </a:spcBef>
            <a:spcAft>
              <a:spcPct val="15000"/>
            </a:spcAft>
            <a:buChar char="•"/>
          </a:pPr>
          <a:r>
            <a:rPr lang="en-US" sz="1600" kern="1200"/>
            <a:t>Decide between detection and prevention</a:t>
          </a:r>
        </a:p>
        <a:p>
          <a:pPr marL="171450" lvl="1" indent="-171450" algn="l" defTabSz="711200">
            <a:lnSpc>
              <a:spcPct val="90000"/>
            </a:lnSpc>
            <a:spcBef>
              <a:spcPct val="0"/>
            </a:spcBef>
            <a:spcAft>
              <a:spcPct val="15000"/>
            </a:spcAft>
            <a:buChar char="•"/>
          </a:pPr>
          <a:r>
            <a:rPr lang="en-US" sz="1600" kern="1200"/>
            <a:t>Assess deployment locations</a:t>
          </a:r>
        </a:p>
      </dsp:txBody>
      <dsp:txXfrm rot="-5400000">
        <a:off x="839284" y="2037049"/>
        <a:ext cx="4609071" cy="703247"/>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4190E-E424-45B3-B634-FAFD3D83A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Otorio-template-2019.dotx</Template>
  <TotalTime>1268</TotalTime>
  <Pages>38</Pages>
  <Words>9204</Words>
  <Characters>52467</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Danny Berko</dc:creator>
  <cp:lastModifiedBy>david goldhar</cp:lastModifiedBy>
  <cp:revision>16</cp:revision>
  <cp:lastPrinted>2018-09-05T11:18:00Z</cp:lastPrinted>
  <dcterms:created xsi:type="dcterms:W3CDTF">2019-02-27T17:01:00Z</dcterms:created>
  <dcterms:modified xsi:type="dcterms:W3CDTF">2019-02-28T14:09:00Z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qminfo">
    <vt:i4>6</vt:i4>
  </property>
  <property fmtid="{D5CDD505-2E9C-101B-9397-08002B2CF9AE}" pid="3" name="lqmsess">
    <vt:lpwstr>6630dd47-ed44-44bd-9048-638c22712f2f</vt:lpwstr>
  </property>
</Properties>
</file>