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lang w:bidi="ar-SA"/>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lang w:bidi="ar-SA"/>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v:textbox>
                <w10:wrap anchorx="margin"/>
              </v:shape>
            </w:pict>
          </mc:Fallback>
        </mc:AlternateContent>
      </w:r>
      <w:r>
        <w:rPr>
          <w:noProof/>
          <w:lang w:bidi="ar-SA"/>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0892DF2B" w:rsidR="00CA30DE" w:rsidRPr="00C73117" w:rsidRDefault="00CA30DE" w:rsidP="007F4EF6">
      <w:pPr>
        <w:pStyle w:val="Heading1"/>
        <w:pPrChange w:id="36" w:author="david goldhar" w:date="2019-02-26T08:36:00Z">
          <w:pPr/>
        </w:pPrChange>
      </w:pPr>
      <w:del w:id="37" w:author="david goldhar" w:date="2019-02-26T08:37:00Z">
        <w:r w:rsidRPr="00C73117" w:rsidDel="007F4EF6">
          <w:lastRenderedPageBreak/>
          <w:delText xml:space="preserve">1. </w:delText>
        </w:r>
      </w:del>
      <w:r w:rsidRPr="00C73117">
        <w:t>Executive summ</w:t>
      </w:r>
      <w:ins w:id="38" w:author="david goldhar" w:date="2019-02-25T17:39:00Z">
        <w:r w:rsidR="00000C21">
          <w:t>a</w:t>
        </w:r>
      </w:ins>
      <w:del w:id="39" w:author="david goldhar" w:date="2019-02-25T17:39:00Z">
        <w:r w:rsidRPr="00C73117" w:rsidDel="00000C21">
          <w:delText>e</w:delText>
        </w:r>
      </w:del>
      <w:r w:rsidRPr="00C73117">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40"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41" w:author="david goldhar" w:date="2019-02-25T17:40:00Z">
        <w:r w:rsidRPr="00846AF0" w:rsidDel="0079217F">
          <w:rPr>
            <w:rFonts w:cstheme="minorHAnsi"/>
            <w:sz w:val="24"/>
            <w:szCs w:val="24"/>
          </w:rPr>
          <w:delText xml:space="preserve">in </w:delText>
        </w:r>
      </w:del>
      <w:ins w:id="42"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3" w:author="david goldhar" w:date="2019-02-25T17:40:00Z">
        <w:r w:rsidR="0079217F">
          <w:rPr>
            <w:rFonts w:cstheme="minorHAnsi"/>
            <w:sz w:val="24"/>
            <w:szCs w:val="24"/>
          </w:rPr>
          <w:t xml:space="preserve">the </w:t>
        </w:r>
      </w:ins>
      <w:r w:rsidRPr="00846AF0">
        <w:rPr>
          <w:rFonts w:cstheme="minorHAnsi"/>
          <w:sz w:val="24"/>
          <w:szCs w:val="24"/>
        </w:rPr>
        <w:t>opportunit</w:t>
      </w:r>
      <w:ins w:id="44" w:author="david goldhar" w:date="2019-02-25T17:40:00Z">
        <w:r w:rsidR="0079217F">
          <w:rPr>
            <w:rFonts w:cstheme="minorHAnsi"/>
            <w:sz w:val="24"/>
            <w:szCs w:val="24"/>
          </w:rPr>
          <w:t>y</w:t>
        </w:r>
      </w:ins>
      <w:del w:id="45"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6"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7" w:author="david goldhar" w:date="2019-02-25T17:40:00Z">
        <w:r w:rsidR="0079217F">
          <w:rPr>
            <w:rFonts w:cstheme="minorHAnsi"/>
            <w:sz w:val="24"/>
            <w:szCs w:val="24"/>
          </w:rPr>
          <w:t>,</w:t>
        </w:r>
      </w:ins>
      <w:r w:rsidRPr="00846AF0">
        <w:rPr>
          <w:rFonts w:cstheme="minorHAnsi"/>
          <w:sz w:val="24"/>
          <w:szCs w:val="24"/>
        </w:rPr>
        <w:t xml:space="preserve"> and operate freely </w:t>
      </w:r>
      <w:ins w:id="48"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9" w:author="david goldhar" w:date="2019-02-25T17:41:00Z">
        <w:r w:rsidR="0079217F">
          <w:rPr>
            <w:rFonts w:cstheme="minorHAnsi"/>
            <w:sz w:val="24"/>
            <w:szCs w:val="24"/>
          </w:rPr>
          <w:t>,</w:t>
        </w:r>
      </w:ins>
      <w:r w:rsidRPr="00846AF0">
        <w:rPr>
          <w:rFonts w:cstheme="minorHAnsi"/>
          <w:sz w:val="24"/>
          <w:szCs w:val="24"/>
        </w:rPr>
        <w:t xml:space="preserve"> and </w:t>
      </w:r>
      <w:ins w:id="50"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51" w:author="david goldhar" w:date="2019-02-25T17:41:00Z">
        <w:r w:rsidR="0079217F">
          <w:rPr>
            <w:rFonts w:cstheme="minorHAnsi"/>
            <w:sz w:val="24"/>
            <w:szCs w:val="24"/>
          </w:rPr>
          <w:t>,</w:t>
        </w:r>
      </w:ins>
      <w:del w:id="52"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3" w:author="david goldhar" w:date="2019-02-25T17:41:00Z">
        <w:r w:rsidDel="0079217F">
          <w:rPr>
            <w:rFonts w:cstheme="minorHAnsi"/>
            <w:sz w:val="24"/>
            <w:szCs w:val="24"/>
          </w:rPr>
          <w:delText xml:space="preserve">inadequate </w:delText>
        </w:r>
      </w:del>
      <w:ins w:id="54"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5"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6"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7"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8" w:author="david goldhar" w:date="2019-02-25T17:43:00Z">
        <w:r w:rsidR="0079217F">
          <w:rPr>
            <w:rFonts w:cstheme="minorHAnsi"/>
            <w:sz w:val="24"/>
            <w:szCs w:val="24"/>
          </w:rPr>
          <w:t>,</w:t>
        </w:r>
      </w:ins>
      <w:r w:rsidRPr="00846AF0">
        <w:rPr>
          <w:rFonts w:cstheme="minorHAnsi"/>
          <w:sz w:val="24"/>
          <w:szCs w:val="24"/>
        </w:rPr>
        <w:t xml:space="preserve"> and the </w:t>
      </w:r>
      <w:ins w:id="59" w:author="david goldhar" w:date="2019-02-25T17:43:00Z">
        <w:r w:rsidR="0079217F">
          <w:rPr>
            <w:rFonts w:cstheme="minorHAnsi"/>
            <w:sz w:val="24"/>
            <w:szCs w:val="24"/>
          </w:rPr>
          <w:t xml:space="preserve">ability of </w:t>
        </w:r>
      </w:ins>
      <w:r w:rsidRPr="00846AF0">
        <w:rPr>
          <w:rFonts w:cstheme="minorHAnsi"/>
          <w:sz w:val="24"/>
          <w:szCs w:val="24"/>
        </w:rPr>
        <w:t>plant</w:t>
      </w:r>
      <w:del w:id="60"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61"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2"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63"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64" w:author="david goldhar" w:date="2019-02-25T17:43:00Z">
        <w:r w:rsidR="00D52BEE">
          <w:rPr>
            <w:rFonts w:cstheme="minorHAnsi"/>
            <w:sz w:val="24"/>
            <w:szCs w:val="24"/>
          </w:rPr>
          <w:t>,</w:t>
        </w:r>
      </w:ins>
      <w:r>
        <w:rPr>
          <w:rFonts w:cstheme="minorHAnsi"/>
          <w:sz w:val="24"/>
          <w:szCs w:val="24"/>
        </w:rPr>
        <w:t xml:space="preserve"> in general</w:t>
      </w:r>
      <w:ins w:id="65"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66" w:author="david goldhar" w:date="2019-02-25T17:45:00Z">
        <w:r w:rsidRPr="00846AF0" w:rsidDel="00D52BEE">
          <w:rPr>
            <w:rFonts w:cstheme="minorHAnsi"/>
            <w:sz w:val="24"/>
            <w:szCs w:val="24"/>
          </w:rPr>
          <w:delText xml:space="preserve">as </w:delText>
        </w:r>
      </w:del>
      <w:ins w:id="67" w:author="david goldhar" w:date="2019-02-25T17:45:00Z">
        <w:r w:rsidR="00D52BEE">
          <w:rPr>
            <w:rFonts w:cstheme="minorHAnsi"/>
            <w:sz w:val="24"/>
            <w:szCs w:val="24"/>
          </w:rPr>
          <w:t xml:space="preserve">like </w:t>
        </w:r>
      </w:ins>
      <w:r w:rsidRPr="00846AF0">
        <w:rPr>
          <w:rFonts w:cstheme="minorHAnsi"/>
          <w:sz w:val="24"/>
          <w:szCs w:val="24"/>
        </w:rPr>
        <w:t>most industrial world</w:t>
      </w:r>
      <w:del w:id="68"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9"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70" w:author="david goldhar" w:date="2019-02-25T17:45:00Z">
        <w:r w:rsidR="00D52BEE">
          <w:rPr>
            <w:rFonts w:cstheme="minorHAnsi"/>
            <w:sz w:val="24"/>
            <w:szCs w:val="24"/>
          </w:rPr>
          <w:t>-</w:t>
        </w:r>
      </w:ins>
      <w:del w:id="71"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2"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3" w:author="david goldhar" w:date="2019-02-25T17:45:00Z">
        <w:r w:rsidR="00D52BEE">
          <w:rPr>
            <w:rFonts w:cstheme="minorHAnsi"/>
            <w:sz w:val="24"/>
            <w:szCs w:val="24"/>
          </w:rPr>
          <w:t>,</w:t>
        </w:r>
      </w:ins>
      <w:r w:rsidRPr="00846AF0">
        <w:rPr>
          <w:rFonts w:cstheme="minorHAnsi"/>
          <w:sz w:val="24"/>
          <w:szCs w:val="24"/>
        </w:rPr>
        <w:t xml:space="preserve"> for </w:t>
      </w:r>
      <w:ins w:id="74" w:author="david goldhar" w:date="2019-02-25T17:45:00Z">
        <w:r w:rsidR="00D52BEE">
          <w:rPr>
            <w:rFonts w:cstheme="minorHAnsi"/>
            <w:sz w:val="24"/>
            <w:szCs w:val="24"/>
          </w:rPr>
          <w:t xml:space="preserve">a various </w:t>
        </w:r>
      </w:ins>
      <w:del w:id="75"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6" w:author="david goldhar" w:date="2019-02-25T17:46:00Z">
        <w:r w:rsidR="00CD29C0">
          <w:rPr>
            <w:rFonts w:cstheme="minorHAnsi"/>
            <w:sz w:val="24"/>
            <w:szCs w:val="24"/>
          </w:rPr>
          <w:t>-</w:t>
        </w:r>
      </w:ins>
      <w:del w:id="77"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8"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9" w:author="david goldhar" w:date="2019-02-25T17:46:00Z">
        <w:r w:rsidR="00CD29C0">
          <w:rPr>
            <w:rFonts w:cstheme="minorHAnsi"/>
            <w:sz w:val="24"/>
            <w:szCs w:val="24"/>
          </w:rPr>
          <w:t>,</w:t>
        </w:r>
      </w:ins>
      <w:r w:rsidRPr="00846AF0">
        <w:rPr>
          <w:rFonts w:cstheme="minorHAnsi"/>
          <w:sz w:val="24"/>
          <w:szCs w:val="24"/>
        </w:rPr>
        <w:t xml:space="preserve"> aim to tip the balance </w:t>
      </w:r>
      <w:del w:id="80" w:author="david goldhar" w:date="2019-02-25T17:46:00Z">
        <w:r w:rsidRPr="00846AF0" w:rsidDel="00CD29C0">
          <w:rPr>
            <w:rFonts w:cstheme="minorHAnsi"/>
            <w:sz w:val="24"/>
            <w:szCs w:val="24"/>
          </w:rPr>
          <w:delText xml:space="preserve">to </w:delText>
        </w:r>
      </w:del>
      <w:ins w:id="81"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2"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3" w:author="david goldhar" w:date="2019-02-25T17:47:00Z">
        <w:r>
          <w:rPr>
            <w:rFonts w:cstheme="minorHAnsi"/>
            <w:sz w:val="24"/>
            <w:szCs w:val="24"/>
          </w:rPr>
          <w:t xml:space="preserve">Most </w:t>
        </w:r>
      </w:ins>
      <w:del w:id="84"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5" w:author="david goldhar" w:date="2019-02-25T17:47:00Z">
        <w:r>
          <w:rPr>
            <w:rFonts w:cstheme="minorHAnsi"/>
            <w:sz w:val="24"/>
            <w:szCs w:val="24"/>
          </w:rPr>
          <w:t>y</w:t>
        </w:r>
      </w:ins>
      <w:del w:id="86"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7" w:author="david goldhar" w:date="2019-02-25T17:47:00Z">
        <w:r>
          <w:rPr>
            <w:rFonts w:cstheme="minorHAnsi"/>
            <w:sz w:val="24"/>
            <w:szCs w:val="24"/>
          </w:rPr>
          <w:t xml:space="preserve">creating a </w:t>
        </w:r>
      </w:ins>
      <w:del w:id="88"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9"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90"/>
      <w:r w:rsidR="00CA30DE" w:rsidRPr="00846AF0">
        <w:rPr>
          <w:rFonts w:cstheme="minorHAnsi"/>
          <w:sz w:val="24"/>
          <w:szCs w:val="24"/>
        </w:rPr>
        <w:t xml:space="preserve">implantation </w:t>
      </w:r>
      <w:commentRangeEnd w:id="90"/>
      <w:r>
        <w:rPr>
          <w:rStyle w:val="CommentReference"/>
        </w:rPr>
        <w:commentReference w:id="90"/>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lang w:bidi="ar-SA"/>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1"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2"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3"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4"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5" w:author="david goldhar" w:date="2019-02-25T17:55:00Z">
        <w:r w:rsidR="00BC79F0">
          <w:rPr>
            <w:rFonts w:cstheme="minorHAnsi"/>
            <w:sz w:val="24"/>
            <w:szCs w:val="24"/>
          </w:rPr>
          <w:t xml:space="preserve">the </w:t>
        </w:r>
      </w:ins>
      <w:r w:rsidR="00EF4787">
        <w:rPr>
          <w:rFonts w:cstheme="minorHAnsi"/>
          <w:sz w:val="24"/>
          <w:szCs w:val="24"/>
        </w:rPr>
        <w:t>MB</w:t>
      </w:r>
      <w:del w:id="96"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7"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8"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9" w:author="david goldhar" w:date="2019-02-25T17:56:00Z">
        <w:r w:rsidR="00BC79F0">
          <w:rPr>
            <w:rFonts w:cstheme="minorHAnsi"/>
            <w:sz w:val="24"/>
            <w:szCs w:val="24"/>
          </w:rPr>
          <w:t>,</w:t>
        </w:r>
      </w:ins>
      <w:r>
        <w:rPr>
          <w:rFonts w:cstheme="minorHAnsi"/>
          <w:sz w:val="24"/>
          <w:szCs w:val="24"/>
        </w:rPr>
        <w:t xml:space="preserve"> by applying attack vector</w:t>
      </w:r>
      <w:del w:id="100"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1"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2" w:author="david goldhar" w:date="2019-02-25T17:56:00Z">
        <w:r w:rsidRPr="00846AF0" w:rsidDel="00BC79F0">
          <w:rPr>
            <w:rFonts w:cstheme="minorHAnsi"/>
            <w:sz w:val="24"/>
            <w:szCs w:val="24"/>
          </w:rPr>
          <w:delText xml:space="preserve">their </w:delText>
        </w:r>
      </w:del>
      <w:ins w:id="103"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4"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5"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6" w:author="david goldhar" w:date="2019-02-25T17:57:00Z">
        <w:r w:rsidR="00BC79F0">
          <w:rPr>
            <w:rFonts w:cstheme="minorHAnsi"/>
            <w:sz w:val="24"/>
            <w:szCs w:val="24"/>
          </w:rPr>
          <w:t xml:space="preserve">al </w:t>
        </w:r>
      </w:ins>
      <w:del w:id="107" w:author="david goldhar" w:date="2019-02-25T17:57:00Z">
        <w:r w:rsidDel="00BC79F0">
          <w:rPr>
            <w:rFonts w:cstheme="minorHAnsi"/>
            <w:sz w:val="24"/>
            <w:szCs w:val="24"/>
          </w:rPr>
          <w:delText xml:space="preserve">ed way </w:delText>
        </w:r>
      </w:del>
      <w:r>
        <w:rPr>
          <w:rFonts w:cstheme="minorHAnsi"/>
          <w:sz w:val="24"/>
          <w:szCs w:val="24"/>
        </w:rPr>
        <w:t xml:space="preserve">for </w:t>
      </w:r>
      <w:ins w:id="108"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9" w:author="david goldhar" w:date="2019-02-25T17:57:00Z">
        <w:r w:rsidR="00BC79F0">
          <w:rPr>
            <w:rFonts w:cstheme="minorHAnsi"/>
            <w:sz w:val="24"/>
            <w:szCs w:val="24"/>
          </w:rPr>
          <w:t>,</w:t>
        </w:r>
      </w:ins>
      <w:r w:rsidRPr="00B40F8F">
        <w:rPr>
          <w:rFonts w:cstheme="minorHAnsi"/>
          <w:sz w:val="24"/>
          <w:szCs w:val="24"/>
        </w:rPr>
        <w:t xml:space="preserve"> due to a wide </w:t>
      </w:r>
      <w:del w:id="110" w:author="david goldhar" w:date="2019-02-25T17:57:00Z">
        <w:r w:rsidRPr="00B40F8F" w:rsidDel="00BC79F0">
          <w:rPr>
            <w:rFonts w:cstheme="minorHAnsi"/>
            <w:sz w:val="24"/>
            <w:szCs w:val="24"/>
          </w:rPr>
          <w:delText xml:space="preserve">spectrum </w:delText>
        </w:r>
      </w:del>
      <w:ins w:id="111" w:author="david goldhar" w:date="2019-02-25T17:57:00Z">
        <w:r w:rsidR="00BC79F0">
          <w:rPr>
            <w:rFonts w:cstheme="minorHAnsi"/>
            <w:sz w:val="24"/>
            <w:szCs w:val="24"/>
          </w:rPr>
          <w:t xml:space="preserve">range </w:t>
        </w:r>
      </w:ins>
      <w:r w:rsidRPr="00B40F8F">
        <w:rPr>
          <w:rFonts w:cstheme="minorHAnsi"/>
          <w:sz w:val="24"/>
          <w:szCs w:val="24"/>
        </w:rPr>
        <w:t>of day</w:t>
      </w:r>
      <w:ins w:id="112" w:author="david goldhar" w:date="2019-02-25T17:57:00Z">
        <w:r w:rsidR="00BC79F0">
          <w:rPr>
            <w:rFonts w:cstheme="minorHAnsi"/>
            <w:sz w:val="24"/>
            <w:szCs w:val="24"/>
          </w:rPr>
          <w:t>-</w:t>
        </w:r>
      </w:ins>
      <w:del w:id="113"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4"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5" w:author="david goldhar" w:date="2019-02-25T17:57:00Z">
        <w:r w:rsidR="00BC79F0">
          <w:rPr>
            <w:rFonts w:cstheme="minorHAnsi"/>
            <w:sz w:val="24"/>
            <w:szCs w:val="24"/>
          </w:rPr>
          <w:t>,</w:t>
        </w:r>
      </w:ins>
      <w:r w:rsidRPr="00B40F8F">
        <w:rPr>
          <w:rFonts w:cstheme="minorHAnsi"/>
          <w:sz w:val="24"/>
          <w:szCs w:val="24"/>
        </w:rPr>
        <w:t xml:space="preserve"> while the remain</w:t>
      </w:r>
      <w:ins w:id="116" w:author="david goldhar" w:date="2019-02-25T17:57:00Z">
        <w:r w:rsidR="00BC79F0">
          <w:rPr>
            <w:rFonts w:cstheme="minorHAnsi"/>
            <w:sz w:val="24"/>
            <w:szCs w:val="24"/>
          </w:rPr>
          <w:t xml:space="preserve">ing attacks </w:t>
        </w:r>
      </w:ins>
      <w:del w:id="117"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8"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9"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20" w:author="david goldhar" w:date="2019-02-25T17:58:00Z">
        <w:r w:rsidR="00BC79F0">
          <w:rPr>
            <w:rFonts w:cstheme="minorHAnsi"/>
            <w:sz w:val="24"/>
            <w:szCs w:val="24"/>
          </w:rPr>
          <w:t>,</w:t>
        </w:r>
      </w:ins>
      <w:r w:rsidRPr="00B40F8F">
        <w:rPr>
          <w:rFonts w:cstheme="minorHAnsi"/>
          <w:sz w:val="24"/>
          <w:szCs w:val="24"/>
        </w:rPr>
        <w:t xml:space="preserve"> </w:t>
      </w:r>
      <w:del w:id="121" w:author="david goldhar" w:date="2019-02-25T17:58:00Z">
        <w:r w:rsidRPr="00B40F8F" w:rsidDel="00BC79F0">
          <w:rPr>
            <w:rFonts w:cstheme="minorHAnsi"/>
            <w:sz w:val="24"/>
            <w:szCs w:val="24"/>
          </w:rPr>
          <w:delText xml:space="preserve">as part as </w:delText>
        </w:r>
      </w:del>
      <w:ins w:id="122"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3" w:author="david goldhar" w:date="2019-02-25T17:58:00Z">
        <w:r w:rsidR="00BC79F0">
          <w:rPr>
            <w:rFonts w:cstheme="minorHAnsi"/>
            <w:sz w:val="24"/>
            <w:szCs w:val="24"/>
          </w:rPr>
          <w:t xml:space="preserve">inability of </w:t>
        </w:r>
      </w:ins>
      <w:r w:rsidRPr="00B40F8F">
        <w:rPr>
          <w:rFonts w:cstheme="minorHAnsi"/>
          <w:sz w:val="24"/>
          <w:szCs w:val="24"/>
        </w:rPr>
        <w:t>the hall</w:t>
      </w:r>
      <w:del w:id="124"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5"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6"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7"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8" w:author="david goldhar" w:date="2019-02-26T08:26:00Z">
        <w:r w:rsidR="005F4612">
          <w:rPr>
            <w:rFonts w:cstheme="minorHAnsi"/>
            <w:sz w:val="24"/>
            <w:szCs w:val="24"/>
          </w:rPr>
          <w:t xml:space="preserve">can </w:t>
        </w:r>
      </w:ins>
      <w:ins w:id="129" w:author="david goldhar" w:date="2019-02-25T18:00:00Z">
        <w:r w:rsidR="00C86784" w:rsidRPr="00846AF0">
          <w:rPr>
            <w:rFonts w:cstheme="minorHAnsi"/>
            <w:sz w:val="24"/>
            <w:szCs w:val="24"/>
          </w:rPr>
          <w:t xml:space="preserve">considerably </w:t>
        </w:r>
      </w:ins>
      <w:r>
        <w:rPr>
          <w:rFonts w:cstheme="minorHAnsi"/>
          <w:sz w:val="24"/>
          <w:szCs w:val="24"/>
        </w:rPr>
        <w:t>reduce</w:t>
      </w:r>
      <w:del w:id="130" w:author="david goldhar" w:date="2019-02-26T08:26:00Z">
        <w:r w:rsidDel="005F4612">
          <w:rPr>
            <w:rFonts w:cstheme="minorHAnsi"/>
            <w:sz w:val="24"/>
            <w:szCs w:val="24"/>
          </w:rPr>
          <w:delText>s</w:delText>
        </w:r>
      </w:del>
      <w:r>
        <w:rPr>
          <w:rFonts w:cstheme="minorHAnsi"/>
          <w:sz w:val="24"/>
          <w:szCs w:val="24"/>
        </w:rPr>
        <w:t xml:space="preserve"> </w:t>
      </w:r>
      <w:del w:id="13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3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3" w:author="david goldhar" w:date="2019-02-25T18:01:00Z">
        <w:r w:rsidRPr="00846AF0" w:rsidDel="00C86784">
          <w:rPr>
            <w:rFonts w:cstheme="minorHAnsi"/>
            <w:sz w:val="24"/>
            <w:szCs w:val="24"/>
          </w:rPr>
          <w:delText xml:space="preserve">enlarging </w:delText>
        </w:r>
      </w:del>
      <w:ins w:id="13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5" w:author="david goldhar" w:date="2019-02-25T18:01:00Z">
        <w:r w:rsidR="00C86784">
          <w:rPr>
            <w:rFonts w:cstheme="minorHAnsi"/>
            <w:sz w:val="24"/>
            <w:szCs w:val="24"/>
          </w:rPr>
          <w:t xml:space="preserve">can </w:t>
        </w:r>
      </w:ins>
      <w:del w:id="136" w:author="david goldhar" w:date="2019-02-25T18:01:00Z">
        <w:r w:rsidDel="00C86784">
          <w:rPr>
            <w:rFonts w:cstheme="minorHAnsi"/>
            <w:sz w:val="24"/>
            <w:szCs w:val="24"/>
          </w:rPr>
          <w:delText xml:space="preserve">interrupt </w:delText>
        </w:r>
      </w:del>
      <w:ins w:id="13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proofErr w:type="gramStart"/>
      <w:ins w:id="138" w:author="david goldhar" w:date="2019-02-26T08:27:00Z">
        <w:r w:rsidR="005F4612">
          <w:rPr>
            <w:rFonts w:cstheme="minorHAnsi"/>
            <w:sz w:val="24"/>
            <w:szCs w:val="24"/>
          </w:rPr>
          <w:t xml:space="preserve">. </w:t>
        </w:r>
        <w:proofErr w:type="gramEnd"/>
        <w:r w:rsidR="005F4612">
          <w:rPr>
            <w:rFonts w:cstheme="minorHAnsi"/>
            <w:sz w:val="24"/>
            <w:szCs w:val="24"/>
          </w:rPr>
          <w:t>A</w:t>
        </w:r>
      </w:ins>
      <w:del w:id="13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140" w:author="david goldhar" w:date="2019-02-26T08:27:00Z">
        <w:r w:rsidR="005F4612">
          <w:rPr>
            <w:rFonts w:cstheme="minorHAnsi"/>
            <w:sz w:val="24"/>
            <w:szCs w:val="24"/>
          </w:rPr>
          <w:t>ic</w:t>
        </w:r>
      </w:ins>
      <w:del w:id="14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142" w:author="david goldhar" w:date="2019-02-26T08:27:00Z">
        <w:r w:rsidRPr="00846AF0" w:rsidDel="005F4612">
          <w:rPr>
            <w:rFonts w:cstheme="minorHAnsi"/>
            <w:sz w:val="24"/>
            <w:szCs w:val="24"/>
          </w:rPr>
          <w:delText xml:space="preserve">designed </w:delText>
        </w:r>
      </w:del>
      <w:ins w:id="14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14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145" w:author="david goldhar" w:date="2019-02-26T08:28:00Z">
        <w:r w:rsidR="005F4612">
          <w:rPr>
            <w:rFonts w:cstheme="minorHAnsi"/>
            <w:sz w:val="24"/>
            <w:szCs w:val="24"/>
          </w:rPr>
          <w:t>,</w:t>
        </w:r>
      </w:ins>
      <w:r>
        <w:rPr>
          <w:rFonts w:cstheme="minorHAnsi"/>
          <w:sz w:val="24"/>
          <w:szCs w:val="24"/>
        </w:rPr>
        <w:t xml:space="preserve"> if </w:t>
      </w:r>
      <w:del w:id="146" w:author="david goldhar" w:date="2019-02-26T08:28:00Z">
        <w:r w:rsidDel="005F4612">
          <w:rPr>
            <w:rFonts w:cstheme="minorHAnsi"/>
            <w:sz w:val="24"/>
            <w:szCs w:val="24"/>
          </w:rPr>
          <w:delText xml:space="preserve">handled </w:delText>
        </w:r>
      </w:del>
      <w:r>
        <w:rPr>
          <w:rFonts w:cstheme="minorHAnsi"/>
          <w:sz w:val="24"/>
          <w:szCs w:val="24"/>
        </w:rPr>
        <w:t xml:space="preserve">not </w:t>
      </w:r>
      <w:ins w:id="147" w:author="david goldhar" w:date="2019-02-26T08:28:00Z">
        <w:r w:rsidR="005F4612">
          <w:rPr>
            <w:rFonts w:cstheme="minorHAnsi"/>
            <w:sz w:val="24"/>
            <w:szCs w:val="24"/>
          </w:rPr>
          <w:t xml:space="preserve">handled </w:t>
        </w:r>
      </w:ins>
      <w:r>
        <w:rPr>
          <w:rFonts w:cstheme="minorHAnsi"/>
          <w:sz w:val="24"/>
          <w:szCs w:val="24"/>
        </w:rPr>
        <w:t>with the appropriate consideration</w:t>
      </w:r>
      <w:ins w:id="14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14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150" w:author="david goldhar" w:date="2019-02-26T08:28:00Z">
        <w:r w:rsidR="005F4612">
          <w:rPr>
            <w:rFonts w:cstheme="minorHAnsi"/>
            <w:sz w:val="24"/>
            <w:szCs w:val="24"/>
          </w:rPr>
          <w:t xml:space="preserve">the </w:t>
        </w:r>
      </w:ins>
      <w:r>
        <w:rPr>
          <w:rFonts w:cstheme="minorHAnsi"/>
          <w:sz w:val="24"/>
          <w:szCs w:val="24"/>
        </w:rPr>
        <w:t>one hand</w:t>
      </w:r>
      <w:ins w:id="151" w:author="david goldhar" w:date="2019-02-26T08:28:00Z">
        <w:r w:rsidR="005F4612">
          <w:rPr>
            <w:rFonts w:cstheme="minorHAnsi"/>
            <w:sz w:val="24"/>
            <w:szCs w:val="24"/>
          </w:rPr>
          <w:t>,</w:t>
        </w:r>
      </w:ins>
      <w:r>
        <w:rPr>
          <w:rFonts w:cstheme="minorHAnsi"/>
          <w:sz w:val="24"/>
          <w:szCs w:val="24"/>
        </w:rPr>
        <w:t xml:space="preserve"> and unaccept</w:t>
      </w:r>
      <w:ins w:id="152" w:author="david goldhar" w:date="2019-02-26T08:28:00Z">
        <w:r w:rsidR="005F4612">
          <w:rPr>
            <w:rFonts w:cstheme="minorHAnsi"/>
            <w:sz w:val="24"/>
            <w:szCs w:val="24"/>
          </w:rPr>
          <w:t>able</w:t>
        </w:r>
      </w:ins>
      <w:del w:id="15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154" w:author="david goldhar" w:date="2019-02-26T08:29:00Z">
        <w:r w:rsidR="005F4612">
          <w:rPr>
            <w:rFonts w:cstheme="minorHAnsi"/>
            <w:sz w:val="24"/>
            <w:szCs w:val="24"/>
          </w:rPr>
          <w:t>,</w:t>
        </w:r>
      </w:ins>
      <w:r>
        <w:rPr>
          <w:rFonts w:cstheme="minorHAnsi"/>
          <w:sz w:val="24"/>
          <w:szCs w:val="24"/>
        </w:rPr>
        <w:t xml:space="preserve"> designed to complement </w:t>
      </w:r>
      <w:ins w:id="15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156" w:author="david goldhar" w:date="2019-02-26T08:29:00Z">
        <w:r w:rsidR="005F4612">
          <w:rPr>
            <w:rFonts w:cstheme="minorHAnsi"/>
            <w:sz w:val="24"/>
            <w:szCs w:val="24"/>
          </w:rPr>
          <w:t>,</w:t>
        </w:r>
      </w:ins>
      <w:r w:rsidRPr="00861847">
        <w:rPr>
          <w:rFonts w:cstheme="minorHAnsi"/>
          <w:sz w:val="24"/>
          <w:szCs w:val="24"/>
        </w:rPr>
        <w:t xml:space="preserve"> we </w:t>
      </w:r>
      <w:del w:id="15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158" w:author="david goldhar" w:date="2019-02-26T08:30:00Z">
        <w:r w:rsidR="005F4612">
          <w:rPr>
            <w:rFonts w:cstheme="minorHAnsi"/>
            <w:sz w:val="24"/>
            <w:szCs w:val="24"/>
          </w:rPr>
          <w:t>e</w:t>
        </w:r>
      </w:ins>
      <w:del w:id="15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16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161" w:author="david goldhar" w:date="2019-02-26T08:30:00Z">
        <w:r w:rsidRPr="00861847" w:rsidDel="005F4612">
          <w:rPr>
            <w:rFonts w:cstheme="minorHAnsi"/>
            <w:sz w:val="24"/>
            <w:szCs w:val="24"/>
          </w:rPr>
          <w:delText xml:space="preserve">that would </w:delText>
        </w:r>
      </w:del>
      <w:ins w:id="162" w:author="david goldhar" w:date="2019-02-26T08:30:00Z">
        <w:r w:rsidR="005F4612">
          <w:rPr>
            <w:rFonts w:cstheme="minorHAnsi"/>
            <w:sz w:val="24"/>
            <w:szCs w:val="24"/>
          </w:rPr>
          <w:t xml:space="preserve">in order to </w:t>
        </w:r>
      </w:ins>
      <w:r w:rsidRPr="00861847">
        <w:rPr>
          <w:rFonts w:cstheme="minorHAnsi"/>
          <w:sz w:val="24"/>
          <w:szCs w:val="24"/>
        </w:rPr>
        <w:t>balance</w:t>
      </w:r>
      <w:del w:id="16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16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16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16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167" w:author="david goldhar" w:date="2019-02-26T08:31:00Z">
        <w:r w:rsidR="005F4612">
          <w:rPr>
            <w:rFonts w:cstheme="minorHAnsi"/>
            <w:sz w:val="24"/>
            <w:szCs w:val="24"/>
          </w:rPr>
          <w:t xml:space="preserve">an </w:t>
        </w:r>
      </w:ins>
      <w:r>
        <w:rPr>
          <w:rFonts w:cstheme="minorHAnsi"/>
          <w:sz w:val="24"/>
          <w:szCs w:val="24"/>
        </w:rPr>
        <w:t>overview for SITS 2.0 optional segmentation</w:t>
      </w:r>
      <w:del w:id="168" w:author="david goldhar" w:date="2019-02-26T08:31:00Z">
        <w:r w:rsidDel="005F4612">
          <w:rPr>
            <w:rFonts w:cstheme="minorHAnsi"/>
            <w:sz w:val="24"/>
            <w:szCs w:val="24"/>
          </w:rPr>
          <w:delText>’s</w:delText>
        </w:r>
      </w:del>
      <w:r>
        <w:rPr>
          <w:rFonts w:cstheme="minorHAnsi"/>
          <w:sz w:val="24"/>
          <w:szCs w:val="24"/>
        </w:rPr>
        <w:t xml:space="preserve"> options</w:t>
      </w:r>
      <w:ins w:id="16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170" w:author="david goldhar" w:date="2019-02-26T08:31:00Z">
        <w:r w:rsidR="005F4612">
          <w:rPr>
            <w:rFonts w:cstheme="minorHAnsi"/>
            <w:sz w:val="24"/>
            <w:szCs w:val="24"/>
          </w:rPr>
          <w:t xml:space="preserve">the </w:t>
        </w:r>
      </w:ins>
      <w:r w:rsidR="00EF4787">
        <w:rPr>
          <w:rFonts w:cstheme="minorHAnsi"/>
          <w:sz w:val="24"/>
          <w:szCs w:val="24"/>
        </w:rPr>
        <w:t>MB</w:t>
      </w:r>
      <w:del w:id="171" w:author="david goldhar" w:date="2019-02-26T08:31:00Z">
        <w:r w:rsidDel="005F4612">
          <w:rPr>
            <w:rFonts w:cstheme="minorHAnsi"/>
            <w:sz w:val="24"/>
            <w:szCs w:val="24"/>
          </w:rPr>
          <w:delText>’s</w:delText>
        </w:r>
      </w:del>
      <w:r>
        <w:rPr>
          <w:rFonts w:cstheme="minorHAnsi"/>
          <w:sz w:val="24"/>
          <w:szCs w:val="24"/>
        </w:rPr>
        <w:t xml:space="preserve"> SITS 2.0 segmentation design</w:t>
      </w:r>
      <w:ins w:id="172" w:author="david goldhar" w:date="2019-02-26T08:32:00Z">
        <w:r w:rsidR="004A5537">
          <w:rPr>
            <w:rFonts w:cstheme="minorHAnsi"/>
            <w:sz w:val="24"/>
            <w:szCs w:val="24"/>
          </w:rPr>
          <w:t xml:space="preserve"> </w:t>
        </w:r>
      </w:ins>
      <w:del w:id="173" w:author="david goldhar" w:date="2019-02-26T08:32:00Z">
        <w:r w:rsidDel="005F4612">
          <w:rPr>
            <w:rFonts w:cstheme="minorHAnsi"/>
            <w:sz w:val="24"/>
            <w:szCs w:val="24"/>
          </w:rPr>
          <w:delText xml:space="preserve"> </w:delText>
        </w:r>
      </w:del>
      <w:r>
        <w:rPr>
          <w:rFonts w:cstheme="minorHAnsi"/>
          <w:sz w:val="24"/>
          <w:szCs w:val="24"/>
        </w:rPr>
        <w:t>and implementation guide</w:t>
      </w:r>
      <w:ins w:id="174" w:author="david goldhar" w:date="2019-02-26T08:32:00Z">
        <w:r w:rsidR="004A5537">
          <w:rPr>
            <w:rFonts w:cstheme="minorHAnsi"/>
            <w:sz w:val="24"/>
            <w:szCs w:val="24"/>
          </w:rPr>
          <w:t xml:space="preserve">, to provide </w:t>
        </w:r>
      </w:ins>
      <w:del w:id="17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rsidP="00D71960">
      <w:pPr>
        <w:pStyle w:val="P"/>
        <w:pPrChange w:id="176" w:author="david goldhar" w:date="2019-02-26T08:33:00Z">
          <w:pPr>
            <w:ind w:left="720"/>
          </w:pPr>
        </w:pPrChange>
      </w:pPr>
      <w:r w:rsidRPr="009B46F6">
        <w:t>The last chapter concludes the process</w:t>
      </w:r>
      <w:ins w:id="177" w:author="david goldhar" w:date="2019-02-26T08:33:00Z">
        <w:r w:rsidR="00D71960">
          <w:t>,</w:t>
        </w:r>
      </w:ins>
      <w:r w:rsidRPr="009B46F6">
        <w:t xml:space="preserve"> and provide</w:t>
      </w:r>
      <w:ins w:id="178" w:author="david goldhar" w:date="2019-02-26T08:34:00Z">
        <w:r w:rsidR="00D71960">
          <w:t>s</w:t>
        </w:r>
      </w:ins>
      <w:r w:rsidRPr="009B46F6">
        <w:t xml:space="preserve"> recommendations for Untertürkheim’s segmentation implementation </w:t>
      </w:r>
      <w:ins w:id="179" w:author="david goldhar" w:date="2019-02-26T08:34:00Z">
        <w:r w:rsidR="00D71960">
          <w:t xml:space="preserve">according to these </w:t>
        </w:r>
      </w:ins>
      <w:del w:id="180" w:author="david goldhar" w:date="2019-02-26T08:34:00Z">
        <w:r w:rsidRPr="009B46F6" w:rsidDel="00D71960">
          <w:delText xml:space="preserve">by the following three </w:delText>
        </w:r>
      </w:del>
      <w:r w:rsidRPr="009B46F6">
        <w:t>rules:</w:t>
      </w:r>
    </w:p>
    <w:p w14:paraId="377BBDB7" w14:textId="52F0932D" w:rsidR="00CA30DE" w:rsidRPr="009B46F6" w:rsidRDefault="00CA30DE" w:rsidP="00D71960">
      <w:pPr>
        <w:pStyle w:val="ol"/>
        <w:pPrChange w:id="181" w:author="david goldhar" w:date="2019-02-26T08:34:00Z">
          <w:pPr>
            <w:ind w:left="720"/>
          </w:pPr>
        </w:pPrChange>
      </w:pPr>
      <w:del w:id="182" w:author="david goldhar" w:date="2019-02-26T08:34:00Z">
        <w:r w:rsidRPr="009B46F6" w:rsidDel="00D71960">
          <w:delText xml:space="preserve">1.  </w:delText>
        </w:r>
      </w:del>
      <w:r w:rsidRPr="009B46F6">
        <w:t>Stringent segmentation for</w:t>
      </w:r>
      <w:ins w:id="183" w:author="david goldhar" w:date="2019-02-26T08:35:00Z">
        <w:r w:rsidR="00D71960">
          <w:t xml:space="preserve"> the</w:t>
        </w:r>
      </w:ins>
      <w:r w:rsidRPr="009B46F6">
        <w:t xml:space="preserve"> Production hall’s ingress/egress traffic</w:t>
      </w:r>
      <w:ins w:id="184" w:author="david goldhar" w:date="2019-02-26T08:35:00Z">
        <w:r w:rsidR="00D71960">
          <w:t>,</w:t>
        </w:r>
      </w:ins>
      <w:r w:rsidRPr="009B46F6">
        <w:t xml:space="preserve"> deployed in a preventative (continuous</w:t>
      </w:r>
      <w:ins w:id="185"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rsidP="00D71960">
      <w:pPr>
        <w:pStyle w:val="ol"/>
        <w:pPrChange w:id="186" w:author="david goldhar" w:date="2019-02-26T08:34:00Z">
          <w:pPr>
            <w:ind w:left="720"/>
          </w:pPr>
        </w:pPrChange>
      </w:pPr>
      <w:del w:id="187" w:author="david goldhar" w:date="2019-02-26T08:34:00Z">
        <w:r w:rsidRPr="009B46F6" w:rsidDel="00D71960">
          <w:delText>2.</w:delText>
        </w:r>
      </w:del>
      <w:r w:rsidRPr="009B46F6">
        <w:t xml:space="preserve"> Gradual segmentation </w:t>
      </w:r>
      <w:proofErr w:type="gramStart"/>
      <w:r w:rsidRPr="009B46F6">
        <w:t>change</w:t>
      </w:r>
      <w:proofErr w:type="gramEnd"/>
      <w:r w:rsidRPr="009B46F6">
        <w:t xml:space="preserve"> for inner hall segmentation traffic, starting with a short learn and adjust period in detection mode</w:t>
      </w:r>
      <w:ins w:id="188"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rsidP="00D71960">
      <w:pPr>
        <w:pStyle w:val="ol"/>
        <w:rPr>
          <w:del w:id="189" w:author="david goldhar" w:date="2019-02-26T08:34:00Z"/>
        </w:rPr>
        <w:pPrChange w:id="190" w:author="david goldhar" w:date="2019-02-26T08:34:00Z">
          <w:pPr>
            <w:ind w:left="720"/>
          </w:pPr>
        </w:pPrChange>
      </w:pPr>
      <w:del w:id="191" w:author="david goldhar" w:date="2019-02-26T08:34:00Z">
        <w:r w:rsidRPr="009B46F6" w:rsidDel="00D71960">
          <w:delText xml:space="preserve">3. </w:delText>
        </w:r>
      </w:del>
      <w:r w:rsidRPr="009B46F6">
        <w:t xml:space="preserve">Separation between managing traffic </w:t>
      </w:r>
      <w:ins w:id="192" w:author="david goldhar" w:date="2019-02-26T08:36:00Z">
        <w:r w:rsidR="00B34A3F">
          <w:t xml:space="preserve">that </w:t>
        </w:r>
      </w:ins>
      <w:r w:rsidRPr="009B46F6">
        <w:t>directly effect</w:t>
      </w:r>
      <w:ins w:id="193" w:author="david goldhar" w:date="2019-02-26T08:36:00Z">
        <w:r w:rsidR="00B34A3F">
          <w:t>s</w:t>
        </w:r>
      </w:ins>
      <w:del w:id="194" w:author="david goldhar" w:date="2019-02-26T08:36:00Z">
        <w:r w:rsidRPr="009B46F6" w:rsidDel="00B34A3F">
          <w:delText>ing</w:delText>
        </w:r>
      </w:del>
      <w:r w:rsidRPr="009B46F6">
        <w:t xml:space="preserve"> production level assets (incoming/outgoing as well as inner production level)</w:t>
      </w:r>
      <w:ins w:id="195" w:author="david goldhar" w:date="2019-02-26T08:36:00Z">
        <w:r w:rsidR="00B34A3F">
          <w:t>,</w:t>
        </w:r>
      </w:ins>
      <w:r w:rsidRPr="009B46F6">
        <w:t xml:space="preserve"> and non-production traffic, by deploying different gateways</w:t>
      </w:r>
    </w:p>
    <w:p w14:paraId="2E69631B" w14:textId="77777777" w:rsidR="0021075A" w:rsidRPr="00D71960" w:rsidRDefault="0021075A" w:rsidP="00D71960">
      <w:pPr>
        <w:pStyle w:val="ol"/>
        <w:rPr>
          <w:rFonts w:cstheme="minorHAnsi"/>
          <w:sz w:val="24"/>
          <w:szCs w:val="24"/>
          <w:rPrChange w:id="196" w:author="david goldhar" w:date="2019-02-26T08:34:00Z">
            <w:rPr>
              <w:rFonts w:cstheme="minorHAnsi"/>
              <w:sz w:val="24"/>
              <w:szCs w:val="24"/>
            </w:rPr>
          </w:rPrChange>
        </w:rPr>
        <w:pPrChange w:id="197" w:author="david goldhar" w:date="2019-02-26T08:34:00Z">
          <w:pPr/>
        </w:pPrChange>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05881751" w:rsidR="00CA30DE" w:rsidRPr="00C73117" w:rsidRDefault="007F4EF6" w:rsidP="007F4EF6">
      <w:pPr>
        <w:pStyle w:val="Heading1"/>
        <w:pPrChange w:id="198" w:author="david goldhar" w:date="2019-02-26T08:36:00Z">
          <w:pPr>
            <w:pStyle w:val="Title"/>
          </w:pPr>
        </w:pPrChange>
      </w:pPr>
      <w:ins w:id="199" w:author="david goldhar" w:date="2019-02-26T08:37:00Z">
        <w:r>
          <w:rPr>
            <w:lang w:val="en-US"/>
          </w:rPr>
          <w:lastRenderedPageBreak/>
          <w:t>I</w:t>
        </w:r>
      </w:ins>
      <w:del w:id="200" w:author="david goldhar" w:date="2019-02-26T08:36:00Z">
        <w:r w:rsidR="00CA30DE" w:rsidRPr="00C73117" w:rsidDel="007F4EF6">
          <w:delText>2. I</w:delText>
        </w:r>
      </w:del>
      <w:proofErr w:type="spellStart"/>
      <w:r w:rsidR="00CA30DE" w:rsidRPr="00C73117">
        <w:t>ntroduction</w:t>
      </w:r>
      <w:proofErr w:type="spellEnd"/>
      <w:r w:rsidR="00CA30DE" w:rsidRPr="00C73117">
        <w:t xml:space="preserve"> to network segmentation</w:t>
      </w:r>
    </w:p>
    <w:p w14:paraId="119E4BF3" w14:textId="3315990B" w:rsidR="00CA30DE" w:rsidRPr="008070E4" w:rsidDel="008070E4" w:rsidRDefault="00CA30DE" w:rsidP="00CA30DE">
      <w:pPr>
        <w:rPr>
          <w:del w:id="201" w:author="david goldhar" w:date="2019-02-26T08:39:00Z"/>
          <w:rFonts w:cstheme="minorHAnsi"/>
          <w:lang w:val="en-US"/>
          <w:rPrChange w:id="202" w:author="david goldhar" w:date="2019-02-26T08:38:00Z">
            <w:rPr>
              <w:del w:id="203" w:author="david goldhar" w:date="2019-02-26T08:39:00Z"/>
              <w:rFonts w:cstheme="minorHAnsi"/>
            </w:rPr>
          </w:rPrChange>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04" w:author="david goldhar" w:date="2019-02-26T08:37:00Z">
        <w:r w:rsidDel="008070E4">
          <w:rPr>
            <w:rFonts w:eastAsia="Times New Roman" w:cstheme="minorHAnsi"/>
            <w:sz w:val="24"/>
            <w:szCs w:val="24"/>
          </w:rPr>
          <w:delText xml:space="preserve">of </w:delText>
        </w:r>
      </w:del>
      <w:ins w:id="205" w:author="david goldhar" w:date="2019-02-26T08:37:00Z">
        <w:r w:rsidR="008070E4">
          <w:rPr>
            <w:rFonts w:eastAsia="Times New Roman" w:cstheme="minorHAnsi"/>
            <w:sz w:val="24"/>
            <w:szCs w:val="24"/>
            <w:lang w:val="en-US"/>
          </w:rPr>
          <w:t xml:space="preserve">in </w:t>
        </w:r>
      </w:ins>
      <w:r>
        <w:rPr>
          <w:rFonts w:eastAsia="Times New Roman" w:cstheme="minorHAnsi"/>
          <w:sz w:val="24"/>
          <w:szCs w:val="24"/>
        </w:rPr>
        <w:t xml:space="preserve">cyber attacks on the industrial sector is slowly turning </w:t>
      </w:r>
      <w:ins w:id="206" w:author="david goldhar" w:date="2019-02-26T08:37:00Z">
        <w:r w:rsidR="008070E4">
          <w:rPr>
            <w:rFonts w:eastAsia="Times New Roman" w:cstheme="minorHAnsi"/>
            <w:sz w:val="24"/>
            <w:szCs w:val="24"/>
            <w:lang w:val="en-US"/>
          </w:rPr>
          <w:t>in</w:t>
        </w:r>
      </w:ins>
      <w:r>
        <w:rPr>
          <w:rFonts w:eastAsia="Times New Roman" w:cstheme="minorHAnsi"/>
          <w:sz w:val="24"/>
          <w:szCs w:val="24"/>
        </w:rPr>
        <w:t>to a major concern which need</w:t>
      </w:r>
      <w:ins w:id="207" w:author="david goldhar" w:date="2019-02-26T08:37:00Z">
        <w:r w:rsidR="008070E4">
          <w:rPr>
            <w:rFonts w:eastAsia="Times New Roman" w:cstheme="minorHAnsi"/>
            <w:sz w:val="24"/>
            <w:szCs w:val="24"/>
            <w:lang w:val="en-US"/>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08" w:author="david goldhar" w:date="2019-02-26T08:38:00Z">
        <w:r>
          <w:rPr>
            <w:rFonts w:eastAsia="Times New Roman" w:cstheme="minorHAnsi"/>
            <w:sz w:val="24"/>
            <w:szCs w:val="24"/>
            <w:lang w:val="en-US"/>
          </w:rPr>
          <w:t xml:space="preserve">The </w:t>
        </w:r>
        <w:r>
          <w:rPr>
            <w:rFonts w:eastAsia="Times New Roman" w:cstheme="minorHAnsi"/>
            <w:sz w:val="24"/>
            <w:szCs w:val="24"/>
          </w:rPr>
          <w:t xml:space="preserve">current security posture </w:t>
        </w:r>
        <w:r>
          <w:rPr>
            <w:rFonts w:eastAsia="Times New Roman" w:cstheme="minorHAnsi"/>
            <w:sz w:val="24"/>
            <w:szCs w:val="24"/>
            <w:lang w:val="en-US"/>
          </w:rPr>
          <w:t>of m</w:t>
        </w:r>
      </w:ins>
      <w:del w:id="209" w:author="david goldhar" w:date="2019-02-26T08:38:00Z">
        <w:r w:rsidR="00CA30DE" w:rsidDel="008070E4">
          <w:rPr>
            <w:rFonts w:eastAsia="Times New Roman" w:cstheme="minorHAnsi"/>
            <w:sz w:val="24"/>
            <w:szCs w:val="24"/>
          </w:rPr>
          <w:delText xml:space="preserve">The majority of </w:delText>
        </w:r>
      </w:del>
      <w:ins w:id="210" w:author="david goldhar" w:date="2019-02-26T08:38:00Z">
        <w:r>
          <w:rPr>
            <w:rFonts w:eastAsia="Times New Roman" w:cstheme="minorHAnsi"/>
            <w:sz w:val="24"/>
            <w:szCs w:val="24"/>
            <w:lang w:val="en-US"/>
          </w:rPr>
          <w:t xml:space="preserve">ost </w:t>
        </w:r>
      </w:ins>
      <w:r w:rsidR="00CA30DE">
        <w:rPr>
          <w:rFonts w:eastAsia="Times New Roman" w:cstheme="minorHAnsi"/>
          <w:sz w:val="24"/>
          <w:szCs w:val="24"/>
        </w:rPr>
        <w:t>industrial manufacturing organizations</w:t>
      </w:r>
      <w:del w:id="211"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12"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13" w:author="david goldhar" w:date="2019-02-26T08:39:00Z">
        <w:r>
          <w:rPr>
            <w:rFonts w:eastAsia="Times New Roman" w:cstheme="minorHAnsi"/>
            <w:sz w:val="24"/>
            <w:szCs w:val="24"/>
            <w:lang w:val="en-US"/>
          </w:rPr>
          <w:t xml:space="preserve">decoupled from </w:t>
        </w:r>
      </w:ins>
      <w:del w:id="214"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15" w:author="david goldhar" w:date="2019-02-26T08:39:00Z">
        <w:r>
          <w:rPr>
            <w:rFonts w:eastAsia="Times New Roman" w:cstheme="minorHAnsi"/>
            <w:sz w:val="24"/>
            <w:szCs w:val="24"/>
            <w:lang w:val="en-US"/>
          </w:rPr>
          <w:t xml:space="preserve">in the plant, </w:t>
        </w:r>
      </w:ins>
      <w:r w:rsidR="00CA30DE">
        <w:rPr>
          <w:rFonts w:eastAsia="Times New Roman" w:cstheme="minorHAnsi"/>
          <w:sz w:val="24"/>
          <w:szCs w:val="24"/>
        </w:rPr>
        <w:t>resulting in an expanded attack surface</w:t>
      </w:r>
      <w:ins w:id="216" w:author="david goldhar" w:date="2019-02-26T08:40:00Z">
        <w:r>
          <w:rPr>
            <w:rFonts w:eastAsia="Times New Roman" w:cstheme="minorHAnsi"/>
            <w:sz w:val="24"/>
            <w:szCs w:val="24"/>
            <w:lang w:val="en-US"/>
          </w:rPr>
          <w:t xml:space="preserve">, </w:t>
        </w:r>
      </w:ins>
      <w:del w:id="217"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18"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19" w:author="david goldhar" w:date="2019-02-26T08:40:00Z">
        <w:r>
          <w:rPr>
            <w:rFonts w:eastAsia="Times New Roman" w:cstheme="minorHAnsi"/>
            <w:sz w:val="24"/>
            <w:szCs w:val="24"/>
            <w:lang w:val="en-US"/>
          </w:rPr>
          <w:t xml:space="preserve"> lags </w:t>
        </w:r>
        <w:r>
          <w:rPr>
            <w:rFonts w:eastAsia="Times New Roman" w:cstheme="minorHAnsi"/>
            <w:sz w:val="24"/>
            <w:szCs w:val="24"/>
          </w:rPr>
          <w:t>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20" w:author="david goldhar" w:date="2019-02-26T08:40:00Z">
        <w:r w:rsidRPr="001E5340" w:rsidDel="008070E4">
          <w:rPr>
            <w:rFonts w:eastAsia="Times New Roman" w:cstheme="minorHAnsi"/>
            <w:sz w:val="24"/>
            <w:szCs w:val="24"/>
          </w:rPr>
          <w:delText xml:space="preserve">multiple </w:delText>
        </w:r>
      </w:del>
      <w:ins w:id="221" w:author="david goldhar" w:date="2019-02-26T08:40:00Z">
        <w:r w:rsidR="008070E4">
          <w:rPr>
            <w:rFonts w:eastAsia="Times New Roman" w:cstheme="minorHAnsi"/>
            <w:sz w:val="24"/>
            <w:szCs w:val="24"/>
            <w:lang w:val="en-US"/>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22"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23"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w:t>
      </w:r>
      <w:ins w:id="224" w:author="david goldhar" w:date="2019-02-26T08:41:00Z">
        <w:r w:rsidR="008070E4">
          <w:rPr>
            <w:rFonts w:eastAsia="Times New Roman" w:cstheme="minorHAnsi"/>
            <w:sz w:val="24"/>
            <w:szCs w:val="24"/>
            <w:lang w:val="en-US"/>
          </w:rPr>
          <w:t xml:space="preserve">the </w:t>
        </w:r>
      </w:ins>
      <w:r>
        <w:rPr>
          <w:rFonts w:eastAsia="Times New Roman" w:cstheme="minorHAnsi"/>
          <w:sz w:val="24"/>
          <w:szCs w:val="24"/>
        </w:rPr>
        <w:t>design the</w:t>
      </w:r>
      <w:proofErr w:type="spellStart"/>
      <w:ins w:id="225" w:author="david goldhar" w:date="2019-02-26T08:41:00Z">
        <w:r w:rsidR="008070E4">
          <w:rPr>
            <w:rFonts w:eastAsia="Times New Roman" w:cstheme="minorHAnsi"/>
            <w:sz w:val="24"/>
            <w:szCs w:val="24"/>
            <w:lang w:val="en-US"/>
          </w:rPr>
          <w:t>ir</w:t>
        </w:r>
      </w:ins>
      <w:proofErr w:type="spellEnd"/>
      <w:r>
        <w:rPr>
          <w:rFonts w:eastAsia="Times New Roman" w:cstheme="minorHAnsi"/>
          <w:sz w:val="24"/>
          <w:szCs w:val="24"/>
        </w:rPr>
        <w:t xml:space="preserve"> attack on the network. Sometimes they will steal and exfiltrate information</w:t>
      </w:r>
      <w:ins w:id="226" w:author="david goldhar" w:date="2019-02-26T08:41:00Z">
        <w:r w:rsidR="008070E4">
          <w:rPr>
            <w:rFonts w:eastAsia="Times New Roman" w:cstheme="minorHAnsi"/>
            <w:sz w:val="24"/>
            <w:szCs w:val="24"/>
            <w:lang w:val="en-US"/>
          </w:rPr>
          <w:t>,</w:t>
        </w:r>
      </w:ins>
      <w:r>
        <w:rPr>
          <w:rFonts w:eastAsia="Times New Roman" w:cstheme="minorHAnsi"/>
          <w:sz w:val="24"/>
          <w:szCs w:val="24"/>
        </w:rPr>
        <w:t xml:space="preserve"> and sometimes they prefer to monetize the attack </w:t>
      </w:r>
      <w:del w:id="227" w:author="david goldhar" w:date="2019-02-26T08:41:00Z">
        <w:r w:rsidDel="008070E4">
          <w:rPr>
            <w:rFonts w:eastAsia="Times New Roman" w:cstheme="minorHAnsi"/>
            <w:sz w:val="24"/>
            <w:szCs w:val="24"/>
          </w:rPr>
          <w:delText xml:space="preserve">via </w:delText>
        </w:r>
      </w:del>
      <w:ins w:id="228" w:author="david goldhar" w:date="2019-02-26T08:41:00Z">
        <w:r w:rsidR="008070E4">
          <w:rPr>
            <w:rFonts w:eastAsia="Times New Roman" w:cstheme="minorHAnsi"/>
            <w:sz w:val="24"/>
            <w:szCs w:val="24"/>
            <w:lang w:val="en-US"/>
          </w:rPr>
          <w:t xml:space="preserve">with </w:t>
        </w:r>
      </w:ins>
      <w:r>
        <w:rPr>
          <w:rFonts w:eastAsia="Times New Roman" w:cstheme="minorHAnsi"/>
          <w:sz w:val="24"/>
          <w:szCs w:val="24"/>
        </w:rPr>
        <w:t>ransomwares</w:t>
      </w:r>
      <w:del w:id="229" w:author="david goldhar" w:date="2019-02-26T08:41:00Z">
        <w:r w:rsidDel="008070E4">
          <w:rPr>
            <w:rFonts w:eastAsia="Times New Roman" w:cstheme="minorHAnsi"/>
            <w:sz w:val="24"/>
            <w:szCs w:val="24"/>
          </w:rPr>
          <w:delText xml:space="preserve"> </w:delText>
        </w:r>
      </w:del>
      <w:ins w:id="230" w:author="david goldhar" w:date="2019-02-26T08:41:00Z">
        <w:r w:rsidR="008070E4">
          <w:rPr>
            <w:rFonts w:eastAsia="Times New Roman" w:cstheme="minorHAnsi"/>
            <w:sz w:val="24"/>
            <w:szCs w:val="24"/>
            <w:lang w:val="en-US"/>
          </w:rPr>
          <w:t xml:space="preserve">, </w:t>
        </w:r>
      </w:ins>
      <w:r>
        <w:rPr>
          <w:rFonts w:eastAsia="Times New Roman" w:cstheme="minorHAnsi"/>
          <w:sz w:val="24"/>
          <w:szCs w:val="24"/>
        </w:rPr>
        <w:t>or cause damage to production.</w:t>
      </w:r>
    </w:p>
    <w:p w14:paraId="43488776" w14:textId="393DD62C" w:rsidR="00CA30DE" w:rsidRDefault="00CA30DE" w:rsidP="00CA30DE">
      <w:pPr>
        <w:rPr>
          <w:rFonts w:eastAsia="Times New Roman" w:cstheme="minorHAnsi"/>
          <w:sz w:val="24"/>
          <w:szCs w:val="24"/>
        </w:rPr>
      </w:pPr>
      <w:r>
        <w:rPr>
          <w:rFonts w:eastAsia="Times New Roman" w:cstheme="minorHAnsi"/>
          <w:sz w:val="24"/>
          <w:szCs w:val="24"/>
        </w:rPr>
        <w:t xml:space="preserve">A stringent </w:t>
      </w:r>
      <w:ins w:id="231" w:author="david goldhar" w:date="2019-02-26T08:42:00Z">
        <w:r w:rsidR="008070E4">
          <w:rPr>
            <w:rFonts w:eastAsia="Times New Roman" w:cstheme="minorHAnsi"/>
            <w:sz w:val="24"/>
            <w:szCs w:val="24"/>
            <w:lang w:val="en-US"/>
          </w:rPr>
          <w:t>d</w:t>
        </w:r>
      </w:ins>
      <w:del w:id="232" w:author="david goldhar" w:date="2019-02-26T08:42:00Z">
        <w:r w:rsidDel="008070E4">
          <w:rPr>
            <w:rFonts w:eastAsia="Times New Roman" w:cstheme="minorHAnsi"/>
            <w:sz w:val="24"/>
            <w:szCs w:val="24"/>
          </w:rPr>
          <w:delText>D</w:delText>
        </w:r>
      </w:del>
      <w:proofErr w:type="spellStart"/>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233"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34"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35" w:author="david goldhar" w:date="2019-02-26T08:42:00Z">
        <w:r w:rsidRPr="00E57DE4" w:rsidDel="009A187E">
          <w:rPr>
            <w:rFonts w:eastAsia="Times New Roman" w:cstheme="minorHAnsi"/>
            <w:sz w:val="24"/>
            <w:szCs w:val="24"/>
          </w:rPr>
          <w:delText xml:space="preserve">of </w:delText>
        </w:r>
      </w:del>
      <w:ins w:id="236" w:author="david goldhar" w:date="2019-02-26T08:42:00Z">
        <w:r w:rsidR="009A187E">
          <w:rPr>
            <w:rFonts w:eastAsia="Times New Roman" w:cstheme="minorHAnsi"/>
            <w:sz w:val="24"/>
            <w:szCs w:val="24"/>
            <w:lang w:val="en-US"/>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237" w:author="david goldhar" w:date="2019-02-26T08:43:00Z">
        <w:r w:rsidDel="009A187E">
          <w:rPr>
            <w:rFonts w:eastAsia="Times New Roman" w:cstheme="minorHAnsi"/>
            <w:sz w:val="24"/>
            <w:szCs w:val="24"/>
          </w:rPr>
          <w:delText xml:space="preserve">becomes extremely </w:delText>
        </w:r>
      </w:del>
      <w:ins w:id="238" w:author="david goldhar" w:date="2019-02-26T08:43:00Z">
        <w:r w:rsidR="009A187E">
          <w:rPr>
            <w:rFonts w:eastAsia="Times New Roman" w:cstheme="minorHAnsi"/>
            <w:sz w:val="24"/>
            <w:szCs w:val="24"/>
            <w:lang w:val="en-US"/>
          </w:rPr>
          <w:t xml:space="preserve">is </w:t>
        </w:r>
      </w:ins>
      <w:r>
        <w:rPr>
          <w:rFonts w:eastAsia="Times New Roman" w:cstheme="minorHAnsi"/>
          <w:sz w:val="24"/>
          <w:szCs w:val="24"/>
        </w:rPr>
        <w:t>difficult</w:t>
      </w:r>
      <w:ins w:id="239" w:author="david goldhar" w:date="2019-02-26T08:42:00Z">
        <w:r w:rsidR="009A187E">
          <w:rPr>
            <w:rFonts w:eastAsia="Times New Roman" w:cstheme="minorHAnsi"/>
            <w:sz w:val="24"/>
            <w:szCs w:val="24"/>
            <w:lang w:val="en-US"/>
          </w:rPr>
          <w:t>,</w:t>
        </w:r>
      </w:ins>
      <w:r>
        <w:rPr>
          <w:rFonts w:eastAsia="Times New Roman" w:cstheme="minorHAnsi"/>
          <w:sz w:val="24"/>
          <w:szCs w:val="24"/>
        </w:rPr>
        <w:t xml:space="preserve"> if not </w:t>
      </w:r>
      <w:proofErr w:type="spellStart"/>
      <w:ins w:id="240" w:author="david goldhar" w:date="2019-02-26T08:42:00Z">
        <w:r w:rsidR="009A187E">
          <w:rPr>
            <w:rFonts w:eastAsia="Times New Roman" w:cstheme="minorHAnsi"/>
            <w:sz w:val="24"/>
            <w:szCs w:val="24"/>
            <w:lang w:val="en-US"/>
          </w:rPr>
          <w:t>im</w:t>
        </w:r>
      </w:ins>
      <w:proofErr w:type="spellEnd"/>
      <w:r>
        <w:rPr>
          <w:rFonts w:eastAsia="Times New Roman" w:cstheme="minorHAnsi"/>
          <w:sz w:val="24"/>
          <w:szCs w:val="24"/>
        </w:rPr>
        <w:t>possible</w:t>
      </w:r>
      <w:ins w:id="241" w:author="david goldhar" w:date="2019-02-26T08:43:00Z">
        <w:r w:rsidR="009A187E">
          <w:rPr>
            <w:rFonts w:eastAsia="Times New Roman" w:cstheme="minorHAnsi"/>
            <w:sz w:val="24"/>
            <w:szCs w:val="24"/>
            <w:lang w:val="en-US"/>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242" w:author="david goldhar" w:date="2019-02-26T08:43:00Z">
        <w:r w:rsidDel="009A187E">
          <w:rPr>
            <w:rFonts w:eastAsia="Times New Roman" w:cstheme="minorHAnsi"/>
            <w:sz w:val="24"/>
            <w:szCs w:val="24"/>
          </w:rPr>
          <w:delText xml:space="preserve">relatively doable </w:delText>
        </w:r>
      </w:del>
      <w:ins w:id="243" w:author="david goldhar" w:date="2019-02-26T08:44:00Z">
        <w:r w:rsidR="009A187E">
          <w:rPr>
            <w:rFonts w:eastAsia="Times New Roman" w:cstheme="minorHAnsi"/>
            <w:sz w:val="24"/>
            <w:szCs w:val="24"/>
            <w:lang w:val="en-US"/>
          </w:rPr>
          <w:t xml:space="preserve">very feasible to </w:t>
        </w:r>
      </w:ins>
      <w:del w:id="244"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245" w:author="david goldhar" w:date="2019-02-26T08:44:00Z">
        <w:r w:rsidR="009A187E">
          <w:rPr>
            <w:rFonts w:eastAsia="Times New Roman" w:cstheme="minorHAnsi"/>
            <w:sz w:val="24"/>
            <w:szCs w:val="24"/>
            <w:lang w:val="en-US"/>
          </w:rPr>
          <w:t xml:space="preserve"> and</w:t>
        </w:r>
      </w:ins>
      <w:del w:id="246"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247" w:author="david goldhar" w:date="2019-02-26T08:44:00Z">
        <w:r w:rsidDel="009A187E">
          <w:rPr>
            <w:rFonts w:eastAsia="Times New Roman" w:cstheme="minorHAnsi"/>
            <w:sz w:val="24"/>
            <w:szCs w:val="24"/>
          </w:rPr>
          <w:delText xml:space="preserve">cap </w:delText>
        </w:r>
      </w:del>
      <w:ins w:id="248" w:author="david goldhar" w:date="2019-02-26T08:44:00Z">
        <w:r w:rsidR="009A187E">
          <w:rPr>
            <w:rFonts w:eastAsia="Times New Roman" w:cstheme="minorHAnsi"/>
            <w:sz w:val="24"/>
            <w:szCs w:val="24"/>
            <w:lang w:val="en-US"/>
          </w:rPr>
          <w:t>limit</w:t>
        </w:r>
        <w:r w:rsidR="009A187E">
          <w:rPr>
            <w:rFonts w:eastAsia="Times New Roman" w:cstheme="minorHAnsi"/>
            <w:sz w:val="24"/>
            <w:szCs w:val="24"/>
          </w:rPr>
          <w:t xml:space="preserve">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249" w:author="david goldhar" w:date="2019-02-26T08:45:00Z">
        <w:r w:rsidDel="009E407E">
          <w:rPr>
            <w:rFonts w:eastAsia="Times New Roman" w:cstheme="minorHAnsi"/>
            <w:sz w:val="24"/>
            <w:szCs w:val="24"/>
          </w:rPr>
          <w:delText xml:space="preserve">carried </w:delText>
        </w:r>
      </w:del>
      <w:ins w:id="250" w:author="david goldhar" w:date="2019-02-26T08:45:00Z">
        <w:r w:rsidR="009E407E">
          <w:rPr>
            <w:rFonts w:eastAsia="Times New Roman" w:cstheme="minorHAnsi"/>
            <w:sz w:val="24"/>
            <w:szCs w:val="24"/>
            <w:lang w:val="en-US"/>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251"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252"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253" w:author="david goldhar" w:date="2019-02-26T08:46:00Z">
        <w:r w:rsidR="009E407E">
          <w:rPr>
            <w:rFonts w:eastAsia="Times New Roman" w:cstheme="minorHAnsi"/>
            <w:sz w:val="24"/>
            <w:szCs w:val="24"/>
            <w:lang w:val="en-US"/>
          </w:rPr>
          <w:t xml:space="preserve">than with </w:t>
        </w:r>
      </w:ins>
      <w:del w:id="254"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255" w:author="david goldhar" w:date="2019-02-26T08:46:00Z">
        <w:r w:rsidR="007E6454">
          <w:rPr>
            <w:rFonts w:eastAsia="Times New Roman" w:cstheme="minorHAnsi"/>
            <w:sz w:val="24"/>
            <w:szCs w:val="24"/>
            <w:lang w:val="en-US"/>
          </w:rPr>
          <w:t>w</w:t>
        </w:r>
      </w:ins>
      <w:ins w:id="256" w:author="david goldhar" w:date="2019-02-26T08:47:00Z">
        <w:r w:rsidR="007E6454">
          <w:rPr>
            <w:rFonts w:eastAsia="Times New Roman" w:cstheme="minorHAnsi"/>
            <w:sz w:val="24"/>
            <w:szCs w:val="24"/>
            <w:lang w:val="en-US"/>
          </w:rPr>
          <w:t xml:space="preserve">hich </w:t>
        </w:r>
      </w:ins>
      <w:r w:rsidRPr="00E57DE4">
        <w:rPr>
          <w:rFonts w:eastAsia="Times New Roman" w:cstheme="minorHAnsi"/>
          <w:sz w:val="24"/>
          <w:szCs w:val="24"/>
        </w:rPr>
        <w:t>prevent</w:t>
      </w:r>
      <w:ins w:id="257" w:author="david goldhar" w:date="2019-02-26T08:47:00Z">
        <w:r w:rsidR="007E6454">
          <w:rPr>
            <w:rFonts w:eastAsia="Times New Roman" w:cstheme="minorHAnsi"/>
            <w:sz w:val="24"/>
            <w:szCs w:val="24"/>
            <w:lang w:val="en-US"/>
          </w:rPr>
          <w:t>s</w:t>
        </w:r>
      </w:ins>
      <w:del w:id="258"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 xml:space="preserve">The </w:t>
      </w:r>
      <w:proofErr w:type="spellStart"/>
      <w:r>
        <w:rPr>
          <w:rFonts w:eastAsia="Times New Roman" w:cstheme="minorHAnsi"/>
          <w:sz w:val="24"/>
          <w:szCs w:val="24"/>
        </w:rPr>
        <w:t>rationa</w:t>
      </w:r>
      <w:proofErr w:type="spellEnd"/>
      <w:ins w:id="259" w:author="david goldhar" w:date="2019-02-26T08:48:00Z">
        <w:r w:rsidR="004B5984">
          <w:rPr>
            <w:rFonts w:eastAsia="Times New Roman" w:cstheme="minorHAnsi"/>
            <w:sz w:val="24"/>
            <w:szCs w:val="24"/>
            <w:lang w:val="en-US"/>
          </w:rPr>
          <w:t>l</w:t>
        </w:r>
      </w:ins>
      <w:ins w:id="260" w:author="david goldhar" w:date="2019-02-26T08:51:00Z">
        <w:r w:rsidR="004B5984">
          <w:rPr>
            <w:rFonts w:eastAsia="Times New Roman" w:cstheme="minorHAnsi"/>
            <w:sz w:val="24"/>
            <w:szCs w:val="24"/>
            <w:lang w:val="en-US"/>
          </w:rPr>
          <w:t>e</w:t>
        </w:r>
      </w:ins>
      <w:del w:id="261"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262" w:author="david goldhar" w:date="2019-02-26T08:48:00Z">
        <w:r w:rsidDel="004B5984">
          <w:rPr>
            <w:rFonts w:eastAsia="Times New Roman" w:cstheme="minorHAnsi"/>
            <w:sz w:val="24"/>
            <w:szCs w:val="24"/>
          </w:rPr>
          <w:delText xml:space="preserve">to </w:delText>
        </w:r>
      </w:del>
      <w:ins w:id="263" w:author="david goldhar" w:date="2019-02-26T08:48:00Z">
        <w:r w:rsidR="004B5984">
          <w:rPr>
            <w:rFonts w:eastAsia="Times New Roman" w:cstheme="minorHAnsi"/>
            <w:sz w:val="24"/>
            <w:szCs w:val="24"/>
            <w:lang w:val="en-US"/>
          </w:rPr>
          <w:t xml:space="preserve">for </w:t>
        </w:r>
      </w:ins>
      <w:r>
        <w:rPr>
          <w:rFonts w:eastAsia="Times New Roman" w:cstheme="minorHAnsi"/>
          <w:sz w:val="24"/>
          <w:szCs w:val="24"/>
        </w:rPr>
        <w:t xml:space="preserve">good segmentation is </w:t>
      </w:r>
      <w:del w:id="264" w:author="david goldhar" w:date="2019-02-26T08:51:00Z">
        <w:r w:rsidDel="004B5984">
          <w:rPr>
            <w:rFonts w:eastAsia="Times New Roman" w:cstheme="minorHAnsi"/>
            <w:sz w:val="24"/>
            <w:szCs w:val="24"/>
          </w:rPr>
          <w:delText xml:space="preserve">composed </w:delText>
        </w:r>
      </w:del>
      <w:ins w:id="265" w:author="david goldhar" w:date="2019-02-26T08:51:00Z">
        <w:r w:rsidR="004B5984">
          <w:rPr>
            <w:rFonts w:eastAsia="Times New Roman" w:cstheme="minorHAnsi"/>
            <w:sz w:val="24"/>
            <w:szCs w:val="24"/>
            <w:lang w:val="en-US"/>
          </w:rPr>
          <w:t xml:space="preserve">derived </w:t>
        </w:r>
      </w:ins>
      <w:r>
        <w:rPr>
          <w:rFonts w:eastAsia="Times New Roman" w:cstheme="minorHAnsi"/>
          <w:sz w:val="24"/>
          <w:szCs w:val="24"/>
        </w:rPr>
        <w:t xml:space="preserve">from a number of motives and usually </w:t>
      </w:r>
      <w:del w:id="266" w:author="david goldhar" w:date="2019-02-26T08:51:00Z">
        <w:r w:rsidDel="004B5984">
          <w:rPr>
            <w:rFonts w:eastAsia="Times New Roman" w:cstheme="minorHAnsi"/>
            <w:sz w:val="24"/>
            <w:szCs w:val="24"/>
          </w:rPr>
          <w:delText xml:space="preserve">differs </w:delText>
        </w:r>
      </w:del>
      <w:ins w:id="267" w:author="david goldhar" w:date="2019-02-26T08:51:00Z">
        <w:r w:rsidR="004B5984">
          <w:rPr>
            <w:rFonts w:eastAsia="Times New Roman" w:cstheme="minorHAnsi"/>
            <w:sz w:val="24"/>
            <w:szCs w:val="24"/>
            <w:lang w:val="en-US"/>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147645C1"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268" w:author="david goldhar" w:date="2019-02-26T08:52:00Z">
        <w:r w:rsidDel="00012EB0">
          <w:rPr>
            <w:rFonts w:eastAsia="Times New Roman" w:cstheme="minorHAnsi"/>
            <w:sz w:val="36"/>
            <w:szCs w:val="36"/>
          </w:rPr>
          <w:delText xml:space="preserve">in </w:delText>
        </w:r>
      </w:del>
      <w:ins w:id="269" w:author="david goldhar" w:date="2019-02-26T08:52:00Z">
        <w:r w:rsidR="00012EB0">
          <w:rPr>
            <w:rFonts w:eastAsia="Times New Roman" w:cstheme="minorHAnsi"/>
            <w:sz w:val="36"/>
            <w:szCs w:val="36"/>
            <w:lang w:val="en-US"/>
          </w:rPr>
          <w:t>of</w:t>
        </w:r>
        <w:r w:rsidR="00012EB0">
          <w:rPr>
            <w:rFonts w:eastAsia="Times New Roman" w:cstheme="minorHAnsi"/>
            <w:sz w:val="36"/>
            <w:szCs w:val="36"/>
          </w:rPr>
          <w:t xml:space="preserve"> </w:t>
        </w:r>
      </w:ins>
      <w:r>
        <w:rPr>
          <w:rFonts w:eastAsia="Times New Roman" w:cstheme="minorHAnsi"/>
          <w:sz w:val="36"/>
          <w:szCs w:val="36"/>
        </w:rPr>
        <w:t>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270"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271"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272"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273"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274" w:author="david goldhar" w:date="2019-02-26T08:59:00Z">
        <w:r w:rsidR="00E73B12">
          <w:rPr>
            <w:rFonts w:eastAsia="Times New Roman" w:cstheme="minorHAnsi"/>
            <w:sz w:val="24"/>
            <w:szCs w:val="24"/>
            <w:lang w:val="en-US"/>
          </w:rPr>
          <w:t>,</w:t>
        </w:r>
      </w:ins>
      <w:r w:rsidRPr="00B40F8F">
        <w:rPr>
          <w:rFonts w:eastAsia="Times New Roman" w:cstheme="minorHAnsi"/>
          <w:sz w:val="24"/>
          <w:szCs w:val="24"/>
        </w:rPr>
        <w:t xml:space="preserve"> and detect suspicious </w:t>
      </w:r>
      <w:proofErr w:type="spellStart"/>
      <w:r w:rsidRPr="00B40F8F">
        <w:rPr>
          <w:rFonts w:eastAsia="Times New Roman" w:cstheme="minorHAnsi"/>
          <w:sz w:val="24"/>
          <w:szCs w:val="24"/>
        </w:rPr>
        <w:t>behavior</w:t>
      </w:r>
      <w:proofErr w:type="spellEnd"/>
      <w:r w:rsidRPr="00B40F8F">
        <w:rPr>
          <w:rFonts w:eastAsia="Times New Roman" w:cstheme="minorHAnsi"/>
          <w:sz w:val="24"/>
          <w:szCs w:val="24"/>
        </w:rPr>
        <w:t xml:space="preserve">. </w:t>
      </w:r>
      <w:del w:id="275" w:author="david goldhar" w:date="2019-02-26T09:00:00Z">
        <w:r w:rsidRPr="00B40F8F" w:rsidDel="00E73B12">
          <w:rPr>
            <w:rFonts w:eastAsia="Times New Roman" w:cstheme="minorHAnsi"/>
            <w:b/>
            <w:bCs/>
            <w:i/>
            <w:iCs/>
            <w:sz w:val="24"/>
            <w:szCs w:val="24"/>
          </w:rPr>
          <w:delText xml:space="preserve">It </w:delText>
        </w:r>
      </w:del>
      <w:ins w:id="276" w:author="david goldhar" w:date="2019-02-26T09:00:00Z">
        <w:r w:rsidR="00E73B12">
          <w:rPr>
            <w:rFonts w:eastAsia="Times New Roman" w:cstheme="minorHAnsi"/>
            <w:b/>
            <w:bCs/>
            <w:i/>
            <w:iCs/>
            <w:sz w:val="24"/>
            <w:szCs w:val="24"/>
            <w:lang w:val="en-US"/>
          </w:rPr>
          <w:t xml:space="preserve">This </w:t>
        </w:r>
      </w:ins>
      <w:r w:rsidRPr="00B40F8F">
        <w:rPr>
          <w:rFonts w:eastAsia="Times New Roman" w:cstheme="minorHAnsi"/>
          <w:b/>
          <w:bCs/>
          <w:i/>
          <w:iCs/>
          <w:sz w:val="24"/>
          <w:szCs w:val="24"/>
        </w:rPr>
        <w:t>will be a key asset in network forensics or Incident response activities</w:t>
      </w:r>
      <w:ins w:id="277" w:author="david goldhar" w:date="2019-02-26T08:59:00Z">
        <w:r w:rsidR="00E73B12">
          <w:rPr>
            <w:rFonts w:eastAsia="Times New Roman" w:cstheme="minorHAnsi"/>
            <w:b/>
            <w:bCs/>
            <w:i/>
            <w:iCs/>
            <w:sz w:val="24"/>
            <w:szCs w:val="24"/>
            <w:lang w:val="en-US"/>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278"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in addition to being a cyber</w:t>
      </w:r>
      <w:ins w:id="279" w:author="david goldhar" w:date="2019-02-26T09:00:00Z">
        <w:r w:rsidR="00E73B12">
          <w:rPr>
            <w:rFonts w:eastAsia="Times New Roman" w:cstheme="minorHAnsi"/>
            <w:sz w:val="24"/>
            <w:szCs w:val="24"/>
            <w:lang w:val="en-US"/>
          </w:rPr>
          <w:t>-</w:t>
        </w:r>
      </w:ins>
      <w:del w:id="280"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281" w:author="david goldhar" w:date="2019-02-26T09:00:00Z">
        <w:r w:rsidR="00E73B12">
          <w:rPr>
            <w:rFonts w:eastAsia="Times New Roman" w:cstheme="minorHAnsi"/>
            <w:sz w:val="24"/>
            <w:szCs w:val="24"/>
            <w:lang w:val="en-US"/>
          </w:rPr>
          <w:t>,</w:t>
        </w:r>
      </w:ins>
      <w:r w:rsidRPr="00B40F8F">
        <w:rPr>
          <w:rFonts w:eastAsia="Times New Roman" w:cstheme="minorHAnsi"/>
          <w:sz w:val="24"/>
          <w:szCs w:val="24"/>
        </w:rPr>
        <w:t xml:space="preserve"> </w:t>
      </w:r>
      <w:ins w:id="282" w:author="david goldhar" w:date="2019-02-26T09:00:00Z">
        <w:r w:rsidR="00E73B12">
          <w:rPr>
            <w:rFonts w:eastAsia="Times New Roman" w:cstheme="minorHAnsi"/>
            <w:sz w:val="24"/>
            <w:szCs w:val="24"/>
            <w:lang w:val="en-US"/>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lang w:val="en-US"/>
          </w:rPr>
          <w:t xml:space="preserve">to be </w:t>
        </w:r>
      </w:ins>
      <w:del w:id="283"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284" w:author="david goldhar" w:date="2019-02-26T09:01:00Z">
        <w:r w:rsidR="00E73B12">
          <w:rPr>
            <w:rFonts w:eastAsia="Times New Roman" w:cstheme="minorHAnsi"/>
            <w:sz w:val="24"/>
            <w:szCs w:val="24"/>
            <w:lang w:val="en-US"/>
          </w:rPr>
          <w:t>ed</w:t>
        </w:r>
      </w:ins>
      <w:del w:id="285" w:author="david goldhar" w:date="2019-02-26T09:01:00Z">
        <w:r w:rsidRPr="00B40F8F" w:rsidDel="00E73B12">
          <w:rPr>
            <w:rFonts w:eastAsia="Times New Roman" w:cstheme="minorHAnsi"/>
            <w:sz w:val="24"/>
            <w:szCs w:val="24"/>
          </w:rPr>
          <w:delText>ing</w:delText>
        </w:r>
      </w:del>
      <w:del w:id="286"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287" w:author="david goldhar" w:date="2019-02-26T09:01:00Z">
        <w:r w:rsidR="00E73B12">
          <w:rPr>
            <w:rFonts w:eastAsia="Times New Roman" w:cstheme="minorHAnsi"/>
            <w:sz w:val="24"/>
            <w:szCs w:val="24"/>
            <w:lang w:val="en-US"/>
          </w:rPr>
          <w:t>,</w:t>
        </w:r>
      </w:ins>
      <w:r w:rsidRPr="00B40F8F">
        <w:rPr>
          <w:rFonts w:eastAsia="Times New Roman" w:cstheme="minorHAnsi"/>
          <w:sz w:val="24"/>
          <w:szCs w:val="24"/>
        </w:rPr>
        <w:t xml:space="preserve"> </w:t>
      </w:r>
      <w:del w:id="288" w:author="david goldhar" w:date="2019-02-26T09:01:00Z">
        <w:r w:rsidRPr="00B40F8F" w:rsidDel="00E73B12">
          <w:rPr>
            <w:rFonts w:eastAsia="Times New Roman" w:cstheme="minorHAnsi"/>
            <w:sz w:val="24"/>
            <w:szCs w:val="24"/>
          </w:rPr>
          <w:delText xml:space="preserve">lowering </w:delText>
        </w:r>
      </w:del>
      <w:ins w:id="289" w:author="david goldhar" w:date="2019-02-26T09:01:00Z">
        <w:r w:rsidR="00E73B12">
          <w:rPr>
            <w:rFonts w:eastAsia="Times New Roman" w:cstheme="minorHAnsi"/>
            <w:sz w:val="24"/>
            <w:szCs w:val="24"/>
            <w:lang w:val="en-US"/>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290" w:author="david goldhar" w:date="2019-02-26T09:01:00Z">
        <w:r w:rsidRPr="00B40F8F" w:rsidDel="00406ABD">
          <w:rPr>
            <w:rFonts w:eastAsia="Times New Roman" w:cstheme="minorHAnsi"/>
            <w:sz w:val="24"/>
            <w:szCs w:val="24"/>
          </w:rPr>
          <w:delText xml:space="preserve">is </w:delText>
        </w:r>
      </w:del>
      <w:ins w:id="291" w:author="david goldhar" w:date="2019-02-26T09:01:00Z">
        <w:r w:rsidR="00406ABD">
          <w:rPr>
            <w:rFonts w:eastAsia="Times New Roman" w:cstheme="minorHAnsi"/>
            <w:sz w:val="24"/>
            <w:szCs w:val="24"/>
            <w:lang w:val="en-US"/>
          </w:rPr>
          <w:t xml:space="preserve">are </w:t>
        </w:r>
      </w:ins>
      <w:r w:rsidRPr="00B40F8F">
        <w:rPr>
          <w:rFonts w:eastAsia="Times New Roman" w:cstheme="minorHAnsi"/>
          <w:sz w:val="24"/>
          <w:szCs w:val="24"/>
        </w:rPr>
        <w:t xml:space="preserve">limited to the local segment, </w:t>
      </w:r>
      <w:ins w:id="292" w:author="david goldhar" w:date="2019-02-26T09:01:00Z">
        <w:r w:rsidR="00406ABD">
          <w:rPr>
            <w:rFonts w:eastAsia="Times New Roman" w:cstheme="minorHAnsi"/>
            <w:sz w:val="24"/>
            <w:szCs w:val="24"/>
            <w:lang w:val="en-US"/>
          </w:rPr>
          <w:t xml:space="preserve">thus </w:t>
        </w:r>
      </w:ins>
      <w:del w:id="293" w:author="david goldhar" w:date="2019-02-26T09:01:00Z">
        <w:r w:rsidRPr="00B40F8F" w:rsidDel="00406ABD">
          <w:rPr>
            <w:rFonts w:eastAsia="Times New Roman" w:cstheme="minorHAnsi"/>
            <w:sz w:val="24"/>
            <w:szCs w:val="24"/>
          </w:rPr>
          <w:delText xml:space="preserve">hence </w:delText>
        </w:r>
      </w:del>
      <w:ins w:id="294" w:author="david goldhar" w:date="2019-02-26T09:01:00Z">
        <w:r w:rsidR="00406ABD">
          <w:rPr>
            <w:rFonts w:eastAsia="Times New Roman" w:cstheme="minorHAnsi"/>
            <w:sz w:val="24"/>
            <w:szCs w:val="24"/>
            <w:lang w:val="en-US"/>
          </w:rPr>
          <w:t>a</w:t>
        </w:r>
      </w:ins>
      <w:del w:id="295" w:author="david goldhar" w:date="2019-02-26T09:01:00Z">
        <w:r w:rsidRPr="00B40F8F" w:rsidDel="00406ABD">
          <w:rPr>
            <w:rFonts w:eastAsia="Times New Roman" w:cstheme="minorHAnsi"/>
            <w:sz w:val="24"/>
            <w:szCs w:val="24"/>
          </w:rPr>
          <w:delText>e</w:delText>
        </w:r>
      </w:del>
      <w:proofErr w:type="spellStart"/>
      <w:r w:rsidRPr="00B40F8F">
        <w:rPr>
          <w:rFonts w:eastAsia="Times New Roman" w:cstheme="minorHAnsi"/>
          <w:sz w:val="24"/>
          <w:szCs w:val="24"/>
        </w:rPr>
        <w:t>ffecting</w:t>
      </w:r>
      <w:proofErr w:type="spellEnd"/>
      <w:r w:rsidRPr="00B40F8F">
        <w:rPr>
          <w:rFonts w:eastAsia="Times New Roman" w:cstheme="minorHAnsi"/>
          <w:sz w:val="24"/>
          <w:szCs w:val="24"/>
        </w:rPr>
        <w:t xml:space="preserve"> a smaller </w:t>
      </w:r>
      <w:ins w:id="296" w:author="david goldhar" w:date="2019-02-26T09:01:00Z">
        <w:r w:rsidR="00406ABD">
          <w:rPr>
            <w:rFonts w:eastAsia="Times New Roman" w:cstheme="minorHAnsi"/>
            <w:sz w:val="24"/>
            <w:szCs w:val="24"/>
            <w:lang w:val="en-US"/>
          </w:rPr>
          <w:t>pro</w:t>
        </w:r>
      </w:ins>
      <w:r w:rsidRPr="00B40F8F">
        <w:rPr>
          <w:rFonts w:eastAsia="Times New Roman" w:cstheme="minorHAnsi"/>
          <w:sz w:val="24"/>
          <w:szCs w:val="24"/>
        </w:rPr>
        <w:t xml:space="preserve">portion of </w:t>
      </w:r>
      <w:del w:id="297"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298" w:author="david goldhar" w:date="2019-02-26T09:02:00Z">
        <w:r w:rsidR="00406ABD">
          <w:rPr>
            <w:rFonts w:eastAsia="Times New Roman" w:cstheme="minorHAnsi"/>
            <w:sz w:val="24"/>
            <w:szCs w:val="24"/>
            <w:lang w:val="en-US"/>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299" w:author="david goldhar" w:date="2019-02-26T09:02:00Z">
        <w:r w:rsidR="00406ABD">
          <w:rPr>
            <w:rFonts w:eastAsia="Times New Roman" w:cstheme="minorHAnsi"/>
            <w:sz w:val="23"/>
            <w:szCs w:val="23"/>
            <w:lang w:val="en-US"/>
          </w:rPr>
          <w:t>,</w:t>
        </w:r>
      </w:ins>
      <w:r w:rsidRPr="00B40F8F">
        <w:rPr>
          <w:rFonts w:eastAsia="Times New Roman" w:cstheme="minorHAnsi"/>
          <w:sz w:val="23"/>
          <w:szCs w:val="23"/>
        </w:rPr>
        <w:t xml:space="preserve"> </w:t>
      </w:r>
      <w:del w:id="300"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01" w:author="david goldhar" w:date="2019-02-26T09:02:00Z">
        <w:r w:rsidR="00406ABD">
          <w:rPr>
            <w:rFonts w:eastAsia="Times New Roman" w:cstheme="minorHAnsi"/>
            <w:sz w:val="23"/>
            <w:szCs w:val="23"/>
            <w:lang w:val="en-US"/>
          </w:rPr>
          <w:t>ed</w:t>
        </w:r>
      </w:ins>
      <w:r w:rsidRPr="00B40F8F">
        <w:rPr>
          <w:rFonts w:eastAsia="Times New Roman" w:cstheme="minorHAnsi"/>
          <w:sz w:val="23"/>
          <w:szCs w:val="23"/>
        </w:rPr>
        <w:t xml:space="preserve"> by default on any </w:t>
      </w:r>
      <w:ins w:id="302" w:author="david goldhar" w:date="2019-02-26T09:02:00Z">
        <w:r w:rsidR="00406ABD">
          <w:rPr>
            <w:rFonts w:eastAsia="Times New Roman" w:cstheme="minorHAnsi"/>
            <w:sz w:val="23"/>
            <w:szCs w:val="23"/>
            <w:lang w:val="en-US"/>
          </w:rPr>
          <w:t>W</w:t>
        </w:r>
      </w:ins>
      <w:del w:id="303" w:author="david goldhar" w:date="2019-02-26T09:02:00Z">
        <w:r w:rsidRPr="00B40F8F" w:rsidDel="00406ABD">
          <w:rPr>
            <w:rFonts w:eastAsia="Times New Roman" w:cstheme="minorHAnsi"/>
            <w:sz w:val="23"/>
            <w:szCs w:val="23"/>
          </w:rPr>
          <w:delText>w</w:delText>
        </w:r>
      </w:del>
      <w:proofErr w:type="spellStart"/>
      <w:r w:rsidRPr="00B40F8F">
        <w:rPr>
          <w:rFonts w:eastAsia="Times New Roman" w:cstheme="minorHAnsi"/>
          <w:sz w:val="23"/>
          <w:szCs w:val="23"/>
        </w:rPr>
        <w:t>indow</w:t>
      </w:r>
      <w:proofErr w:type="spellEnd"/>
      <w:ins w:id="304" w:author="david goldhar" w:date="2019-02-26T09:02:00Z">
        <w:r w:rsidR="00406ABD">
          <w:rPr>
            <w:rFonts w:eastAsia="Times New Roman" w:cstheme="minorHAnsi"/>
            <w:sz w:val="23"/>
            <w:szCs w:val="23"/>
            <w:lang w:val="en-US"/>
          </w:rPr>
          <w:t>s</w:t>
        </w:r>
      </w:ins>
      <w:r w:rsidRPr="00B40F8F">
        <w:rPr>
          <w:rFonts w:eastAsia="Times New Roman" w:cstheme="minorHAnsi"/>
          <w:sz w:val="23"/>
          <w:szCs w:val="23"/>
        </w:rPr>
        <w:t xml:space="preserve"> machine). Blocking </w:t>
      </w:r>
      <w:del w:id="305"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06" w:author="david goldhar" w:date="2019-02-26T09:03:00Z">
        <w:r w:rsidR="00406ABD">
          <w:rPr>
            <w:rFonts w:eastAsia="Times New Roman" w:cstheme="minorHAnsi"/>
            <w:sz w:val="23"/>
            <w:szCs w:val="23"/>
            <w:lang w:val="en-US"/>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07" w:author="david goldhar" w:date="2019-02-26T09:03:00Z">
        <w:r w:rsidR="00406ABD">
          <w:rPr>
            <w:rFonts w:eastAsia="Times New Roman" w:cstheme="minorHAnsi"/>
            <w:sz w:val="23"/>
            <w:szCs w:val="23"/>
            <w:lang w:val="en-US"/>
          </w:rPr>
          <w:t xml:space="preserve">devices on </w:t>
        </w:r>
      </w:ins>
      <w:r w:rsidRPr="00B40F8F">
        <w:rPr>
          <w:rFonts w:eastAsia="Times New Roman" w:cstheme="minorHAnsi"/>
          <w:sz w:val="23"/>
          <w:szCs w:val="23"/>
        </w:rPr>
        <w:t>other segments</w:t>
      </w:r>
      <w:del w:id="308"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09"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10" w:author="david goldhar" w:date="2019-02-26T09:03:00Z">
        <w:r w:rsidR="00746C48">
          <w:rPr>
            <w:rFonts w:eastAsia="Times New Roman" w:cstheme="minorHAnsi"/>
            <w:sz w:val="24"/>
            <w:szCs w:val="24"/>
            <w:lang w:val="en-US"/>
          </w:rPr>
          <w:t xml:space="preserve"> </w:t>
        </w:r>
        <w:proofErr w:type="spellStart"/>
        <w:r w:rsidR="00746C48">
          <w:rPr>
            <w:rFonts w:eastAsia="Times New Roman" w:cstheme="minorHAnsi"/>
            <w:sz w:val="24"/>
            <w:szCs w:val="24"/>
            <w:lang w:val="en-US"/>
          </w:rPr>
          <w:t>i</w:t>
        </w:r>
      </w:ins>
      <w:proofErr w:type="spellEnd"/>
      <w:del w:id="311"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12"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13"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14" w:author="david goldhar" w:date="2019-02-26T09:04:00Z">
        <w:r w:rsidDel="00746C48">
          <w:rPr>
            <w:rFonts w:eastAsia="Times New Roman" w:cstheme="minorHAnsi"/>
            <w:sz w:val="24"/>
            <w:szCs w:val="24"/>
          </w:rPr>
          <w:delText xml:space="preserve">advancement </w:delText>
        </w:r>
      </w:del>
      <w:ins w:id="315" w:author="david goldhar" w:date="2019-02-26T09:04:00Z">
        <w:r w:rsidR="00746C48">
          <w:rPr>
            <w:rFonts w:eastAsia="Times New Roman" w:cstheme="minorHAnsi"/>
            <w:sz w:val="24"/>
            <w:szCs w:val="24"/>
            <w:lang w:val="en-US"/>
          </w:rPr>
          <w:t>improvement</w:t>
        </w:r>
      </w:ins>
      <w:ins w:id="316" w:author="david goldhar" w:date="2019-02-26T09:06:00Z">
        <w:r w:rsidR="0021117A">
          <w:rPr>
            <w:rFonts w:eastAsia="Times New Roman" w:cstheme="minorHAnsi"/>
            <w:sz w:val="24"/>
            <w:szCs w:val="24"/>
            <w:lang w:val="en-US"/>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17"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18"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19" w:author="david goldhar" w:date="2019-02-26T09:07:00Z">
        <w:r w:rsidR="0021117A">
          <w:rPr>
            <w:rFonts w:eastAsia="Times New Roman" w:cstheme="minorHAnsi"/>
            <w:sz w:val="24"/>
            <w:szCs w:val="24"/>
            <w:lang w:val="en-US"/>
          </w:rPr>
          <w:t xml:space="preserve">a </w:t>
        </w:r>
      </w:ins>
      <w:r>
        <w:rPr>
          <w:rFonts w:eastAsia="Times New Roman" w:cstheme="minorHAnsi"/>
          <w:sz w:val="24"/>
          <w:szCs w:val="24"/>
        </w:rPr>
        <w:t xml:space="preserve">valuable </w:t>
      </w:r>
      <w:proofErr w:type="spellStart"/>
      <w:r>
        <w:rPr>
          <w:rFonts w:eastAsia="Times New Roman" w:cstheme="minorHAnsi"/>
          <w:sz w:val="24"/>
          <w:szCs w:val="24"/>
        </w:rPr>
        <w:t>techni</w:t>
      </w:r>
      <w:proofErr w:type="spellEnd"/>
      <w:ins w:id="320" w:author="david goldhar" w:date="2019-02-26T09:07:00Z">
        <w:r w:rsidR="0021117A">
          <w:rPr>
            <w:rFonts w:eastAsia="Times New Roman" w:cstheme="minorHAnsi"/>
            <w:sz w:val="24"/>
            <w:szCs w:val="24"/>
            <w:lang w:val="en-US"/>
          </w:rPr>
          <w:t>que</w:t>
        </w:r>
      </w:ins>
      <w:del w:id="321"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22" w:author="david goldhar" w:date="2019-02-26T09:09:00Z">
        <w:r w:rsidDel="000A6DA3">
          <w:rPr>
            <w:rFonts w:eastAsia="Times New Roman" w:cstheme="minorHAnsi"/>
            <w:sz w:val="24"/>
            <w:szCs w:val="24"/>
          </w:rPr>
          <w:delText xml:space="preserve">in </w:delText>
        </w:r>
      </w:del>
      <w:ins w:id="323" w:author="david goldhar" w:date="2019-02-26T09:09:00Z">
        <w:r w:rsidR="000A6DA3">
          <w:rPr>
            <w:rFonts w:eastAsia="Times New Roman" w:cstheme="minorHAnsi"/>
            <w:sz w:val="24"/>
            <w:szCs w:val="24"/>
            <w:lang w:val="en-US"/>
          </w:rPr>
          <w:t xml:space="preserve">for </w:t>
        </w:r>
      </w:ins>
      <w:r>
        <w:rPr>
          <w:rFonts w:eastAsia="Times New Roman" w:cstheme="minorHAnsi"/>
          <w:sz w:val="24"/>
          <w:szCs w:val="24"/>
        </w:rPr>
        <w:t>maintaining operational continuity</w:t>
      </w:r>
      <w:ins w:id="324" w:author="david goldhar" w:date="2019-02-26T09:07:00Z">
        <w:r w:rsidR="0021117A">
          <w:rPr>
            <w:rFonts w:eastAsia="Times New Roman" w:cstheme="minorHAnsi"/>
            <w:sz w:val="24"/>
            <w:szCs w:val="24"/>
            <w:lang w:val="en-US"/>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25" w:author="david goldhar" w:date="2019-02-26T09:10:00Z">
        <w:r w:rsidR="000A6DA3">
          <w:rPr>
            <w:rFonts w:eastAsia="Times New Roman" w:cstheme="minorHAnsi"/>
            <w:sz w:val="24"/>
            <w:szCs w:val="24"/>
            <w:lang w:val="en-US"/>
          </w:rPr>
          <w:t>In involves g</w:t>
        </w:r>
      </w:ins>
      <w:del w:id="326" w:author="david goldhar" w:date="2019-02-26T09:10:00Z">
        <w:r w:rsidDel="000A6DA3">
          <w:rPr>
            <w:rFonts w:eastAsia="Times New Roman" w:cstheme="minorHAnsi"/>
            <w:sz w:val="24"/>
            <w:szCs w:val="24"/>
          </w:rPr>
          <w:delText>G</w:delText>
        </w:r>
      </w:del>
      <w:proofErr w:type="spellStart"/>
      <w:r w:rsidRPr="001E5340">
        <w:rPr>
          <w:rFonts w:eastAsia="Times New Roman" w:cstheme="minorHAnsi"/>
          <w:sz w:val="24"/>
          <w:szCs w:val="24"/>
        </w:rPr>
        <w:t>oing</w:t>
      </w:r>
      <w:proofErr w:type="spellEnd"/>
      <w:r w:rsidRPr="001E5340">
        <w:rPr>
          <w:rFonts w:eastAsia="Times New Roman" w:cstheme="minorHAnsi"/>
          <w:sz w:val="24"/>
          <w:szCs w:val="24"/>
        </w:rPr>
        <w:t xml:space="preserve"> from a flat network – where communications are wide open</w:t>
      </w:r>
      <w:ins w:id="327" w:author="david goldhar" w:date="2019-02-26T09:07:00Z">
        <w:r w:rsidR="0021117A">
          <w:rPr>
            <w:rFonts w:eastAsia="Times New Roman" w:cstheme="minorHAnsi"/>
            <w:sz w:val="24"/>
            <w:szCs w:val="24"/>
            <w:lang w:val="en-US"/>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28" w:author="david goldhar" w:date="2019-02-26T09:08:00Z">
        <w:r w:rsidR="0021117A">
          <w:rPr>
            <w:rFonts w:eastAsia="Times New Roman" w:cstheme="minorHAnsi"/>
            <w:sz w:val="24"/>
            <w:szCs w:val="24"/>
            <w:lang w:val="en-US"/>
          </w:rPr>
          <w:t xml:space="preserve"> or obstructions </w:t>
        </w:r>
      </w:ins>
      <w:del w:id="329"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30" w:author="david goldhar" w:date="2019-02-26T09:10:00Z">
        <w:r w:rsidDel="000A6DA3">
          <w:rPr>
            <w:rFonts w:eastAsia="Times New Roman" w:cstheme="minorHAnsi"/>
            <w:sz w:val="24"/>
            <w:szCs w:val="24"/>
          </w:rPr>
          <w:delText xml:space="preserve">separated </w:delText>
        </w:r>
      </w:del>
      <w:ins w:id="331" w:author="david goldhar" w:date="2019-02-26T09:10:00Z">
        <w:r w:rsidR="000A6DA3">
          <w:rPr>
            <w:rFonts w:eastAsia="Times New Roman" w:cstheme="minorHAnsi"/>
            <w:sz w:val="24"/>
            <w:szCs w:val="24"/>
            <w:lang w:val="en-US"/>
          </w:rPr>
          <w:t xml:space="preserve">divided </w:t>
        </w:r>
      </w:ins>
      <w:ins w:id="332" w:author="david goldhar" w:date="2019-02-26T09:08:00Z">
        <w:r w:rsidR="0021117A">
          <w:rPr>
            <w:rFonts w:eastAsia="Times New Roman" w:cstheme="minorHAnsi"/>
            <w:sz w:val="24"/>
            <w:szCs w:val="24"/>
            <w:lang w:val="en-US"/>
          </w:rPr>
          <w:t>in</w:t>
        </w:r>
      </w:ins>
      <w:r>
        <w:rPr>
          <w:rFonts w:eastAsia="Times New Roman" w:cstheme="minorHAnsi"/>
          <w:sz w:val="24"/>
          <w:szCs w:val="24"/>
        </w:rPr>
        <w:t>to zones, both logical with VLAN</w:t>
      </w:r>
      <w:ins w:id="333" w:author="david goldhar" w:date="2019-02-26T09:10:00Z">
        <w:r w:rsidR="000A6DA3">
          <w:rPr>
            <w:rFonts w:eastAsia="Times New Roman" w:cstheme="minorHAnsi"/>
            <w:sz w:val="24"/>
            <w:szCs w:val="24"/>
            <w:lang w:val="en-US"/>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34"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335"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336"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337" w:author="david goldhar" w:date="2019-02-26T09:11:00Z">
        <w:r w:rsidR="000A6DA3">
          <w:rPr>
            <w:rFonts w:eastAsia="Times New Roman" w:cstheme="minorHAnsi"/>
            <w:sz w:val="24"/>
            <w:szCs w:val="24"/>
            <w:lang w:val="en-US"/>
          </w:rPr>
          <w:t xml:space="preserve"> </w:t>
        </w:r>
      </w:ins>
      <w:del w:id="338"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339" w:author="david goldhar" w:date="2019-02-26T09:11:00Z">
        <w:r w:rsidR="000A6DA3">
          <w:rPr>
            <w:rFonts w:eastAsia="Times New Roman" w:cstheme="minorHAnsi"/>
            <w:sz w:val="24"/>
            <w:szCs w:val="24"/>
            <w:lang w:val="en-US"/>
          </w:rPr>
          <w:t xml:space="preserve">the </w:t>
        </w:r>
      </w:ins>
      <w:r>
        <w:rPr>
          <w:rFonts w:eastAsia="Times New Roman" w:cstheme="minorHAnsi"/>
          <w:sz w:val="24"/>
          <w:szCs w:val="24"/>
        </w:rPr>
        <w:t>one hand</w:t>
      </w:r>
      <w:ins w:id="340" w:author="david goldhar" w:date="2019-02-26T09:11:00Z">
        <w:r w:rsidR="000A6DA3">
          <w:rPr>
            <w:rFonts w:eastAsia="Times New Roman" w:cstheme="minorHAnsi"/>
            <w:sz w:val="24"/>
            <w:szCs w:val="24"/>
            <w:lang w:val="en-US"/>
          </w:rPr>
          <w:t>,</w:t>
        </w:r>
      </w:ins>
      <w:r w:rsidRPr="001E5340">
        <w:rPr>
          <w:rFonts w:eastAsia="Times New Roman" w:cstheme="minorHAnsi"/>
          <w:sz w:val="24"/>
          <w:szCs w:val="24"/>
        </w:rPr>
        <w:t xml:space="preserve"> and</w:t>
      </w:r>
      <w:r>
        <w:rPr>
          <w:rFonts w:eastAsia="Times New Roman" w:cstheme="minorHAnsi"/>
          <w:sz w:val="24"/>
          <w:szCs w:val="24"/>
        </w:rPr>
        <w:t xml:space="preserve"> </w:t>
      </w:r>
      <w:ins w:id="341" w:author="david goldhar" w:date="2019-02-26T09:11:00Z">
        <w:r w:rsidR="000A6DA3">
          <w:rPr>
            <w:rFonts w:eastAsia="Times New Roman" w:cstheme="minorHAnsi"/>
            <w:sz w:val="24"/>
            <w:szCs w:val="24"/>
            <w:lang w:val="en-US"/>
          </w:rPr>
          <w:t xml:space="preserve">one that </w:t>
        </w:r>
      </w:ins>
      <w:r>
        <w:rPr>
          <w:rFonts w:eastAsia="Times New Roman" w:cstheme="minorHAnsi"/>
          <w:sz w:val="24"/>
          <w:szCs w:val="24"/>
        </w:rPr>
        <w:t>enable</w:t>
      </w:r>
      <w:ins w:id="342" w:author="david goldhar" w:date="2019-02-26T09:11:00Z">
        <w:r w:rsidR="000A6DA3">
          <w:rPr>
            <w:rFonts w:eastAsia="Times New Roman" w:cstheme="minorHAnsi"/>
            <w:sz w:val="24"/>
            <w:szCs w:val="24"/>
            <w:lang w:val="en-US"/>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rsidP="000A6DA3">
      <w:pPr>
        <w:shd w:val="clear" w:color="auto" w:fill="FFFFFF"/>
        <w:spacing w:after="450" w:line="240" w:lineRule="auto"/>
        <w:rPr>
          <w:rFonts w:eastAsia="Times New Roman" w:cstheme="minorHAnsi"/>
          <w:sz w:val="24"/>
          <w:szCs w:val="24"/>
        </w:rPr>
        <w:pPrChange w:id="343" w:author="david goldhar" w:date="2019-02-26T09:11:00Z">
          <w:pPr>
            <w:shd w:val="clear" w:color="auto" w:fill="FFFFFF"/>
            <w:spacing w:after="450" w:line="240" w:lineRule="auto"/>
          </w:pPr>
        </w:pPrChange>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lang w:bidi="ar-SA"/>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4437D"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5B4DD3E1"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4" w:author="david goldhar" w:date="2019-02-26T09:12:00Z">
        <w:r>
          <w:rPr>
            <w:rFonts w:eastAsia="Times New Roman" w:cstheme="minorHAnsi"/>
            <w:b/>
            <w:bCs/>
            <w:sz w:val="24"/>
            <w:szCs w:val="24"/>
            <w:lang w:val="en-US"/>
          </w:rPr>
          <w:t>t</w:t>
        </w:r>
      </w:ins>
      <w:del w:id="345"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p>
    <w:p w14:paraId="11AF9737" w14:textId="53C63D4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6" w:author="david goldhar" w:date="2019-02-26T09:12:00Z">
        <w:r>
          <w:rPr>
            <w:rFonts w:eastAsia="Times New Roman" w:cstheme="minorHAnsi"/>
            <w:b/>
            <w:bCs/>
            <w:sz w:val="24"/>
            <w:szCs w:val="24"/>
            <w:lang w:val="en-US"/>
          </w:rPr>
          <w:t>t</w:t>
        </w:r>
      </w:ins>
      <w:del w:id="347"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1848DED1" w14:textId="36963842" w:rsidR="00CA30DE" w:rsidRPr="00DA7203" w:rsidDel="000A6DA3" w:rsidRDefault="000A6DA3" w:rsidP="002F69BC">
      <w:pPr>
        <w:numPr>
          <w:ilvl w:val="0"/>
          <w:numId w:val="3"/>
        </w:numPr>
        <w:shd w:val="clear" w:color="auto" w:fill="FFFFFF"/>
        <w:spacing w:after="75" w:line="240" w:lineRule="auto"/>
        <w:ind w:left="150"/>
        <w:rPr>
          <w:del w:id="348" w:author="david goldhar" w:date="2019-02-26T09:12:00Z"/>
          <w:rFonts w:eastAsia="Times New Roman" w:cstheme="minorHAnsi"/>
          <w:b/>
          <w:bCs/>
          <w:sz w:val="24"/>
          <w:szCs w:val="24"/>
        </w:rPr>
      </w:pPr>
      <w:ins w:id="349" w:author="david goldhar" w:date="2019-02-26T09:12:00Z">
        <w:r w:rsidRPr="000A6DA3">
          <w:rPr>
            <w:rFonts w:eastAsia="Times New Roman" w:cstheme="minorHAnsi"/>
            <w:b/>
            <w:bCs/>
            <w:sz w:val="24"/>
            <w:szCs w:val="24"/>
            <w:lang w:val="en-US"/>
            <w:rPrChange w:id="350" w:author="david goldhar" w:date="2019-02-26T09:12:00Z">
              <w:rPr>
                <w:rFonts w:eastAsia="Times New Roman" w:cstheme="minorHAnsi"/>
                <w:b/>
                <w:bCs/>
                <w:sz w:val="24"/>
                <w:szCs w:val="24"/>
                <w:lang w:val="en-US"/>
              </w:rPr>
            </w:rPrChange>
          </w:rPr>
          <w:lastRenderedPageBreak/>
          <w:t>t</w:t>
        </w:r>
      </w:ins>
      <w:del w:id="351" w:author="david goldhar" w:date="2019-02-26T09:12:00Z">
        <w:r w:rsidR="00CA30DE" w:rsidRPr="000A6DA3" w:rsidDel="000A6DA3">
          <w:rPr>
            <w:rFonts w:eastAsia="Times New Roman" w:cstheme="minorHAnsi"/>
            <w:b/>
            <w:bCs/>
            <w:sz w:val="24"/>
            <w:szCs w:val="24"/>
            <w:rPrChange w:id="352" w:author="david goldhar" w:date="2019-02-26T09:12:00Z">
              <w:rPr>
                <w:rFonts w:eastAsia="Times New Roman" w:cstheme="minorHAnsi"/>
                <w:b/>
                <w:bCs/>
                <w:sz w:val="24"/>
                <w:szCs w:val="24"/>
              </w:rPr>
            </w:rPrChange>
          </w:rPr>
          <w:delText>T</w:delText>
        </w:r>
      </w:del>
      <w:r w:rsidR="00CA30DE" w:rsidRPr="000A6DA3">
        <w:rPr>
          <w:rFonts w:eastAsia="Times New Roman" w:cstheme="minorHAnsi"/>
          <w:b/>
          <w:bCs/>
          <w:sz w:val="24"/>
          <w:szCs w:val="24"/>
          <w:rPrChange w:id="353" w:author="david goldhar" w:date="2019-02-26T09:12:00Z">
            <w:rPr>
              <w:rFonts w:eastAsia="Times New Roman" w:cstheme="minorHAnsi"/>
              <w:b/>
              <w:bCs/>
              <w:sz w:val="24"/>
              <w:szCs w:val="24"/>
            </w:rPr>
          </w:rPrChange>
        </w:rPr>
        <w:t xml:space="preserve">he more difficult it can be to manage and ensure </w:t>
      </w:r>
      <w:ins w:id="354" w:author="david goldhar" w:date="2019-02-26T09:12:00Z">
        <w:r w:rsidRPr="000A6DA3">
          <w:rPr>
            <w:rFonts w:eastAsia="Times New Roman" w:cstheme="minorHAnsi"/>
            <w:b/>
            <w:bCs/>
            <w:sz w:val="24"/>
            <w:szCs w:val="24"/>
            <w:lang w:val="en-US"/>
            <w:rPrChange w:id="355" w:author="david goldhar" w:date="2019-02-26T09:12:00Z">
              <w:rPr>
                <w:rFonts w:eastAsia="Times New Roman" w:cstheme="minorHAnsi"/>
                <w:b/>
                <w:bCs/>
                <w:sz w:val="24"/>
                <w:szCs w:val="24"/>
                <w:lang w:val="en-US"/>
              </w:rPr>
            </w:rPrChange>
          </w:rPr>
          <w:t xml:space="preserve">that </w:t>
        </w:r>
      </w:ins>
      <w:r w:rsidR="00CA30DE" w:rsidRPr="000A6DA3">
        <w:rPr>
          <w:rFonts w:eastAsia="Times New Roman" w:cstheme="minorHAnsi"/>
          <w:b/>
          <w:bCs/>
          <w:sz w:val="24"/>
          <w:szCs w:val="24"/>
          <w:rPrChange w:id="356" w:author="david goldhar" w:date="2019-02-26T09:12:00Z">
            <w:rPr>
              <w:rFonts w:eastAsia="Times New Roman" w:cstheme="minorHAnsi"/>
              <w:b/>
              <w:bCs/>
              <w:sz w:val="24"/>
              <w:szCs w:val="24"/>
            </w:rPr>
          </w:rPrChange>
        </w:rPr>
        <w:t>users, processes and systems are able to access all required assets</w:t>
      </w:r>
      <w:del w:id="357" w:author="david goldhar" w:date="2019-02-26T09:12:00Z">
        <w:r w:rsidR="00CA30DE" w:rsidRPr="000A6DA3" w:rsidDel="000A6DA3">
          <w:rPr>
            <w:rFonts w:eastAsia="Times New Roman" w:cstheme="minorHAnsi"/>
            <w:b/>
            <w:bCs/>
            <w:sz w:val="24"/>
            <w:szCs w:val="24"/>
            <w:rPrChange w:id="358" w:author="david goldhar" w:date="2019-02-26T09:12:00Z">
              <w:rPr>
                <w:rFonts w:eastAsia="Times New Roman" w:cstheme="minorHAnsi"/>
                <w:b/>
                <w:bCs/>
                <w:sz w:val="24"/>
                <w:szCs w:val="24"/>
              </w:rPr>
            </w:rPrChange>
          </w:rPr>
          <w:delText>.</w:delText>
        </w:r>
      </w:del>
    </w:p>
    <w:p w14:paraId="3E98B67E" w14:textId="3BF91511" w:rsidR="00CA30DE" w:rsidRPr="000A6DA3" w:rsidDel="000A6DA3" w:rsidRDefault="00CA30DE" w:rsidP="002F69BC">
      <w:pPr>
        <w:numPr>
          <w:ilvl w:val="0"/>
          <w:numId w:val="3"/>
        </w:numPr>
        <w:shd w:val="clear" w:color="auto" w:fill="FFFFFF"/>
        <w:spacing w:after="75" w:line="240" w:lineRule="auto"/>
        <w:ind w:left="150"/>
        <w:rPr>
          <w:del w:id="359" w:author="david goldhar" w:date="2019-02-26T09:12:00Z"/>
          <w:rFonts w:cstheme="minorHAnsi"/>
          <w:rPrChange w:id="360" w:author="david goldhar" w:date="2019-02-26T09:12:00Z">
            <w:rPr>
              <w:del w:id="361" w:author="david goldhar" w:date="2019-02-26T09:12:00Z"/>
              <w:rFonts w:cstheme="minorHAnsi"/>
            </w:rPr>
          </w:rPrChange>
        </w:rPr>
        <w:pPrChange w:id="362" w:author="david goldhar" w:date="2019-02-26T09:12:00Z">
          <w:pPr/>
        </w:pPrChange>
      </w:pPr>
    </w:p>
    <w:p w14:paraId="039DCCF4" w14:textId="77777777" w:rsidR="00CA30DE" w:rsidRPr="009A3793" w:rsidRDefault="00CA30DE" w:rsidP="00CA30DE">
      <w:pPr>
        <w:rPr>
          <w:rtl/>
        </w:rPr>
      </w:pPr>
    </w:p>
    <w:p w14:paraId="57CC6390" w14:textId="77777777" w:rsidR="00CA30DE" w:rsidRDefault="00CA30DE" w:rsidP="00CA30DE">
      <w:pPr>
        <w:rPr>
          <w:rFonts w:cstheme="minorHAnsi"/>
        </w:rPr>
      </w:pPr>
      <w:r>
        <w:rPr>
          <w:rFonts w:cstheme="minorHAnsi"/>
        </w:rPr>
        <w:br w:type="page"/>
      </w:r>
    </w:p>
    <w:p w14:paraId="57146A9F" w14:textId="415DCEA8" w:rsidR="00CA30DE" w:rsidRPr="00C73117" w:rsidRDefault="0021075A" w:rsidP="000A6DA3">
      <w:pPr>
        <w:pStyle w:val="Heading1"/>
        <w:pPrChange w:id="363" w:author="david goldhar" w:date="2019-02-26T09:12:00Z">
          <w:pPr/>
        </w:pPrChange>
      </w:pPr>
      <w:del w:id="364" w:author="david goldhar" w:date="2019-02-26T09:13:00Z">
        <w:r w:rsidDel="000A6DA3">
          <w:lastRenderedPageBreak/>
          <w:delText>3</w:delText>
        </w:r>
        <w:r w:rsidR="00CA30DE" w:rsidRPr="00C73117" w:rsidDel="000A6DA3">
          <w:delText xml:space="preserve">. </w:delText>
        </w:r>
      </w:del>
      <w:r w:rsidR="00CA30DE" w:rsidRPr="00C73117">
        <w:t>Segmentation Strategy</w:t>
      </w:r>
    </w:p>
    <w:p w14:paraId="454B3166" w14:textId="1F7CB19A" w:rsidR="00CA30DE" w:rsidRDefault="00CA30DE" w:rsidP="003A3017">
      <w:pPr>
        <w:pStyle w:val="NormalWeb"/>
        <w:spacing w:before="0" w:beforeAutospacing="0" w:after="240" w:afterAutospacing="0" w:line="398" w:lineRule="atLeast"/>
        <w:rPr>
          <w:rFonts w:asciiTheme="minorHAnsi" w:hAnsiTheme="minorHAnsi" w:cstheme="minorHAnsi"/>
        </w:rPr>
        <w:pPrChange w:id="365" w:author="david goldhar" w:date="2019-02-26T09:18:00Z">
          <w:pPr>
            <w:pStyle w:val="NormalWeb"/>
            <w:spacing w:before="0" w:beforeAutospacing="0" w:after="240" w:afterAutospacing="0" w:line="398" w:lineRule="atLeast"/>
          </w:pPr>
        </w:pPrChange>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w:t>
      </w:r>
      <w:proofErr w:type="spellStart"/>
      <w:r w:rsidRPr="00C0533B">
        <w:rPr>
          <w:rFonts w:asciiTheme="minorHAnsi" w:hAnsiTheme="minorHAnsi" w:cstheme="minorHAnsi"/>
        </w:rPr>
        <w:t>Datacenter</w:t>
      </w:r>
      <w:proofErr w:type="spellEnd"/>
      <w:r w:rsidRPr="00C0533B">
        <w:rPr>
          <w:rFonts w:asciiTheme="minorHAnsi" w:hAnsiTheme="minorHAnsi" w:cstheme="minorHAnsi"/>
        </w:rPr>
        <w:t xml:space="preserve">, </w:t>
      </w:r>
      <w:r>
        <w:rPr>
          <w:rFonts w:asciiTheme="minorHAnsi" w:hAnsiTheme="minorHAnsi" w:cstheme="minorHAnsi"/>
        </w:rPr>
        <w:t>users</w:t>
      </w:r>
      <w:del w:id="36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367" w:author="david goldhar" w:date="2019-02-26T09:13:00Z">
        <w:r w:rsidR="005018C4">
          <w:rPr>
            <w:rFonts w:asciiTheme="minorHAnsi" w:hAnsiTheme="minorHAnsi" w:cstheme="minorHAnsi"/>
            <w:lang w:val="en-US"/>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368" w:author="david goldhar" w:date="2019-02-26T09:14:00Z">
        <w:r w:rsidR="000F317A">
          <w:rPr>
            <w:rFonts w:asciiTheme="minorHAnsi" w:hAnsiTheme="minorHAnsi" w:cstheme="minorHAnsi"/>
            <w:lang w:val="en-US"/>
          </w:rPr>
          <w:t xml:space="preserve">, and to </w:t>
        </w:r>
      </w:ins>
      <w:del w:id="36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370" w:author="david goldhar" w:date="2019-02-26T09:18:00Z">
        <w:r w:rsidR="00BA7E09">
          <w:rPr>
            <w:rFonts w:asciiTheme="minorHAnsi" w:hAnsiTheme="minorHAnsi" w:cstheme="minorHAnsi"/>
            <w:lang w:val="en-US"/>
          </w:rPr>
          <w:t xml:space="preserve">list of </w:t>
        </w:r>
      </w:ins>
      <w:proofErr w:type="gramStart"/>
      <w:r>
        <w:rPr>
          <w:rFonts w:asciiTheme="minorHAnsi" w:hAnsiTheme="minorHAnsi" w:cstheme="minorHAnsi"/>
        </w:rPr>
        <w:t>network</w:t>
      </w:r>
      <w:proofErr w:type="gramEnd"/>
      <w:del w:id="37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37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373" w:author="david goldhar" w:date="2019-02-26T09:18:00Z">
        <w:r w:rsidR="003A3017">
          <w:rPr>
            <w:rFonts w:asciiTheme="minorHAnsi" w:hAnsiTheme="minorHAnsi" w:cstheme="minorHAnsi"/>
            <w:lang w:val="en-US"/>
          </w:rPr>
          <w:t xml:space="preserve">an </w:t>
        </w:r>
      </w:ins>
      <w:del w:id="37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375" w:author="david goldhar" w:date="2019-02-26T09:18:00Z">
        <w:r w:rsidR="003A3017">
          <w:rPr>
            <w:rFonts w:asciiTheme="minorHAnsi" w:hAnsiTheme="minorHAnsi" w:cstheme="minorHAnsi"/>
            <w:lang w:val="en-US"/>
          </w:rPr>
          <w:t xml:space="preserve">of </w:t>
        </w:r>
        <w:r w:rsidR="003A3017">
          <w:rPr>
            <w:rFonts w:asciiTheme="minorHAnsi" w:hAnsiTheme="minorHAnsi" w:cstheme="minorHAnsi"/>
          </w:rPr>
          <w:t xml:space="preserve">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376" w:author="david goldhar" w:date="2019-02-26T09:19:00Z">
        <w:r w:rsidR="003A3017">
          <w:rPr>
            <w:rFonts w:asciiTheme="minorHAnsi" w:hAnsiTheme="minorHAnsi" w:cstheme="minorHAnsi"/>
            <w:lang w:val="en-US"/>
          </w:rPr>
          <w:t xml:space="preserve">in order </w:t>
        </w:r>
      </w:ins>
      <w:r>
        <w:rPr>
          <w:rFonts w:asciiTheme="minorHAnsi" w:hAnsiTheme="minorHAnsi" w:cstheme="minorHAnsi"/>
        </w:rPr>
        <w:t xml:space="preserve">to better design and </w:t>
      </w:r>
      <w:ins w:id="377" w:author="david goldhar" w:date="2019-02-26T09:18:00Z">
        <w:r w:rsidR="003A3017">
          <w:rPr>
            <w:rFonts w:asciiTheme="minorHAnsi" w:hAnsiTheme="minorHAnsi" w:cstheme="minorHAnsi"/>
            <w:lang w:val="en-US"/>
          </w:rPr>
          <w:t>impl</w:t>
        </w:r>
      </w:ins>
      <w:ins w:id="378" w:author="david goldhar" w:date="2019-02-26T09:19:00Z">
        <w:r w:rsidR="003A3017">
          <w:rPr>
            <w:rFonts w:asciiTheme="minorHAnsi" w:hAnsiTheme="minorHAnsi" w:cstheme="minorHAnsi"/>
            <w:lang w:val="en-US"/>
          </w:rPr>
          <w:t xml:space="preserve">ement </w:t>
        </w:r>
      </w:ins>
      <w:del w:id="379" w:author="david goldhar" w:date="2019-02-26T09:19:00Z">
        <w:r w:rsidDel="003A3017">
          <w:rPr>
            <w:rFonts w:asciiTheme="minorHAnsi" w:hAnsiTheme="minorHAnsi" w:cstheme="minorHAnsi"/>
          </w:rPr>
          <w:delText>enforce</w:delText>
        </w:r>
      </w:del>
      <w:del w:id="380" w:author="david goldhar" w:date="2019-02-26T09:18:00Z">
        <w:r w:rsidDel="003A3017">
          <w:rPr>
            <w:rFonts w:asciiTheme="minorHAnsi" w:hAnsiTheme="minorHAnsi" w:cstheme="minorHAnsi"/>
          </w:rPr>
          <w:delText>ment</w:delText>
        </w:r>
      </w:del>
      <w:del w:id="38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stringent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382" w:author="david goldhar" w:date="2019-02-26T09:19:00Z">
        <w:r w:rsidR="00EC1560">
          <w:rPr>
            <w:rFonts w:asciiTheme="minorHAnsi" w:hAnsiTheme="minorHAnsi" w:cstheme="minorHAnsi"/>
            <w:lang w:val="en-US"/>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383" w:author="david goldhar" w:date="2019-02-26T09:20:00Z">
        <w:r w:rsidR="00EC1560">
          <w:rPr>
            <w:rFonts w:asciiTheme="minorHAnsi" w:hAnsiTheme="minorHAnsi" w:cstheme="minorHAnsi"/>
            <w:lang w:val="en-US"/>
          </w:rPr>
          <w:t xml:space="preserve">be repeated </w:t>
        </w:r>
      </w:ins>
      <w:del w:id="384" w:author="david goldhar" w:date="2019-02-26T09:20:00Z">
        <w:r w:rsidDel="00EC1560">
          <w:rPr>
            <w:rFonts w:asciiTheme="minorHAnsi" w:hAnsiTheme="minorHAnsi" w:cstheme="minorHAnsi"/>
          </w:rPr>
          <w:delText xml:space="preserve">reiterate and </w:delText>
        </w:r>
      </w:del>
      <w:ins w:id="385" w:author="david goldhar" w:date="2019-02-26T09:20:00Z">
        <w:r w:rsidR="00EC1560">
          <w:rPr>
            <w:rFonts w:asciiTheme="minorHAnsi" w:hAnsiTheme="minorHAnsi" w:cstheme="minorHAnsi"/>
            <w:lang w:val="en-US"/>
          </w:rPr>
          <w:t>and re-</w:t>
        </w:r>
      </w:ins>
      <w:r>
        <w:rPr>
          <w:rFonts w:asciiTheme="minorHAnsi" w:hAnsiTheme="minorHAnsi" w:cstheme="minorHAnsi"/>
        </w:rPr>
        <w:t>assessed once a year</w:t>
      </w:r>
      <w:ins w:id="386" w:author="david goldhar" w:date="2019-02-26T09:20:00Z">
        <w:r w:rsidR="00EC1560">
          <w:rPr>
            <w:rFonts w:asciiTheme="minorHAnsi" w:hAnsiTheme="minorHAnsi" w:cstheme="minorHAnsi"/>
            <w:lang w:val="en-US"/>
          </w:rPr>
          <w:t>,</w:t>
        </w:r>
      </w:ins>
      <w:r>
        <w:rPr>
          <w:rFonts w:asciiTheme="minorHAnsi" w:hAnsiTheme="minorHAnsi" w:cstheme="minorHAnsi"/>
        </w:rPr>
        <w:t xml:space="preserve"> or when</w:t>
      </w:r>
      <w:ins w:id="387" w:author="david goldhar" w:date="2019-02-26T09:20:00Z">
        <w:r w:rsidR="00EC1560">
          <w:rPr>
            <w:rFonts w:asciiTheme="minorHAnsi" w:hAnsiTheme="minorHAnsi" w:cstheme="minorHAnsi"/>
            <w:lang w:val="en-US"/>
          </w:rPr>
          <w:t>ever</w:t>
        </w:r>
      </w:ins>
      <w:r>
        <w:rPr>
          <w:rFonts w:asciiTheme="minorHAnsi" w:hAnsiTheme="minorHAnsi" w:cstheme="minorHAnsi"/>
        </w:rPr>
        <w:t xml:space="preserve"> a change is introduced to the production floor</w:t>
      </w:r>
      <w:ins w:id="388" w:author="david goldhar" w:date="2019-02-26T09:20:00Z">
        <w:r w:rsidR="00EC1560">
          <w:rPr>
            <w:rFonts w:asciiTheme="minorHAnsi" w:hAnsiTheme="minorHAnsi" w:cstheme="minorHAnsi"/>
            <w:lang w:val="en-US"/>
          </w:rPr>
          <w:t>,</w:t>
        </w:r>
      </w:ins>
      <w:r>
        <w:rPr>
          <w:rFonts w:asciiTheme="minorHAnsi" w:hAnsiTheme="minorHAnsi" w:cstheme="minorHAnsi"/>
        </w:rPr>
        <w:t xml:space="preserve"> or a new threat that changes </w:t>
      </w:r>
      <w:bookmarkStart w:id="389" w:name="_GoBack"/>
      <w:bookmarkEnd w:id="389"/>
      <w:r>
        <w:rPr>
          <w:rFonts w:asciiTheme="minorHAnsi" w:hAnsiTheme="minorHAnsi" w:cstheme="minorHAnsi"/>
        </w:rPr>
        <w:t>the strategy is identified globally.</w:t>
      </w:r>
    </w:p>
    <w:p w14:paraId="71406233" w14:textId="6B3E6F1D" w:rsidR="00EF4787" w:rsidRDefault="00EF4787"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 xml:space="preserve">Design and implantation of a good segmentation strategy is a long and continuous process, modifying an existing OT networks takes time and should be done in small steps to insure </w:t>
      </w:r>
      <w:r w:rsidR="00A92959">
        <w:rPr>
          <w:rFonts w:asciiTheme="minorHAnsi" w:hAnsiTheme="minorHAnsi" w:cstheme="minorHAnsi"/>
        </w:rPr>
        <w:t>operational safety is kept at all times.</w:t>
      </w:r>
    </w:p>
    <w:p w14:paraId="1C818C2B" w14:textId="77777777" w:rsidR="00CA30DE" w:rsidRDefault="00CA30DE" w:rsidP="00CA30DE">
      <w:pPr>
        <w:pStyle w:val="NormalWeb"/>
        <w:spacing w:before="0" w:beforeAutospacing="0" w:after="240" w:afterAutospacing="0" w:line="398" w:lineRule="atLeast"/>
        <w:rPr>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lang w:bidi="ar-SA"/>
        </w:rPr>
        <w:lastRenderedPageBreak/>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 in advanced attacks the processes</w:t>
      </w:r>
      <w:r w:rsidRPr="00C0533B">
        <w:rPr>
          <w:rFonts w:asciiTheme="minorHAnsi" w:hAnsiTheme="minorHAnsi" w:cstheme="minorHAnsi"/>
        </w:rPr>
        <w:t>. That is essentially what the first step of the segmentation strategy should be: identifying resources (both data and assets)</w:t>
      </w:r>
      <w:r>
        <w:rPr>
          <w:rFonts w:asciiTheme="minorHAnsi" w:hAnsiTheme="minorHAnsi" w:cstheme="minorHAnsi"/>
        </w:rPr>
        <w:t xml:space="preserve"> and the attacker’s challenges in their exploitation. This step in necessary to perform risk prioritization</w:t>
      </w:r>
      <w:r w:rsidRPr="00C0533B">
        <w:rPr>
          <w:rFonts w:asciiTheme="minorHAnsi" w:hAnsiTheme="minorHAnsi" w:cstheme="minorHAnsi"/>
        </w:rPr>
        <w:t>.</w:t>
      </w:r>
    </w:p>
    <w:p w14:paraId="07182233" w14:textId="77777777"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To protect (or compromise) a network, it is important to gather intelligence about the various weaknesses that may exist. </w:t>
      </w:r>
      <w:r>
        <w:rPr>
          <w:rFonts w:asciiTheme="minorHAnsi" w:hAnsiTheme="minorHAnsi" w:cstheme="minorHAnsi"/>
        </w:rPr>
        <w:t>T</w:t>
      </w:r>
      <w:r w:rsidRPr="00C0533B">
        <w:rPr>
          <w:rFonts w:asciiTheme="minorHAnsi" w:hAnsiTheme="minorHAnsi" w:cstheme="minorHAnsi"/>
        </w:rPr>
        <w:t xml:space="preserve">hese weaknesses are exploited by attackers to encroach on other resources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 xml:space="preserve">point into the network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p>
    <w:p w14:paraId="1DFBC4BB"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 or may cause if compromised</w:t>
      </w:r>
      <w:r w:rsidRPr="00C0533B">
        <w:rPr>
          <w:rFonts w:asciiTheme="minorHAnsi" w:hAnsiTheme="minorHAnsi" w:cstheme="minorHAnsi"/>
        </w:rPr>
        <w:t xml:space="preserve">. If </w:t>
      </w:r>
      <w:r>
        <w:rPr>
          <w:rFonts w:asciiTheme="minorHAnsi" w:hAnsiTheme="minorHAnsi" w:cstheme="minorHAnsi"/>
        </w:rPr>
        <w:t>an unauthorized change happens in PLC configuration leading to potential defect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controller or just reprogramming it</w:t>
      </w:r>
      <w:r w:rsidRPr="00C0533B">
        <w:rPr>
          <w:rFonts w:asciiTheme="minorHAnsi" w:hAnsiTheme="minorHAnsi" w:cstheme="minorHAnsi"/>
        </w:rPr>
        <w:t>. </w:t>
      </w:r>
    </w:p>
    <w:p w14:paraId="5EB70AA1"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 xml:space="preserve">s a comprehensive view of the resources on the network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a low-value target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the workstations should also be segmented depending on the resources they are accessing.</w:t>
      </w:r>
    </w:p>
    <w:p w14:paraId="6E57CAAC"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call out how 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A segmentation policy should be built based on data gathered about the resources in the previous steps. This policy should start at a high level, which segregates the various zones </w:t>
      </w:r>
      <w:r w:rsidRPr="00C0533B">
        <w:rPr>
          <w:rFonts w:asciiTheme="minorHAnsi" w:hAnsiTheme="minorHAnsi" w:cstheme="minorHAnsi"/>
        </w:rPr>
        <w:lastRenderedPageBreak/>
        <w:t xml:space="preserve">through traditional network boundaries, such as DMZ, Datacenter, and </w:t>
      </w:r>
      <w:r>
        <w:rPr>
          <w:rFonts w:asciiTheme="minorHAnsi" w:hAnsiTheme="minorHAnsi" w:cstheme="minorHAnsi"/>
        </w:rPr>
        <w:t>hall network</w:t>
      </w:r>
      <w:r w:rsidRPr="00C0533B">
        <w:rPr>
          <w:rFonts w:asciiTheme="minorHAnsi" w:hAnsiTheme="minorHAnsi" w:cstheme="minorHAnsi"/>
        </w:rPr>
        <w:t xml:space="preserve"> then gradually drills into each zone. This process should continue all the way to the application itself, essentially moving up the layers of the OSI model. Once all objects (and even sub-objects) have been discovered, the policy should be developed based on the type and location of those objects and on the users, who are requesting access to various resources hosting or containing data. How deep one goes depends on the criticality of the asset, since in certain cases the cost associated with going through the entire process for a certain asset may not be justified.</w:t>
      </w:r>
    </w:p>
    <w:p w14:paraId="5FD97A7A" w14:textId="41193560"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There are several access-control models to choose from. one should pick the one (or a combination of several) that best fit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lang w:bidi="ar-SA"/>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entails coming up with a list of requirements to satisfy the goals of the segmentation strategy. Once you have an accurate understanding of what to protect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Pr>
          <w:rFonts w:eastAsia="Times New Roman" w:cstheme="minorHAnsi"/>
          <w:sz w:val="24"/>
          <w:szCs w:val="24"/>
        </w:rPr>
        <w:t>it is</w:t>
      </w:r>
      <w:r w:rsidRPr="001B3982">
        <w:rPr>
          <w:rFonts w:eastAsia="Times New Roman" w:cstheme="minorHAnsi"/>
          <w:sz w:val="24"/>
          <w:szCs w:val="24"/>
        </w:rPr>
        <w:t xml:space="preserve"> important to not start by implementing </w:t>
      </w:r>
      <w:proofErr w:type="gramStart"/>
      <w:r w:rsidRPr="001B3982">
        <w:rPr>
          <w:rFonts w:eastAsia="Times New Roman" w:cstheme="minorHAnsi"/>
          <w:sz w:val="24"/>
          <w:szCs w:val="24"/>
        </w:rPr>
        <w:t>a</w:t>
      </w:r>
      <w:proofErr w:type="gramEnd"/>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r>
        <w:rPr>
          <w:rFonts w:eastAsia="Times New Roman" w:cstheme="minorHAnsi"/>
          <w:sz w:val="24"/>
          <w:szCs w:val="24"/>
        </w:rPr>
        <w:t xml:space="preserve">It will require </w:t>
      </w:r>
      <w:r w:rsidRPr="001B3982">
        <w:rPr>
          <w:rFonts w:eastAsia="Times New Roman" w:cstheme="minorHAnsi"/>
          <w:sz w:val="24"/>
          <w:szCs w:val="24"/>
        </w:rPr>
        <w:t>a large pool of resources</w:t>
      </w:r>
      <w:r>
        <w:rPr>
          <w:rFonts w:eastAsia="Times New Roman" w:cstheme="minorHAnsi"/>
          <w:sz w:val="24"/>
          <w:szCs w:val="24"/>
        </w:rPr>
        <w:t xml:space="preserve"> be costly and achieve a relatively small advantage of a more balanced, granular approach</w:t>
      </w:r>
      <w:r w:rsidRPr="001B3982">
        <w:rPr>
          <w:rFonts w:eastAsia="Times New Roman" w:cstheme="minorHAnsi"/>
          <w:sz w:val="24"/>
          <w:szCs w:val="24"/>
        </w:rPr>
        <w:t xml:space="preserve">. Based on your data/resource classification and the access-control model, build an implementation plan by prioritizing 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adaptive fit from day one </w:t>
      </w:r>
      <w:r w:rsidRPr="001B3982">
        <w:rPr>
          <w:rFonts w:eastAsia="Times New Roman" w:cstheme="minorHAnsi"/>
          <w:sz w:val="24"/>
          <w:szCs w:val="24"/>
        </w:rPr>
        <w:t>strategy 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r>
        <w:rPr>
          <w:rFonts w:eastAsia="Times New Roman" w:cstheme="minorHAnsi"/>
          <w:sz w:val="24"/>
          <w:szCs w:val="24"/>
        </w:rPr>
        <w:t xml:space="preserve">Network location of the </w:t>
      </w:r>
      <w:r w:rsidRPr="001B3982">
        <w:rPr>
          <w:rFonts w:eastAsia="Times New Roman" w:cstheme="minorHAnsi"/>
          <w:sz w:val="24"/>
          <w:szCs w:val="24"/>
        </w:rPr>
        <w:t>resource, and how is it segmented from the rest of the network?</w:t>
      </w:r>
    </w:p>
    <w:p w14:paraId="7C121A9E"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Device and Application: Does the resource need access to other resources? And do other resources need access to it? For example, a multi-tier application may have a front-end (web), middleware, or back-end (database). Is each service running in its own </w:t>
      </w:r>
      <w:r w:rsidRPr="001B3982">
        <w:rPr>
          <w:rFonts w:eastAsia="Times New Roman" w:cstheme="minorHAnsi"/>
          <w:sz w:val="24"/>
          <w:szCs w:val="24"/>
        </w:rPr>
        <w:lastRenderedPageBreak/>
        <w:t>container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 that are then recorded. Any issues encountered during testing should be addressed with the vendors and rectified before moving into the implementation phase.</w:t>
      </w:r>
    </w:p>
    <w:p w14:paraId="29F4D4AE"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 and will work towards a proper resolution of any challenges faced.</w:t>
      </w:r>
    </w:p>
    <w:p w14:paraId="308FCE5C" w14:textId="77777777" w:rsidR="00CA30DE" w:rsidRPr="001B3982" w:rsidRDefault="00CA30DE" w:rsidP="00CA30DE">
      <w:pPr>
        <w:spacing w:line="398" w:lineRule="atLeast"/>
        <w:rPr>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 but also helps</w:t>
      </w:r>
      <w:r>
        <w:rPr>
          <w:rFonts w:eastAsia="Times New Roman" w:cstheme="minorHAnsi"/>
          <w:sz w:val="24"/>
          <w:szCs w:val="24"/>
        </w:rPr>
        <w:t xml:space="preserve"> in attack surface governance based on identification of </w:t>
      </w:r>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rsidP="00CA30DE">
      <w:pPr>
        <w:rPr>
          <w:rFonts w:cstheme="minorHAnsi"/>
          <w:sz w:val="32"/>
          <w:szCs w:val="32"/>
        </w:rPr>
      </w:pPr>
    </w:p>
    <w:p w14:paraId="6428E5B4" w14:textId="77777777" w:rsidR="00CA30DE" w:rsidRDefault="00CA30DE" w:rsidP="00CA30DE">
      <w:pPr>
        <w:rPr>
          <w:rFonts w:cstheme="minorHAnsi"/>
        </w:rPr>
      </w:pPr>
      <w:r>
        <w:rPr>
          <w:rFonts w:cstheme="minorHAnsi"/>
        </w:rPr>
        <w:br w:type="page"/>
      </w:r>
    </w:p>
    <w:p w14:paraId="10010AFA" w14:textId="480BAC06" w:rsidR="00CA30DE" w:rsidRPr="00C73117" w:rsidRDefault="0021075A" w:rsidP="00CA30DE">
      <w:pPr>
        <w:pStyle w:val="Title"/>
        <w:rPr>
          <w:rFonts w:asciiTheme="minorHAnsi" w:hAnsiTheme="minorHAnsi" w:cstheme="minorHAnsi"/>
          <w:b/>
          <w:bCs/>
        </w:rPr>
      </w:pPr>
      <w:r>
        <w:rPr>
          <w:rFonts w:asciiTheme="minorHAnsi" w:hAnsiTheme="minorHAnsi" w:cstheme="minorHAnsi"/>
          <w:b/>
          <w:bCs/>
        </w:rPr>
        <w:lastRenderedPageBreak/>
        <w:t>4</w:t>
      </w:r>
      <w:r w:rsidR="00CA30DE" w:rsidRPr="00C73117">
        <w:rPr>
          <w:rFonts w:asciiTheme="minorHAnsi" w:hAnsiTheme="minorHAnsi" w:cstheme="minorHAnsi"/>
          <w:b/>
          <w:bCs/>
        </w:rPr>
        <w:t>. Threat modeling and segmentation</w:t>
      </w:r>
    </w:p>
    <w:p w14:paraId="130ED178" w14:textId="77777777" w:rsidR="00CA30DE" w:rsidRDefault="00CA30DE" w:rsidP="00CA30DE">
      <w:pPr>
        <w:rPr>
          <w:rFonts w:cstheme="minorHAnsi"/>
        </w:rPr>
      </w:pPr>
    </w:p>
    <w:p w14:paraId="3A86A85C" w14:textId="77777777"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r>
        <w:rPr>
          <w:rFonts w:cstheme="minorHAnsi"/>
          <w:sz w:val="24"/>
          <w:szCs w:val="24"/>
        </w:rPr>
        <w:t xml:space="preserve">mentioned </w:t>
      </w:r>
      <w:r w:rsidRPr="00AD452F">
        <w:rPr>
          <w:rFonts w:cstheme="minorHAnsi"/>
          <w:sz w:val="24"/>
          <w:szCs w:val="24"/>
        </w:rPr>
        <w:t>segmentation strategy will strengthen the network cyber security</w:t>
      </w:r>
      <w:r>
        <w:rPr>
          <w:rFonts w:cstheme="minorHAnsi"/>
          <w:sz w:val="24"/>
          <w:szCs w:val="24"/>
        </w:rPr>
        <w:t xml:space="preserve"> by </w:t>
      </w:r>
      <w:r w:rsidRPr="00AD452F">
        <w:rPr>
          <w:rFonts w:cstheme="minorHAnsi"/>
          <w:sz w:val="24"/>
          <w:szCs w:val="24"/>
        </w:rPr>
        <w:t>forming obstacles</w:t>
      </w:r>
      <w:r>
        <w:rPr>
          <w:rFonts w:cstheme="minorHAnsi"/>
          <w:sz w:val="24"/>
          <w:szCs w:val="24"/>
        </w:rPr>
        <w:t xml:space="preserve"> that will increase the level of difficulty and potentially will create alerts when an </w:t>
      </w:r>
      <w:r w:rsidRPr="00AD452F">
        <w:rPr>
          <w:rFonts w:cstheme="minorHAnsi"/>
          <w:sz w:val="24"/>
          <w:szCs w:val="24"/>
        </w:rPr>
        <w:t xml:space="preserve">attacker </w:t>
      </w:r>
      <w:r>
        <w:rPr>
          <w:rFonts w:cstheme="minorHAnsi"/>
          <w:sz w:val="24"/>
          <w:szCs w:val="24"/>
        </w:rPr>
        <w:t>will</w:t>
      </w:r>
      <w:r w:rsidRPr="00AD452F">
        <w:rPr>
          <w:rFonts w:cstheme="minorHAnsi"/>
          <w:sz w:val="24"/>
          <w:szCs w:val="24"/>
        </w:rPr>
        <w:t xml:space="preserve"> tr</w:t>
      </w:r>
      <w:r>
        <w:rPr>
          <w:rFonts w:cstheme="minorHAnsi"/>
          <w:sz w:val="24"/>
          <w:szCs w:val="24"/>
        </w:rPr>
        <w:t>y</w:t>
      </w:r>
      <w:r w:rsidRPr="00AD452F">
        <w:rPr>
          <w:rFonts w:cstheme="minorHAnsi"/>
          <w:sz w:val="24"/>
          <w:szCs w:val="24"/>
        </w:rPr>
        <w:t xml:space="preserve"> to penetrate the network.</w:t>
      </w:r>
    </w:p>
    <w:p w14:paraId="5AF59B00" w14:textId="77777777"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entails both a meticulous planning and adequate deployment abilities, such as: knowledgeable personnel and technological tools.    </w:t>
      </w:r>
    </w:p>
    <w:p w14:paraId="1B483714" w14:textId="77777777" w:rsidR="00CA30DE" w:rsidRPr="00AD452F" w:rsidRDefault="00CA30DE" w:rsidP="00CA30DE">
      <w:pPr>
        <w:rPr>
          <w:rFonts w:cstheme="minorHAnsi"/>
          <w:sz w:val="24"/>
          <w:szCs w:val="24"/>
        </w:rPr>
      </w:pPr>
      <w:r w:rsidRPr="00AD452F">
        <w:rPr>
          <w:rFonts w:cstheme="minorHAnsi"/>
          <w:sz w:val="24"/>
          <w:szCs w:val="24"/>
        </w:rPr>
        <w:t xml:space="preserve">Many organizations feel overwhelmed when facing such </w:t>
      </w:r>
      <w:r>
        <w:rPr>
          <w:rFonts w:cstheme="minorHAnsi"/>
          <w:sz w:val="24"/>
          <w:szCs w:val="24"/>
        </w:rPr>
        <w:t>a</w:t>
      </w:r>
      <w:r w:rsidRPr="00AD452F">
        <w:rPr>
          <w:rFonts w:cstheme="minorHAnsi"/>
          <w:sz w:val="24"/>
          <w:szCs w:val="24"/>
        </w:rPr>
        <w:t xml:space="preserve"> task and subsequently perform a less then complete analysis, leading into a less then optimal plan and thus not achieving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77777777"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r w:rsidRPr="00AD452F">
        <w:rPr>
          <w:rFonts w:cstheme="minorHAnsi"/>
          <w:sz w:val="24"/>
          <w:szCs w:val="24"/>
        </w:rPr>
        <w:t>, this method should go hand in hand with the classical approach portrayed earlier, but it could also be used as an initial procedure to assess current or proposed segmentation architecture.</w:t>
      </w:r>
    </w:p>
    <w:p w14:paraId="0B4EEFE9" w14:textId="77777777" w:rsidR="00CA30DE" w:rsidRPr="00AD452F" w:rsidRDefault="00CA30DE" w:rsidP="00CA30DE">
      <w:pPr>
        <w:rPr>
          <w:rFonts w:cstheme="minorHAnsi"/>
          <w:sz w:val="24"/>
          <w:szCs w:val="24"/>
        </w:rPr>
      </w:pPr>
      <w:r w:rsidRPr="00AD452F">
        <w:rPr>
          <w:rFonts w:cstheme="minorHAnsi"/>
          <w:sz w:val="24"/>
          <w:szCs w:val="24"/>
        </w:rPr>
        <w:t xml:space="preserve">Based upon our intimate knowledge of cyber attack’s tools, techniques and procedures we </w:t>
      </w:r>
      <w:r>
        <w:rPr>
          <w:rFonts w:cstheme="minorHAnsi"/>
          <w:sz w:val="24"/>
          <w:szCs w:val="24"/>
        </w:rPr>
        <w:t>recommend</w:t>
      </w:r>
      <w:r w:rsidRPr="00AD452F">
        <w:rPr>
          <w:rFonts w:cstheme="minorHAnsi"/>
          <w:sz w:val="24"/>
          <w:szCs w:val="24"/>
        </w:rPr>
        <w:t xml:space="preserve"> an advanced layer that incorporates security controls and policies where the attack has more probability to breach the network and propagate unhindered. </w:t>
      </w:r>
    </w:p>
    <w:p w14:paraId="6E568653" w14:textId="77777777" w:rsidR="00CA30DE" w:rsidRPr="00AD452F" w:rsidRDefault="00CA30DE" w:rsidP="00CA30DE">
      <w:pPr>
        <w:rPr>
          <w:rFonts w:cstheme="minorHAnsi"/>
          <w:sz w:val="24"/>
          <w:szCs w:val="24"/>
        </w:rPr>
      </w:pPr>
      <w:r w:rsidRPr="00AD452F">
        <w:rPr>
          <w:rFonts w:cstheme="minorHAnsi"/>
          <w:sz w:val="24"/>
          <w:szCs w:val="24"/>
        </w:rPr>
        <w:t xml:space="preserve">The threat modeling produces a prioritized segmentation roadmap which 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77777777" w:rsidR="00CA30DE" w:rsidRPr="00B40F8F" w:rsidRDefault="00CA30DE" w:rsidP="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 </w:t>
      </w:r>
      <w:r>
        <w:rPr>
          <w:rFonts w:cstheme="minorHAnsi"/>
          <w:sz w:val="24"/>
          <w:szCs w:val="24"/>
        </w:rPr>
        <w:t>that</w:t>
      </w:r>
      <w:r w:rsidRPr="00AD452F">
        <w:rPr>
          <w:rFonts w:cstheme="minorHAnsi"/>
          <w:sz w:val="24"/>
          <w:szCs w:val="24"/>
        </w:rPr>
        <w:t xml:space="preserve"> address</w:t>
      </w:r>
      <w:r>
        <w:rPr>
          <w:rFonts w:cstheme="minorHAnsi"/>
          <w:sz w:val="24"/>
          <w:szCs w:val="24"/>
        </w:rPr>
        <w:t>es</w:t>
      </w:r>
      <w:r w:rsidRPr="00AD452F">
        <w:rPr>
          <w:rFonts w:cstheme="minorHAnsi"/>
          <w:sz w:val="24"/>
          <w:szCs w:val="24"/>
        </w:rPr>
        <w:t xml:space="preserve"> the following </w:t>
      </w:r>
      <w:r w:rsidRPr="00B40F8F">
        <w:rPr>
          <w:rFonts w:cstheme="minorHAnsi"/>
          <w:sz w:val="24"/>
          <w:szCs w:val="24"/>
        </w:rPr>
        <w:t>questions:</w:t>
      </w:r>
    </w:p>
    <w:p w14:paraId="5C2A3275"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w:t>
      </w:r>
      <w:proofErr w:type="gramStart"/>
      <w:r w:rsidRPr="00A61CA7">
        <w:rPr>
          <w:rFonts w:cstheme="minorHAnsi"/>
          <w:b/>
          <w:bCs/>
          <w:sz w:val="24"/>
          <w:szCs w:val="24"/>
        </w:rPr>
        <w:t>are</w:t>
      </w:r>
      <w:proofErr w:type="gramEnd"/>
      <w:r w:rsidRPr="00A61CA7">
        <w:rPr>
          <w:rFonts w:cstheme="minorHAnsi"/>
          <w:b/>
          <w:bCs/>
          <w:sz w:val="24"/>
          <w:szCs w:val="24"/>
        </w:rPr>
        <w:t xml:space="preserve"> the shop floor’s weak spots?   </w:t>
      </w:r>
    </w:p>
    <w:p w14:paraId="59DEA152" w14:textId="77777777" w:rsidR="00CA30DE" w:rsidRPr="00B40F8F" w:rsidRDefault="00CA30DE" w:rsidP="00CA30DE">
      <w:pPr>
        <w:ind w:left="720"/>
        <w:rPr>
          <w:rFonts w:cstheme="minorHAnsi"/>
          <w:sz w:val="24"/>
          <w:szCs w:val="24"/>
        </w:rPr>
      </w:pPr>
      <w:r w:rsidRPr="00B40F8F">
        <w:rPr>
          <w:rFonts w:cstheme="minorHAnsi"/>
          <w:sz w:val="24"/>
          <w:szCs w:val="24"/>
        </w:rPr>
        <w:t>The first step in threat modeling is identifying the attack surface and vectors, then we perform attacks scenarios and analyze the current and relevant security controls that mitigate or hinder the attack routes. Based on this procedure, we 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77777777" w:rsidR="00CA30DE" w:rsidRPr="00B40F8F" w:rsidRDefault="00CA30DE" w:rsidP="00CA30DE">
      <w:pPr>
        <w:pStyle w:val="ListParagraph"/>
        <w:rPr>
          <w:rFonts w:cstheme="minorHAnsi"/>
          <w:sz w:val="24"/>
          <w:szCs w:val="24"/>
        </w:rPr>
      </w:pPr>
    </w:p>
    <w:p w14:paraId="5D2A7218" w14:textId="77777777" w:rsidR="00CA30DE" w:rsidRPr="00B40F8F" w:rsidRDefault="00CA30DE" w:rsidP="00CA30DE">
      <w:pPr>
        <w:pStyle w:val="ListParagraph"/>
        <w:rPr>
          <w:rFonts w:cstheme="minorHAnsi"/>
          <w:sz w:val="24"/>
          <w:szCs w:val="24"/>
        </w:rPr>
      </w:pPr>
      <w:r w:rsidRPr="00B40F8F">
        <w:rPr>
          <w:rFonts w:cstheme="minorHAnsi"/>
          <w:sz w:val="24"/>
          <w:szCs w:val="24"/>
        </w:rPr>
        <w:t>It is crucial to refine the exact definition of our security goal. In most shop floors there are hundreds or thousands of assets with their specific vulnerabilities and mitigation solutions. Will the segmentation address each asset or a focal point of communication? Do we need to consider all the ingress points of data into our shop floor or just 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7777777"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is </w:t>
      </w:r>
      <w:r>
        <w:rPr>
          <w:rFonts w:cstheme="minorHAnsi"/>
          <w:sz w:val="24"/>
          <w:szCs w:val="24"/>
        </w:rPr>
        <w:t>only</w:t>
      </w:r>
      <w:r w:rsidRPr="00AD452F">
        <w:rPr>
          <w:rFonts w:cstheme="minorHAnsi"/>
          <w:sz w:val="24"/>
          <w:szCs w:val="24"/>
        </w:rPr>
        <w:t xml:space="preserve"> a select few that matches the plant’s (personnel, process and technology) ability 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 sometimes due to shop floor’s constraints, detective controls have better likelihood of achieving a cyber maturity progress.</w:t>
      </w:r>
    </w:p>
    <w:p w14:paraId="51A17F1B" w14:textId="77777777" w:rsidR="00CA30DE" w:rsidRPr="00AD452F" w:rsidRDefault="00CA30DE" w:rsidP="00CA30DE">
      <w:pPr>
        <w:ind w:left="1080"/>
        <w:rPr>
          <w:rFonts w:cstheme="minorHAnsi"/>
          <w:sz w:val="24"/>
          <w:szCs w:val="24"/>
        </w:rPr>
      </w:pPr>
    </w:p>
    <w:p w14:paraId="3B960A85" w14:textId="77777777" w:rsidR="00CA30DE" w:rsidRPr="00AD452F" w:rsidRDefault="00CA30DE" w:rsidP="00CA30DE">
      <w:pPr>
        <w:rPr>
          <w:rFonts w:cstheme="minorHAnsi"/>
          <w:sz w:val="24"/>
          <w:szCs w:val="24"/>
        </w:rPr>
      </w:pPr>
    </w:p>
    <w:p w14:paraId="061E76BF" w14:textId="77777777" w:rsidR="00CA30DE" w:rsidRPr="00AD452F" w:rsidRDefault="00CA30DE" w:rsidP="00CA30DE">
      <w:pPr>
        <w:rPr>
          <w:rFonts w:cstheme="minorHAnsi"/>
          <w:sz w:val="24"/>
          <w:szCs w:val="24"/>
          <w:rtl/>
        </w:rPr>
      </w:pPr>
      <w:r w:rsidRPr="00AD452F">
        <w:rPr>
          <w:rFonts w:cstheme="minorHAnsi"/>
          <w:sz w:val="24"/>
          <w:szCs w:val="24"/>
        </w:rPr>
        <w:t>Choosing the right design and deployment model of the segmentation solution must be customized to the plant’s particularities and limitations. An extra care must be taken in understanding the security personnel capacity and experience and avoiding operations and maintenance overwhelming.</w:t>
      </w:r>
      <w:r>
        <w:rPr>
          <w:rFonts w:cstheme="minorHAnsi"/>
          <w:sz w:val="24"/>
          <w:szCs w:val="24"/>
        </w:rPr>
        <w:t xml:space="preserve"> </w:t>
      </w:r>
    </w:p>
    <w:p w14:paraId="59BE3C7A" w14:textId="77777777" w:rsidR="00CA30DE" w:rsidRDefault="00CA30DE" w:rsidP="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lang w:bidi="ar-SA"/>
        </w:rPr>
        <w:drawing>
          <wp:inline distT="0" distB="0" distL="0" distR="0" wp14:anchorId="2F3B5CB8" wp14:editId="1360C19C">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74D31510" w:rsidR="00CA30DE" w:rsidRPr="00C73117" w:rsidRDefault="0021075A" w:rsidP="00CA30DE">
      <w:pPr>
        <w:rPr>
          <w:rFonts w:cstheme="minorHAnsi"/>
          <w:b/>
          <w:bCs/>
          <w:sz w:val="48"/>
          <w:szCs w:val="48"/>
          <w:u w:val="single"/>
        </w:rPr>
      </w:pPr>
      <w:r>
        <w:rPr>
          <w:rFonts w:cstheme="minorHAnsi"/>
          <w:b/>
          <w:bCs/>
          <w:sz w:val="48"/>
          <w:szCs w:val="48"/>
          <w:u w:val="single"/>
        </w:rPr>
        <w:lastRenderedPageBreak/>
        <w:t>5</w:t>
      </w:r>
      <w:r w:rsidR="00CA30DE" w:rsidRPr="00C73117">
        <w:rPr>
          <w:rFonts w:cstheme="minorHAnsi"/>
          <w:b/>
          <w:bCs/>
          <w:sz w:val="48"/>
          <w:szCs w:val="48"/>
          <w:u w:val="single"/>
        </w:rPr>
        <w:t xml:space="preserve">. </w:t>
      </w:r>
      <w:r w:rsidR="00EF4787">
        <w:rPr>
          <w:rFonts w:cstheme="minorHAnsi"/>
          <w:b/>
          <w:bCs/>
          <w:sz w:val="48"/>
          <w:szCs w:val="48"/>
          <w:u w:val="single"/>
        </w:rPr>
        <w:t>MB</w:t>
      </w:r>
      <w:r w:rsidR="00CA30DE" w:rsidRPr="00C73117">
        <w:rPr>
          <w:rFonts w:cstheme="minorHAnsi"/>
          <w:b/>
          <w:bCs/>
          <w:sz w:val="48"/>
          <w:szCs w:val="48"/>
          <w:u w:val="single"/>
        </w:rPr>
        <w:t>’s segmentation plan analysis</w:t>
      </w:r>
    </w:p>
    <w:p w14:paraId="4E6C6758" w14:textId="1FA0E09B" w:rsidR="00CA30DE" w:rsidRDefault="00EF4787" w:rsidP="00CA30DE">
      <w:pPr>
        <w:rPr>
          <w:rFonts w:cstheme="minorHAnsi"/>
          <w:sz w:val="24"/>
          <w:szCs w:val="24"/>
        </w:rPr>
      </w:pPr>
      <w:r>
        <w:rPr>
          <w:rFonts w:cstheme="minorHAnsi"/>
          <w:sz w:val="24"/>
          <w:szCs w:val="24"/>
        </w:rPr>
        <w:t>MB</w:t>
      </w:r>
      <w:r w:rsidR="00CA30DE">
        <w:rPr>
          <w:rFonts w:cstheme="minorHAnsi"/>
          <w:sz w:val="24"/>
          <w:szCs w:val="24"/>
        </w:rPr>
        <w:t>’s SITS 2.0 segmentation planning documentation presents clear and secure options for a segmentation deployment. The documents elaborate and provide technical know-how to network and security considerations for each deployment’s selection.</w:t>
      </w:r>
    </w:p>
    <w:p w14:paraId="2FC58452" w14:textId="77777777" w:rsidR="00CA30DE" w:rsidRDefault="00CA30DE" w:rsidP="00CA30DE">
      <w:pPr>
        <w:rPr>
          <w:rFonts w:cstheme="minorHAnsi"/>
          <w:sz w:val="24"/>
          <w:szCs w:val="24"/>
        </w:rPr>
      </w:pPr>
      <w:r>
        <w:rPr>
          <w:rFonts w:cstheme="minorHAnsi"/>
          <w:sz w:val="24"/>
          <w:szCs w:val="24"/>
        </w:rPr>
        <w:t xml:space="preserve">The documents methodology and the analysis align with good cyber engineering practice, additionally the several deployment options presented are covering a wide spectrum of possibilities. </w:t>
      </w:r>
    </w:p>
    <w:p w14:paraId="4772001A" w14:textId="77777777" w:rsidR="00CA30DE" w:rsidRPr="00970BCC" w:rsidRDefault="00CA30DE" w:rsidP="00CA30DE">
      <w:pPr>
        <w:rPr>
          <w:rFonts w:cstheme="minorHAnsi"/>
          <w:b/>
          <w:bCs/>
          <w:sz w:val="24"/>
          <w:szCs w:val="24"/>
        </w:rPr>
      </w:pPr>
      <w:r w:rsidRPr="00970BCC">
        <w:rPr>
          <w:rFonts w:cstheme="minorHAnsi"/>
          <w:b/>
          <w:bCs/>
          <w:sz w:val="24"/>
          <w:szCs w:val="24"/>
        </w:rPr>
        <w:t xml:space="preserve">We suggest </w:t>
      </w:r>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 and maintenance considerations. </w:t>
      </w:r>
    </w:p>
    <w:p w14:paraId="7B7AB5C4" w14:textId="77777777" w:rsidR="00CA30DE" w:rsidRDefault="00CA30DE" w:rsidP="00CA30DE">
      <w:pPr>
        <w:rPr>
          <w:rFonts w:cstheme="minorHAnsi"/>
          <w:sz w:val="24"/>
          <w:szCs w:val="24"/>
        </w:rPr>
      </w:pPr>
      <w:r>
        <w:rPr>
          <w:rFonts w:cstheme="minorHAnsi"/>
          <w:sz w:val="24"/>
          <w:szCs w:val="24"/>
        </w:rPr>
        <w:t>Some options might provide better security but at a large maintenance upkeep, for example.</w:t>
      </w:r>
    </w:p>
    <w:p w14:paraId="2D9C159E" w14:textId="77777777" w:rsidR="00CA30DE" w:rsidRDefault="00CA30DE" w:rsidP="00CA30DE">
      <w:pPr>
        <w:rPr>
          <w:rFonts w:cstheme="minorHAnsi"/>
          <w:sz w:val="24"/>
          <w:szCs w:val="24"/>
        </w:rPr>
      </w:pPr>
      <w:r>
        <w:rPr>
          <w:rFonts w:cstheme="minorHAnsi"/>
          <w:sz w:val="24"/>
          <w:szCs w:val="24"/>
        </w:rPr>
        <w:t xml:space="preserve">Such an effort is paramount to the selection of the optimal deployment for </w:t>
      </w:r>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 of the segmentation deployment, from network/security team to the BISO and plant manager.</w:t>
      </w:r>
    </w:p>
    <w:p w14:paraId="57F61A26" w14:textId="77777777" w:rsidR="00CA30DE" w:rsidRDefault="00CA30DE" w:rsidP="00CA30DE">
      <w:pPr>
        <w:rPr>
          <w:rFonts w:cstheme="minorHAnsi"/>
          <w:sz w:val="24"/>
          <w:szCs w:val="24"/>
        </w:rPr>
      </w:pPr>
      <w:r>
        <w:rPr>
          <w:rFonts w:cstheme="minorHAnsi"/>
          <w:sz w:val="24"/>
          <w:szCs w:val="24"/>
        </w:rPr>
        <w:t>Upon reviewing the documentation, we would like to share the following insights:</w:t>
      </w:r>
    </w:p>
    <w:p w14:paraId="17561626" w14:textId="0929B1C5" w:rsidR="00CA30DE" w:rsidRPr="00970BCC" w:rsidRDefault="00CA30DE" w:rsidP="009956E1">
      <w:pPr>
        <w:pStyle w:val="ListParagraph"/>
        <w:numPr>
          <w:ilvl w:val="0"/>
          <w:numId w:val="18"/>
        </w:numPr>
        <w:rPr>
          <w:rFonts w:cstheme="minorHAnsi"/>
          <w:sz w:val="24"/>
          <w:szCs w:val="24"/>
        </w:rPr>
      </w:pPr>
      <w:r w:rsidRPr="00970BCC">
        <w:rPr>
          <w:rFonts w:cstheme="minorHAnsi"/>
          <w:sz w:val="24"/>
          <w:szCs w:val="24"/>
        </w:rPr>
        <w:t>Deployment of an enforcement point between production level and non-production level (layer 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commence from the </w:t>
      </w:r>
      <w:r w:rsidR="00EF4787">
        <w:rPr>
          <w:rFonts w:cstheme="minorHAnsi"/>
          <w:sz w:val="24"/>
          <w:szCs w:val="24"/>
        </w:rPr>
        <w:t>MB</w:t>
      </w:r>
      <w:r w:rsidRPr="00970BCC">
        <w:rPr>
          <w:rFonts w:cstheme="minorHAnsi"/>
          <w:sz w:val="24"/>
          <w:szCs w:val="24"/>
        </w:rPr>
        <w:t xml:space="preserve"> IT network (e.g. DCN or office LANs) or through the DMZ. A Significant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SITS 2.0 segmentation plan document present several such deployment </w:t>
      </w:r>
      <w:r>
        <w:rPr>
          <w:rFonts w:cstheme="minorHAnsi"/>
          <w:sz w:val="24"/>
          <w:szCs w:val="24"/>
        </w:rPr>
        <w:t>possibilities</w:t>
      </w:r>
      <w:r w:rsidRPr="00970BCC">
        <w:rPr>
          <w:rFonts w:cstheme="minorHAnsi"/>
          <w:sz w:val="24"/>
          <w:szCs w:val="24"/>
        </w:rPr>
        <w:t>. For example, figures 5 and 6 shows two optional deployment models:</w:t>
      </w:r>
    </w:p>
    <w:p w14:paraId="5C9C6A53" w14:textId="77777777" w:rsidR="00CA30DE" w:rsidRDefault="00CA30DE" w:rsidP="00CA30DE">
      <w:pPr>
        <w:rPr>
          <w:rFonts w:cstheme="minorHAnsi"/>
          <w:sz w:val="24"/>
          <w:szCs w:val="24"/>
        </w:rPr>
      </w:pPr>
      <w:r>
        <w:rPr>
          <w:noProof/>
          <w:lang w:bidi="ar-SA"/>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lang w:bidi="ar-SA"/>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77777777" w:rsidR="00CA30DE" w:rsidRDefault="00CA30DE" w:rsidP="00CA30DE">
      <w:pPr>
        <w:rPr>
          <w:rFonts w:cstheme="minorHAnsi"/>
          <w:sz w:val="24"/>
          <w:szCs w:val="24"/>
        </w:rPr>
      </w:pPr>
      <w:r>
        <w:rPr>
          <w:rFonts w:cstheme="minorHAnsi"/>
          <w:sz w:val="24"/>
          <w:szCs w:val="24"/>
        </w:rPr>
        <w:t xml:space="preserve">One of the major obstacles in the implementation presented in figure 6 is the amount of time and effort it will take to properly configure and ongoing maintenance of such a large array of gateways even though they are deployed as a layer 2 network devices. In addition, a policy misconfiguration could take a lot of resources to detect and locate. </w:t>
      </w:r>
    </w:p>
    <w:p w14:paraId="3D28DF24" w14:textId="77777777" w:rsidR="00CA30DE" w:rsidRPr="00970BCC" w:rsidRDefault="00CA30DE" w:rsidP="00CA30DE">
      <w:pPr>
        <w:rPr>
          <w:rFonts w:cstheme="minorHAnsi"/>
          <w:b/>
          <w:bCs/>
          <w:sz w:val="24"/>
          <w:szCs w:val="24"/>
        </w:rPr>
      </w:pPr>
      <w:r w:rsidRPr="002B5294">
        <w:rPr>
          <w:rFonts w:cstheme="minorHAnsi"/>
          <w:b/>
          <w:bCs/>
          <w:sz w:val="24"/>
          <w:szCs w:val="24"/>
        </w:rPr>
        <w:t xml:space="preserve">It is our </w:t>
      </w:r>
      <w:r w:rsidRPr="00970BCC">
        <w:rPr>
          <w:rFonts w:cstheme="minorHAnsi"/>
          <w:b/>
          <w:bCs/>
          <w:sz w:val="24"/>
          <w:szCs w:val="24"/>
        </w:rPr>
        <w:t xml:space="preserve">recommendation to avoid the design and implementation of such architectures since it degrades security for the reasons mentioned above. The architecture presented in figure 5 has an easier manageability and overall a larger security efficiency, we believe it has higher success of implantation and ongoing maintenance.  </w:t>
      </w:r>
    </w:p>
    <w:p w14:paraId="6405491C" w14:textId="77777777" w:rsidR="00CA30DE" w:rsidRDefault="00CA30DE" w:rsidP="00CA30DE">
      <w:pPr>
        <w:rPr>
          <w:rFonts w:cstheme="minorHAnsi"/>
          <w:sz w:val="24"/>
          <w:szCs w:val="24"/>
        </w:rPr>
      </w:pPr>
    </w:p>
    <w:p w14:paraId="39D299A1" w14:textId="77777777" w:rsidR="00CA30DE" w:rsidRDefault="00CA30DE" w:rsidP="009956E1">
      <w:pPr>
        <w:pStyle w:val="ListParagraph"/>
        <w:numPr>
          <w:ilvl w:val="0"/>
          <w:numId w:val="18"/>
        </w:numPr>
        <w:rPr>
          <w:rFonts w:cstheme="minorHAnsi"/>
          <w:sz w:val="24"/>
          <w:szCs w:val="24"/>
        </w:rPr>
      </w:pPr>
      <w:r w:rsidRPr="00530FAA">
        <w:rPr>
          <w:rFonts w:cstheme="minorHAnsi"/>
          <w:sz w:val="24"/>
          <w:szCs w:val="24"/>
        </w:rPr>
        <w:t xml:space="preserve">All production equipment level must 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an important part in production networks security which is </w:t>
      </w:r>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r w:rsidRPr="00530FAA">
        <w:rPr>
          <w:rFonts w:cstheme="minorHAnsi"/>
          <w:sz w:val="24"/>
          <w:szCs w:val="24"/>
        </w:rPr>
        <w:t xml:space="preserve">. Since shaping an “approved traffic only” policy might take time to mature to full enforcement due to the risks in preventing legitimate traffic, a detection and monitoring phase is highly recommended. </w:t>
      </w:r>
    </w:p>
    <w:p w14:paraId="5F5C82E3" w14:textId="77777777" w:rsidR="00CA30DE" w:rsidRDefault="00CA30DE" w:rsidP="00CA30DE">
      <w:pPr>
        <w:pStyle w:val="ListParagraph"/>
        <w:rPr>
          <w:rFonts w:cstheme="minorHAnsi"/>
          <w:sz w:val="24"/>
          <w:szCs w:val="24"/>
        </w:rPr>
      </w:pPr>
      <w:r w:rsidRPr="00530FAA">
        <w:rPr>
          <w:rFonts w:cstheme="minorHAnsi"/>
          <w:b/>
          <w:bCs/>
          <w:sz w:val="24"/>
          <w:szCs w:val="24"/>
        </w:rPr>
        <w:t>All SITS 2.0 implementation selections that are not supporting complete visibility and enforcement capabilities for the entire traffic in production equipment level should not be chosen</w:t>
      </w:r>
      <w:r w:rsidRPr="00530FAA">
        <w:rPr>
          <w:rFonts w:cstheme="minorHAnsi"/>
          <w:sz w:val="24"/>
          <w:szCs w:val="24"/>
        </w:rPr>
        <w:t xml:space="preserve">. </w:t>
      </w:r>
    </w:p>
    <w:p w14:paraId="7B1630A7" w14:textId="77777777" w:rsidR="00CA30DE" w:rsidRPr="00530FAA" w:rsidRDefault="00CA30DE" w:rsidP="00CA30DE">
      <w:pPr>
        <w:pStyle w:val="ListParagraph"/>
        <w:rPr>
          <w:rFonts w:cstheme="minorHAnsi"/>
          <w:sz w:val="24"/>
          <w:szCs w:val="24"/>
        </w:rPr>
      </w:pPr>
      <w:r w:rsidRPr="00530FAA">
        <w:rPr>
          <w:rFonts w:cstheme="minorHAnsi"/>
          <w:sz w:val="24"/>
          <w:szCs w:val="24"/>
        </w:rPr>
        <w:t>For example, figure 11 shows such a “limited” deployment</w:t>
      </w:r>
      <w:r>
        <w:rPr>
          <w:rFonts w:cstheme="minorHAnsi"/>
          <w:sz w:val="24"/>
          <w:szCs w:val="24"/>
        </w:rPr>
        <w:t xml:space="preserve"> one shouldn’t use</w:t>
      </w:r>
      <w:r w:rsidRPr="00530FAA">
        <w:rPr>
          <w:rStyle w:val="CommentReference"/>
          <w:rFonts w:cstheme="minorBidi"/>
        </w:rPr>
        <w:t>.</w:t>
      </w:r>
    </w:p>
    <w:p w14:paraId="1D556FFB" w14:textId="77777777" w:rsidR="00CA30DE" w:rsidRDefault="00CA30DE" w:rsidP="00CA30DE">
      <w:pPr>
        <w:rPr>
          <w:rFonts w:cstheme="minorHAnsi"/>
          <w:sz w:val="24"/>
          <w:szCs w:val="24"/>
        </w:rPr>
      </w:pPr>
      <w:r>
        <w:rPr>
          <w:noProof/>
          <w:lang w:bidi="ar-SA"/>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778FD724" w:rsidR="00CA30DE" w:rsidRPr="002B5294" w:rsidRDefault="00CA30DE" w:rsidP="009956E1">
      <w:pPr>
        <w:pStyle w:val="ListParagraph"/>
        <w:numPr>
          <w:ilvl w:val="0"/>
          <w:numId w:val="18"/>
        </w:numPr>
        <w:rPr>
          <w:rFonts w:cstheme="minorHAnsi"/>
          <w:sz w:val="24"/>
          <w:szCs w:val="24"/>
        </w:rPr>
      </w:pPr>
      <w:r w:rsidRPr="002B5294">
        <w:rPr>
          <w:rFonts w:cstheme="minorHAnsi"/>
          <w:sz w:val="24"/>
          <w:szCs w:val="24"/>
        </w:rPr>
        <w:t xml:space="preserve">Emergency planning for potential failures of the gateway is an important consideration in implementation design. </w:t>
      </w:r>
      <w:r w:rsidR="00A92959">
        <w:rPr>
          <w:rFonts w:cstheme="minorHAnsi"/>
          <w:sz w:val="24"/>
          <w:szCs w:val="24"/>
        </w:rPr>
        <w:t>“Planning Manual for protecting manufacturing equipment against IT Threats”</w:t>
      </w:r>
      <w:r w:rsidRPr="002B5294">
        <w:rPr>
          <w:rFonts w:cstheme="minorHAnsi"/>
          <w:sz w:val="24"/>
          <w:szCs w:val="24"/>
        </w:rPr>
        <w:t>, chapter 6, provides the use cases scenarios and suggests workarounds. The deployment scenarios of the gateway and their respective failure solutions are important for preserving the production processes safety when either the gateway has a malfunction or accidentally a rule policy prevents a legitimate traffic despite a good policy implementation. The ideal solution, in our view, should provide minimum intervention from an administrator/BISO and utilize automated</w:t>
      </w:r>
      <w:r>
        <w:rPr>
          <w:rFonts w:cstheme="minorHAnsi"/>
          <w:sz w:val="24"/>
          <w:szCs w:val="24"/>
        </w:rPr>
        <w:t>/semi-automated (non-manual)</w:t>
      </w:r>
      <w:r w:rsidRPr="002B5294">
        <w:rPr>
          <w:rFonts w:cstheme="minorHAnsi"/>
          <w:sz w:val="24"/>
          <w:szCs w:val="24"/>
        </w:rPr>
        <w:t xml:space="preserve"> recovery. A High availability gateway cluster offers an automatic failure recovery in case of a single gateway failure (see following diagram for a suggested HA deployment).</w:t>
      </w:r>
    </w:p>
    <w:p w14:paraId="5A5D5D57" w14:textId="77777777" w:rsidR="00CA30DE" w:rsidRDefault="00CA30DE" w:rsidP="00CA30DE">
      <w:pPr>
        <w:rPr>
          <w:rFonts w:cstheme="minorHAnsi"/>
          <w:sz w:val="24"/>
          <w:szCs w:val="24"/>
        </w:rPr>
      </w:pPr>
      <w:r>
        <w:rPr>
          <w:rFonts w:cstheme="minorHAnsi"/>
          <w:noProof/>
          <w:sz w:val="24"/>
          <w:szCs w:val="24"/>
          <w:lang w:bidi="ar-SA"/>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77777777" w:rsidR="00CA30DE" w:rsidRPr="002B5294" w:rsidRDefault="00CA30DE" w:rsidP="00CA30DE">
      <w:pPr>
        <w:rPr>
          <w:rFonts w:cstheme="minorHAnsi"/>
          <w:b/>
          <w:bCs/>
          <w:sz w:val="24"/>
          <w:szCs w:val="24"/>
        </w:rPr>
      </w:pPr>
      <w:r w:rsidRPr="002B5294">
        <w:rPr>
          <w:rFonts w:cstheme="minorHAnsi"/>
          <w:b/>
          <w:bCs/>
          <w:sz w:val="24"/>
          <w:szCs w:val="24"/>
        </w:rPr>
        <w:t>Deactivating IPS feature to solve prevention of legitimate traffic increases the plant’s risk, alerts are treated as potentially false positive. Reverting to prevention mode is extremely difficult because of the time and effort it takes to find the root cause analysis of the initial incident that caused the prevention capability.</w:t>
      </w:r>
    </w:p>
    <w:p w14:paraId="0325A921" w14:textId="77777777" w:rsidR="00CA30DE" w:rsidRPr="002B5294" w:rsidRDefault="00CA30DE" w:rsidP="00CA30DE">
      <w:pPr>
        <w:rPr>
          <w:rFonts w:cstheme="minorHAnsi"/>
          <w:b/>
          <w:bCs/>
          <w:sz w:val="24"/>
          <w:szCs w:val="24"/>
        </w:rPr>
      </w:pPr>
      <w:r w:rsidRPr="002B5294">
        <w:rPr>
          <w:rFonts w:cstheme="minorHAnsi"/>
          <w:b/>
          <w:bCs/>
          <w:sz w:val="24"/>
          <w:szCs w:val="24"/>
        </w:rPr>
        <w:t>It is advisable to handle those scenarios (degrading to IDS) with high priority and create procedures to mitigate that risk (such as establishing a responsible role for managing the process to research the root cause analysis and the 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748A303F" w:rsidR="00CA30DE" w:rsidRPr="00A35505" w:rsidRDefault="00CA30DE" w:rsidP="00CA30DE">
      <w:pPr>
        <w:rPr>
          <w:rFonts w:cstheme="minorHAnsi"/>
          <w:b/>
          <w:bCs/>
          <w:sz w:val="48"/>
          <w:szCs w:val="48"/>
          <w:u w:val="single"/>
        </w:rPr>
      </w:pPr>
      <w:r w:rsidRPr="00A35505">
        <w:rPr>
          <w:rFonts w:cstheme="minorHAnsi"/>
          <w:b/>
          <w:bCs/>
          <w:sz w:val="48"/>
          <w:szCs w:val="48"/>
          <w:u w:val="single"/>
        </w:rPr>
        <w:lastRenderedPageBreak/>
        <w:t xml:space="preserve"> </w:t>
      </w:r>
      <w:r w:rsidR="0021075A">
        <w:rPr>
          <w:rFonts w:cstheme="minorHAnsi"/>
          <w:b/>
          <w:bCs/>
          <w:sz w:val="48"/>
          <w:szCs w:val="48"/>
          <w:u w:val="single"/>
        </w:rPr>
        <w:t>6</w:t>
      </w:r>
      <w:r w:rsidRPr="00A35505">
        <w:rPr>
          <w:rFonts w:cstheme="minorHAnsi"/>
          <w:b/>
          <w:bCs/>
          <w:sz w:val="48"/>
          <w:szCs w:val="48"/>
          <w:u w:val="single"/>
        </w:rPr>
        <w:t xml:space="preserve">. </w:t>
      </w:r>
      <w:r w:rsidR="00EF4787">
        <w:rPr>
          <w:rFonts w:cstheme="minorHAnsi"/>
          <w:b/>
          <w:bCs/>
          <w:sz w:val="48"/>
          <w:szCs w:val="48"/>
          <w:u w:val="single"/>
        </w:rPr>
        <w:t>MB</w:t>
      </w:r>
      <w:r w:rsidRPr="00A35505">
        <w:rPr>
          <w:rFonts w:cstheme="minorHAnsi"/>
          <w:b/>
          <w:bCs/>
          <w:sz w:val="48"/>
          <w:szCs w:val="48"/>
          <w:u w:val="single"/>
        </w:rPr>
        <w:t xml:space="preserve"> &amp; </w:t>
      </w:r>
      <w:r>
        <w:rPr>
          <w:rFonts w:cstheme="minorHAnsi"/>
          <w:b/>
          <w:bCs/>
          <w:sz w:val="48"/>
          <w:szCs w:val="48"/>
          <w:u w:val="single"/>
        </w:rPr>
        <w:t>OTORIO</w:t>
      </w:r>
      <w:r w:rsidRPr="00A35505">
        <w:rPr>
          <w:rFonts w:cstheme="minorHAnsi"/>
          <w:b/>
          <w:bCs/>
          <w:sz w:val="48"/>
          <w:szCs w:val="48"/>
          <w:u w:val="single"/>
        </w:rPr>
        <w:t xml:space="preserve"> unified Analysis process </w:t>
      </w:r>
    </w:p>
    <w:p w14:paraId="28E85B5B" w14:textId="09C53DFC" w:rsidR="00CA30DE" w:rsidRDefault="00CA30DE" w:rsidP="00CA30DE">
      <w:pPr>
        <w:rPr>
          <w:rFonts w:cstheme="minorHAnsi"/>
          <w:sz w:val="24"/>
          <w:szCs w:val="24"/>
        </w:rPr>
      </w:pPr>
      <w:r>
        <w:rPr>
          <w:rFonts w:cstheme="minorHAnsi"/>
          <w:sz w:val="24"/>
          <w:szCs w:val="24"/>
        </w:rPr>
        <w:t xml:space="preserve">The following section will describe in detail OTORIO’s threat modeling in conjunction with </w:t>
      </w:r>
      <w:proofErr w:type="spellStart"/>
      <w:r>
        <w:rPr>
          <w:rFonts w:cstheme="minorHAnsi"/>
          <w:sz w:val="24"/>
          <w:szCs w:val="24"/>
        </w:rPr>
        <w:t>Untertürkheim</w:t>
      </w:r>
      <w:proofErr w:type="spellEnd"/>
      <w:r>
        <w:rPr>
          <w:rFonts w:cstheme="minorHAnsi"/>
          <w:sz w:val="24"/>
          <w:szCs w:val="24"/>
        </w:rPr>
        <w:t xml:space="preserve"> production halls and </w:t>
      </w:r>
      <w:r w:rsidR="00EF4787">
        <w:rPr>
          <w:rFonts w:cstheme="minorHAnsi"/>
          <w:sz w:val="24"/>
          <w:szCs w:val="24"/>
        </w:rPr>
        <w:t>MB</w:t>
      </w:r>
      <w:r>
        <w:rPr>
          <w:rFonts w:cstheme="minorHAnsi"/>
          <w:sz w:val="24"/>
          <w:szCs w:val="24"/>
        </w:rPr>
        <w:t xml:space="preserve"> SITS 2.0 documentation.</w:t>
      </w:r>
    </w:p>
    <w:p w14:paraId="7505866D" w14:textId="75C3D86F" w:rsidR="00CA30DE" w:rsidRDefault="00CA30DE" w:rsidP="00CA30DE">
      <w:pPr>
        <w:rPr>
          <w:rFonts w:cstheme="minorHAnsi"/>
          <w:sz w:val="24"/>
          <w:szCs w:val="24"/>
        </w:rPr>
      </w:pPr>
      <w:r>
        <w:rPr>
          <w:rFonts w:cstheme="minorHAnsi"/>
          <w:sz w:val="24"/>
          <w:szCs w:val="24"/>
        </w:rPr>
        <w:t xml:space="preserve">The combination of OTORIO model 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attacker and providing a swift detection of an attack with the means to stop it.</w:t>
      </w:r>
    </w:p>
    <w:p w14:paraId="7002F1AA" w14:textId="77777777" w:rsidR="00CA30DE" w:rsidRDefault="00CA30DE" w:rsidP="00CA30DE">
      <w:pPr>
        <w:rPr>
          <w:rFonts w:cstheme="minorHAnsi"/>
          <w:sz w:val="24"/>
          <w:szCs w:val="24"/>
        </w:rPr>
      </w:pPr>
      <w:r>
        <w:rPr>
          <w:rFonts w:cstheme="minorHAnsi"/>
          <w:sz w:val="24"/>
          <w:szCs w:val="24"/>
        </w:rPr>
        <w:t>As seen in chapter 3, OTORIO’s model should comply with 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0D929CCC" w:rsidR="00CA30DE" w:rsidRPr="00C5160C" w:rsidRDefault="00CA30DE" w:rsidP="00CA30DE">
      <w:pPr>
        <w:rPr>
          <w:rFonts w:cstheme="minorHAnsi"/>
          <w:sz w:val="24"/>
          <w:szCs w:val="24"/>
        </w:rPr>
      </w:pPr>
      <w:proofErr w:type="spellStart"/>
      <w:r>
        <w:rPr>
          <w:rFonts w:cstheme="minorHAnsi"/>
          <w:sz w:val="24"/>
          <w:szCs w:val="24"/>
        </w:rPr>
        <w:t>Untertürkheim</w:t>
      </w:r>
      <w:proofErr w:type="spellEnd"/>
      <w:r w:rsidRPr="00C5160C">
        <w:rPr>
          <w:rFonts w:cstheme="minorHAnsi"/>
          <w:sz w:val="24"/>
          <w:szCs w:val="24"/>
        </w:rPr>
        <w:t xml:space="preserve"> plant (like most </w:t>
      </w:r>
      <w:r w:rsidR="00EF4787">
        <w:rPr>
          <w:rFonts w:cstheme="minorHAnsi"/>
          <w:sz w:val="24"/>
          <w:szCs w:val="24"/>
        </w:rPr>
        <w:t>MB</w:t>
      </w:r>
      <w:r w:rsidRPr="00C5160C">
        <w:rPr>
          <w:rFonts w:cstheme="minorHAnsi"/>
          <w:sz w:val="24"/>
          <w:szCs w:val="24"/>
        </w:rPr>
        <w:t xml:space="preserve"> plants) has several attack surfaces and</w:t>
      </w:r>
      <w:r>
        <w:rPr>
          <w:rFonts w:cstheme="minorHAnsi"/>
          <w:sz w:val="24"/>
          <w:szCs w:val="24"/>
        </w:rPr>
        <w:t xml:space="preserve"> potential attack</w:t>
      </w:r>
      <w:r w:rsidRPr="00C5160C">
        <w:rPr>
          <w:rFonts w:cstheme="minorHAnsi"/>
          <w:sz w:val="24"/>
          <w:szCs w:val="24"/>
        </w:rPr>
        <w:t xml:space="preserve"> vectors that enable cyber attackers to breach the shop floor and propagate in the network.</w:t>
      </w:r>
    </w:p>
    <w:p w14:paraId="0EF906DC" w14:textId="77777777" w:rsidR="00CA30DE" w:rsidRPr="00C5160C" w:rsidRDefault="00CA30DE" w:rsidP="00CA30DE">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 xml:space="preserve">failure </w:t>
      </w:r>
      <w:r w:rsidRPr="00C5160C">
        <w:rPr>
          <w:rFonts w:cstheme="minorHAnsi"/>
          <w:sz w:val="24"/>
          <w:szCs w:val="24"/>
        </w:rPr>
        <w:t xml:space="preserve">or interfere with the safety mechanisms resulting in </w:t>
      </w:r>
      <w:r>
        <w:rPr>
          <w:rFonts w:cstheme="minorHAnsi"/>
          <w:sz w:val="24"/>
          <w:szCs w:val="24"/>
        </w:rPr>
        <w:t xml:space="preserve">potential </w:t>
      </w:r>
      <w:r w:rsidRPr="00C5160C">
        <w:rPr>
          <w:rFonts w:cstheme="minorHAnsi"/>
          <w:sz w:val="24"/>
          <w:szCs w:val="24"/>
        </w:rPr>
        <w:t>financial cost, reputation loss or even human injuries.</w:t>
      </w:r>
    </w:p>
    <w:p w14:paraId="0288EE15" w14:textId="77777777" w:rsidR="00CA30DE" w:rsidRPr="00221EA8" w:rsidRDefault="00CA30DE" w:rsidP="00CA30DE">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identifying the most </w:t>
      </w:r>
      <w:r>
        <w:rPr>
          <w:rFonts w:cstheme="minorHAnsi"/>
          <w:b/>
          <w:bCs/>
          <w:sz w:val="24"/>
          <w:szCs w:val="24"/>
        </w:rPr>
        <w:t>probable to be exploited</w:t>
      </w:r>
      <w:r w:rsidRPr="0041369E">
        <w:rPr>
          <w:rFonts w:cstheme="minorHAnsi"/>
          <w:b/>
          <w:bCs/>
          <w:sz w:val="24"/>
          <w:szCs w:val="24"/>
        </w:rPr>
        <w:t xml:space="preserve"> attack surfaces </w:t>
      </w:r>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espectively</w:t>
      </w:r>
      <w:r>
        <w:rPr>
          <w:rFonts w:cstheme="minorHAnsi"/>
          <w:b/>
          <w:bCs/>
          <w:sz w:val="24"/>
          <w:szCs w:val="24"/>
        </w:rPr>
        <w:t xml:space="preserve"> attack </w:t>
      </w:r>
      <w:r w:rsidRPr="00221EA8">
        <w:rPr>
          <w:rFonts w:cstheme="minorHAnsi"/>
          <w:b/>
          <w:bCs/>
          <w:sz w:val="24"/>
          <w:szCs w:val="24"/>
        </w:rPr>
        <w:t>vectors that would offer the least resistance to an attack.</w:t>
      </w:r>
    </w:p>
    <w:p w14:paraId="5A224C08" w14:textId="2FEBD2F5" w:rsidR="00CA30DE" w:rsidRPr="00C5160C" w:rsidRDefault="00CA30DE" w:rsidP="00CA30DE">
      <w:pPr>
        <w:shd w:val="clear" w:color="auto" w:fill="FFFFFF" w:themeFill="background1"/>
        <w:rPr>
          <w:rFonts w:cstheme="minorHAnsi"/>
          <w:sz w:val="24"/>
          <w:szCs w:val="24"/>
        </w:rPr>
      </w:pPr>
      <w:r w:rsidRPr="00C5160C">
        <w:rPr>
          <w:rFonts w:cstheme="minorHAnsi"/>
          <w:sz w:val="24"/>
          <w:szCs w:val="24"/>
        </w:rPr>
        <w:t>The following are a 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penetration’s potential (prioritization is based upon our insights of </w:t>
      </w:r>
      <w:r w:rsidR="00EF4787">
        <w:rPr>
          <w:rFonts w:cstheme="minorHAnsi"/>
          <w:sz w:val="24"/>
          <w:szCs w:val="24"/>
        </w:rPr>
        <w:t>MB</w:t>
      </w:r>
      <w:r w:rsidRPr="00C5160C">
        <w:rPr>
          <w:rFonts w:cstheme="minorHAnsi"/>
          <w:sz w:val="24"/>
          <w:szCs w:val="24"/>
        </w:rPr>
        <w:t xml:space="preserve"> shop floors and halls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390" w:name="_Hlk534717322"/>
      <w:proofErr w:type="spellStart"/>
      <w:r>
        <w:rPr>
          <w:rFonts w:cstheme="minorHAnsi"/>
          <w:sz w:val="24"/>
          <w:szCs w:val="24"/>
        </w:rPr>
        <w:t>Untertürkheim</w:t>
      </w:r>
      <w:bookmarkEnd w:id="390"/>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 or unpatched platform) was 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lastRenderedPageBreak/>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77777777" w:rsidR="00CA30DE" w:rsidRPr="00C5160C" w:rsidRDefault="00CA30DE" w:rsidP="00CA30DE">
      <w:pPr>
        <w:rPr>
          <w:rFonts w:cstheme="minorHAnsi"/>
          <w:sz w:val="24"/>
          <w:szCs w:val="24"/>
        </w:rPr>
      </w:pPr>
    </w:p>
    <w:p w14:paraId="2831625D" w14:textId="77777777" w:rsidR="00CA30DE" w:rsidRPr="00C5160C" w:rsidRDefault="00CA30DE" w:rsidP="00CA30DE">
      <w:pPr>
        <w:rPr>
          <w:rFonts w:cstheme="minorHAnsi"/>
          <w:sz w:val="24"/>
          <w:szCs w:val="24"/>
        </w:rPr>
      </w:pPr>
      <w:r w:rsidRPr="00C5160C">
        <w:rPr>
          <w:rFonts w:cstheme="minorHAnsi"/>
          <w:sz w:val="24"/>
          <w:szCs w:val="24"/>
        </w:rPr>
        <w:t xml:space="preserve">The highest risk’s priority is given to the IT network and assets, even though it has a </w:t>
      </w:r>
      <w:r>
        <w:rPr>
          <w:rFonts w:cstheme="minorHAnsi"/>
          <w:sz w:val="24"/>
          <w:szCs w:val="24"/>
        </w:rPr>
        <w:t xml:space="preserve">relatively </w:t>
      </w:r>
      <w:r w:rsidRPr="00C5160C">
        <w:rPr>
          <w:rFonts w:cstheme="minorHAnsi"/>
          <w:sz w:val="24"/>
          <w:szCs w:val="24"/>
        </w:rPr>
        <w:t>good security control policies and infrastructure it 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rsidP="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77777777"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 xml:space="preserve">protection goals. It may seem trivial but </w:t>
      </w:r>
      <w:r>
        <w:rPr>
          <w:rFonts w:cstheme="minorHAnsi"/>
          <w:sz w:val="24"/>
          <w:szCs w:val="24"/>
        </w:rPr>
        <w:t>f</w:t>
      </w:r>
      <w:r w:rsidRPr="00C5160C">
        <w:rPr>
          <w:rFonts w:cstheme="minorHAnsi"/>
          <w:sz w:val="24"/>
          <w:szCs w:val="24"/>
        </w:rPr>
        <w:t xml:space="preserve">ocusing the effort in the most probable attacks’ targets or the paths in which the attack propagate in the network can greatly increase </w:t>
      </w:r>
      <w:r>
        <w:rPr>
          <w:rFonts w:cstheme="minorHAnsi"/>
          <w:sz w:val="24"/>
          <w:szCs w:val="24"/>
        </w:rPr>
        <w:t>the</w:t>
      </w:r>
      <w:r w:rsidRPr="00C5160C">
        <w:rPr>
          <w:rFonts w:cstheme="minorHAnsi"/>
          <w:sz w:val="24"/>
          <w:szCs w:val="24"/>
        </w:rPr>
        <w:t xml:space="preserve"> security controls’ effectiveness. The segmentation challenge is in </w:t>
      </w:r>
      <w:r>
        <w:rPr>
          <w:rFonts w:cstheme="minorHAnsi"/>
          <w:sz w:val="24"/>
          <w:szCs w:val="24"/>
        </w:rPr>
        <w:t>continuously assessment and identification of the</w:t>
      </w:r>
      <w:r w:rsidRPr="00C5160C">
        <w:rPr>
          <w:rFonts w:cstheme="minorHAnsi"/>
          <w:sz w:val="24"/>
          <w:szCs w:val="24"/>
        </w:rPr>
        <w:t xml:space="preserve"> part of the network the gateway will have better odds of detecting and preventing the attack. A concise description of the defensive goal can help in designing the solution which will be best suited to the plant.</w:t>
      </w:r>
    </w:p>
    <w:p w14:paraId="190F70F4" w14:textId="77777777" w:rsidR="00CA30DE" w:rsidRPr="00C5160C" w:rsidRDefault="00CA30DE" w:rsidP="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cause a substantial impact to the plant such as: financial cost</w:t>
      </w:r>
      <w:r>
        <w:rPr>
          <w:rFonts w:cstheme="minorHAnsi"/>
          <w:sz w:val="24"/>
          <w:szCs w:val="24"/>
        </w:rPr>
        <w:t xml:space="preserve"> (productivity, intellectual property)</w:t>
      </w:r>
      <w:r w:rsidRPr="00C5160C">
        <w:rPr>
          <w:rFonts w:cstheme="minorHAnsi"/>
          <w:sz w:val="24"/>
          <w:szCs w:val="24"/>
        </w:rPr>
        <w:t>, safety hazard and even reputation loss. The outcome can be a combination of these examples.</w:t>
      </w:r>
    </w:p>
    <w:p w14:paraId="006D0428" w14:textId="3EC92D43"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r w:rsidR="00EF4787">
        <w:rPr>
          <w:rFonts w:cstheme="minorHAnsi"/>
          <w:sz w:val="24"/>
          <w:szCs w:val="24"/>
        </w:rPr>
        <w:t>MB</w:t>
      </w:r>
      <w:r w:rsidRPr="00C5160C">
        <w:rPr>
          <w:rFonts w:cstheme="minorHAnsi"/>
          <w:sz w:val="24"/>
          <w:szCs w:val="24"/>
        </w:rPr>
        <w:t>’s shop floor prioritized potential threats:</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77777777" w:rsidR="00CA30DE" w:rsidRPr="00C5160C" w:rsidRDefault="00CA30DE" w:rsidP="00733010">
            <w:pPr>
              <w:rPr>
                <w:rFonts w:cstheme="minorHAnsi"/>
                <w:sz w:val="24"/>
                <w:szCs w:val="24"/>
                <w:rtl/>
              </w:rPr>
            </w:pPr>
            <w:r w:rsidRPr="00C5160C">
              <w:rPr>
                <w:rFonts w:cstheme="minorHAnsi"/>
                <w:sz w:val="24"/>
                <w:szCs w:val="24"/>
              </w:rPr>
              <w:t>Causing Denial of service in remote access operations</w:t>
            </w:r>
          </w:p>
        </w:tc>
      </w:tr>
    </w:tbl>
    <w:p w14:paraId="728B3364" w14:textId="77777777" w:rsidR="00CA30DE" w:rsidRPr="00C5160C" w:rsidRDefault="00CA30DE" w:rsidP="00CA30DE">
      <w:pPr>
        <w:ind w:left="720"/>
        <w:rPr>
          <w:rFonts w:cstheme="minorHAnsi"/>
          <w:sz w:val="24"/>
          <w:szCs w:val="24"/>
        </w:rPr>
      </w:pPr>
    </w:p>
    <w:p w14:paraId="613F8481" w14:textId="1F74AA38" w:rsidR="00CA30DE" w:rsidRDefault="00CA30DE" w:rsidP="00CA30DE">
      <w:pPr>
        <w:rPr>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in </w:t>
      </w:r>
      <w:r w:rsidRPr="00C5160C">
        <w:rPr>
          <w:rFonts w:cstheme="minorHAnsi"/>
          <w:sz w:val="24"/>
          <w:szCs w:val="24"/>
        </w:rPr>
        <w:t>defin</w:t>
      </w:r>
      <w:r>
        <w:rPr>
          <w:rFonts w:cstheme="minorHAnsi"/>
          <w:sz w:val="24"/>
          <w:szCs w:val="24"/>
        </w:rPr>
        <w:t>ing the</w:t>
      </w:r>
      <w:r w:rsidRPr="00C5160C">
        <w:rPr>
          <w:rFonts w:cstheme="minorHAnsi"/>
          <w:sz w:val="24"/>
          <w:szCs w:val="24"/>
        </w:rPr>
        <w:t xml:space="preserve"> protection</w:t>
      </w:r>
      <w:r>
        <w:rPr>
          <w:rFonts w:cstheme="minorHAnsi"/>
          <w:sz w:val="24"/>
          <w:szCs w:val="24"/>
        </w:rPr>
        <w:t>’s vision</w:t>
      </w:r>
      <w:r w:rsidRPr="00C5160C">
        <w:rPr>
          <w:rFonts w:cstheme="minorHAnsi"/>
          <w:sz w:val="24"/>
          <w:szCs w:val="24"/>
        </w:rPr>
        <w:t xml:space="preserve"> in a more strategic concept.</w:t>
      </w:r>
    </w:p>
    <w:p w14:paraId="59B2E26F" w14:textId="3EA5B017" w:rsidR="003A5F4F" w:rsidRDefault="003A5F4F" w:rsidP="00CA30DE">
      <w:pPr>
        <w:rPr>
          <w:rFonts w:cstheme="minorHAnsi"/>
          <w:sz w:val="24"/>
          <w:szCs w:val="24"/>
        </w:rPr>
      </w:pPr>
    </w:p>
    <w:p w14:paraId="75612E2E" w14:textId="77777777" w:rsidR="003A5F4F" w:rsidRDefault="003A5F4F" w:rsidP="00CA30DE">
      <w:pPr>
        <w:rPr>
          <w:rFonts w:cstheme="minorHAnsi"/>
          <w:sz w:val="24"/>
          <w:szCs w:val="24"/>
        </w:rPr>
      </w:pPr>
    </w:p>
    <w:p w14:paraId="2D99CB34" w14:textId="00154430" w:rsidR="00CA30DE" w:rsidRDefault="00CA30DE" w:rsidP="00CA30DE">
      <w:pPr>
        <w:rPr>
          <w:rFonts w:cstheme="minorHAnsi"/>
          <w:sz w:val="24"/>
          <w:szCs w:val="24"/>
        </w:rPr>
      </w:pPr>
    </w:p>
    <w:p w14:paraId="4AE5A50D" w14:textId="77777777" w:rsidR="00CA30DE" w:rsidRPr="00C5160C" w:rsidRDefault="00CA30DE" w:rsidP="00CA30DE">
      <w:pPr>
        <w:rPr>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77777777" w:rsidR="00CA30DE" w:rsidRPr="00C5160C" w:rsidRDefault="00CA30DE" w:rsidP="00CA30DE">
      <w:pPr>
        <w:rPr>
          <w:rFonts w:cstheme="minorHAnsi"/>
          <w:sz w:val="24"/>
          <w:szCs w:val="24"/>
        </w:rPr>
      </w:pPr>
      <w:r>
        <w:rPr>
          <w:rFonts w:cstheme="minorHAnsi"/>
          <w:noProof/>
          <w:sz w:val="24"/>
          <w:szCs w:val="24"/>
          <w:lang w:bidi="ar-SA"/>
        </w:rPr>
        <w:lastRenderedPageBreak/>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14A00"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Defining the vision as: “</w:t>
      </w:r>
      <w:r w:rsidRPr="002B5294">
        <w:rPr>
          <w:rFonts w:cstheme="minorHAnsi"/>
          <w:b/>
          <w:bCs/>
          <w:sz w:val="24"/>
          <w:szCs w:val="24"/>
        </w:rPr>
        <w:t>Production-critical manufacturing equipment must have a clear and defined ingress data policy (both for prevention and monitoring) whether it’s direct (e.g. MES) or indirect (e.g. remote access, USB)”.</w:t>
      </w:r>
    </w:p>
    <w:p w14:paraId="4F251FE4" w14:textId="77777777" w:rsidR="00CA30DE" w:rsidRDefault="00CA30DE" w:rsidP="00CA30DE">
      <w:pPr>
        <w:rPr>
          <w:rFonts w:cstheme="minorHAnsi"/>
          <w:b/>
          <w:bCs/>
          <w:sz w:val="24"/>
          <w:szCs w:val="24"/>
        </w:rPr>
      </w:pPr>
    </w:p>
    <w:p w14:paraId="5E455899" w14:textId="77777777" w:rsidR="00CA30DE" w:rsidRPr="00A22E49" w:rsidRDefault="00CA30DE" w:rsidP="00CA30DE">
      <w:pPr>
        <w:rPr>
          <w:rFonts w:cstheme="minorHAnsi"/>
          <w:b/>
          <w:bCs/>
          <w:sz w:val="24"/>
          <w:szCs w:val="24"/>
        </w:rPr>
      </w:pPr>
      <w:r w:rsidRPr="00A35505">
        <w:rPr>
          <w:rFonts w:cstheme="minorHAnsi"/>
          <w:b/>
          <w:bCs/>
          <w:sz w:val="24"/>
          <w:szCs w:val="24"/>
        </w:rPr>
        <w:t xml:space="preserve">Merging the insights of </w:t>
      </w:r>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 can better formulate and prioritize the lines of defense with the following two principles:</w:t>
      </w:r>
    </w:p>
    <w:p w14:paraId="2564DF91"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Verifying all communications entering the production floor from non-production networks</w:t>
      </w:r>
    </w:p>
    <w:p w14:paraId="29E18C6D"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 xml:space="preserve">Continuously monitoring inter-production floor traffic for anomalies </w:t>
      </w:r>
    </w:p>
    <w:p w14:paraId="4CD507C4" w14:textId="7777777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r>
        <w:rPr>
          <w:rFonts w:cstheme="minorHAnsi"/>
          <w:sz w:val="24"/>
          <w:szCs w:val="24"/>
        </w:rPr>
        <w:t xml:space="preserve"> including communication from the DMZ </w:t>
      </w:r>
    </w:p>
    <w:p w14:paraId="2397BFB3" w14:textId="77777777" w:rsidR="00CA30DE" w:rsidRDefault="00CA30DE" w:rsidP="00CA30DE">
      <w:pPr>
        <w:rPr>
          <w:rFonts w:cstheme="minorHAnsi"/>
          <w:sz w:val="24"/>
          <w:szCs w:val="24"/>
        </w:rPr>
      </w:pPr>
      <w:r w:rsidRPr="008E0DD2">
        <w:rPr>
          <w:rFonts w:cstheme="minorHAnsi"/>
          <w:sz w:val="24"/>
          <w:szCs w:val="24"/>
        </w:rPr>
        <w:t xml:space="preserve">The second principle realizes that the potential damage to the plant of blocking a legitimate traffic could be as high as allowing malicious traffic, therefore a more safety-oriented approach is advisable. Such an approach dictates putting safety consideration first. </w:t>
      </w:r>
    </w:p>
    <w:p w14:paraId="0FA1F32C" w14:textId="77777777" w:rsidR="00CA30DE" w:rsidRPr="008E0DD2" w:rsidRDefault="00CA30DE" w:rsidP="00CA30DE">
      <w:pPr>
        <w:rPr>
          <w:rFonts w:cstheme="minorHAnsi"/>
          <w:sz w:val="24"/>
          <w:szCs w:val="24"/>
        </w:rPr>
      </w:pPr>
      <w:r>
        <w:rPr>
          <w:rFonts w:cstheme="minorHAnsi"/>
          <w:sz w:val="24"/>
          <w:szCs w:val="24"/>
        </w:rPr>
        <w:t>The monitoring is not excluded to the IT-OT traffic, complete visibility should merge network traffic flowing from, to and between production level assets. Pick an event and alert tool that is customized to production floor particularities. It will lower false positive and would reduce local and global security team investigating alerts.</w:t>
      </w:r>
    </w:p>
    <w:p w14:paraId="52FA9ADA" w14:textId="77777777" w:rsidR="00CA30DE" w:rsidRDefault="00CA30DE" w:rsidP="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77777777" w:rsidR="00CA30DE" w:rsidRDefault="00CA30DE" w:rsidP="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 the security team’s abilities by deploying too many security tools, an opposite</w:t>
      </w:r>
      <w:r>
        <w:rPr>
          <w:rFonts w:cstheme="minorHAnsi"/>
          <w:sz w:val="24"/>
          <w:szCs w:val="24"/>
        </w:rPr>
        <w:t xml:space="preserve"> effect </w:t>
      </w:r>
      <w:r w:rsidRPr="00827280">
        <w:rPr>
          <w:rFonts w:cstheme="minorHAnsi"/>
          <w:sz w:val="24"/>
          <w:szCs w:val="24"/>
        </w:rPr>
        <w:t xml:space="preserve">is achieved by overwhelming the team with too much information to handle </w:t>
      </w:r>
      <w:r>
        <w:rPr>
          <w:rFonts w:cstheme="minorHAnsi"/>
          <w:sz w:val="24"/>
          <w:szCs w:val="24"/>
        </w:rPr>
        <w:t>decreasing the likelihood of detecting of an incident</w:t>
      </w:r>
      <w:r w:rsidRPr="00827280">
        <w:rPr>
          <w:rFonts w:cstheme="minorHAnsi"/>
          <w:sz w:val="24"/>
          <w:szCs w:val="24"/>
        </w:rPr>
        <w:t xml:space="preserve">. </w:t>
      </w:r>
    </w:p>
    <w:p w14:paraId="68235EB0" w14:textId="77777777" w:rsidR="00CA30DE" w:rsidRDefault="00CA30DE" w:rsidP="00CA30DE">
      <w:pPr>
        <w:rPr>
          <w:rFonts w:cstheme="minorHAnsi"/>
          <w:sz w:val="24"/>
          <w:szCs w:val="24"/>
        </w:rPr>
      </w:pPr>
      <w:r w:rsidRPr="00C5160C">
        <w:rPr>
          <w:rFonts w:cstheme="minorHAnsi"/>
          <w:sz w:val="24"/>
          <w:szCs w:val="24"/>
        </w:rPr>
        <w:t xml:space="preserve">Each plant has an optimal equilibrium between security and manageability </w:t>
      </w:r>
      <w:r>
        <w:rPr>
          <w:rFonts w:cstheme="minorHAnsi"/>
          <w:sz w:val="24"/>
          <w:szCs w:val="24"/>
        </w:rPr>
        <w:t>and our recommendation is aiming for that point of balance.</w:t>
      </w:r>
    </w:p>
    <w:p w14:paraId="2FF4743C" w14:textId="77777777" w:rsidR="00CA30DE" w:rsidRDefault="00CA30DE" w:rsidP="00CA30DE">
      <w:pPr>
        <w:rPr>
          <w:rFonts w:cstheme="minorHAnsi"/>
          <w:sz w:val="24"/>
          <w:szCs w:val="24"/>
        </w:rPr>
      </w:pPr>
      <w:r>
        <w:rPr>
          <w:rFonts w:cstheme="minorHAnsi"/>
          <w:sz w:val="24"/>
          <w:szCs w:val="24"/>
        </w:rPr>
        <w:t>Designing for a minimum amount of security gateways deployment will paradoxically elevate security. Focusing the security team’s efforts and resources into a small number of gateways enables maximizations of tuning and problems resolving. Consolidation is a key guideline when designing optimal deployment.</w:t>
      </w:r>
    </w:p>
    <w:p w14:paraId="501BE3A8" w14:textId="77777777" w:rsidR="00CA30DE" w:rsidRDefault="00CA30DE" w:rsidP="00CA30DE">
      <w:pPr>
        <w:rPr>
          <w:rFonts w:cstheme="minorHAnsi"/>
          <w:sz w:val="24"/>
          <w:szCs w:val="24"/>
        </w:rPr>
      </w:pPr>
      <w:r>
        <w:rPr>
          <w:rFonts w:cstheme="minorHAnsi"/>
          <w:sz w:val="24"/>
          <w:szCs w:val="24"/>
        </w:rPr>
        <w:t xml:space="preserve"> The Design of an efficient network security strategy must take into account the challenges of a potential attacker and use it to its advantage. </w:t>
      </w:r>
    </w:p>
    <w:p w14:paraId="58F99745" w14:textId="77777777" w:rsidR="00CA30DE" w:rsidRDefault="00CA30DE" w:rsidP="00CA30DE">
      <w:pPr>
        <w:rPr>
          <w:rFonts w:cstheme="minorHAnsi"/>
          <w:sz w:val="24"/>
          <w:szCs w:val="24"/>
        </w:rPr>
      </w:pPr>
      <w:r>
        <w:rPr>
          <w:rFonts w:cstheme="minorHAnsi"/>
          <w:sz w:val="24"/>
          <w:szCs w:val="24"/>
        </w:rPr>
        <w:lastRenderedPageBreak/>
        <w:t xml:space="preserve">Executing </w:t>
      </w:r>
      <w:r w:rsidRPr="00827280">
        <w:rPr>
          <w:rFonts w:cstheme="minorHAnsi"/>
          <w:sz w:val="24"/>
          <w:szCs w:val="24"/>
        </w:rPr>
        <w:t>an attack on the production floor</w:t>
      </w:r>
      <w:r>
        <w:rPr>
          <w:rFonts w:cstheme="minorHAnsi"/>
          <w:sz w:val="24"/>
          <w:szCs w:val="24"/>
        </w:rPr>
        <w:t>’s network</w:t>
      </w:r>
      <w:r w:rsidRPr="00827280">
        <w:rPr>
          <w:rFonts w:cstheme="minorHAnsi"/>
          <w:sz w:val="24"/>
          <w:szCs w:val="24"/>
        </w:rPr>
        <w:t xml:space="preserve"> is not a straight forward operation, knowledge of the specific assets and processes must be gained before delivering the malware. Stopping the attack in its reconnaissance or lateral movements phase has a very high probability of succeeding by detecting un</w:t>
      </w:r>
      <w:r w:rsidRPr="0029529A">
        <w:rPr>
          <w:rFonts w:cstheme="minorHAnsi"/>
          <w:sz w:val="24"/>
          <w:szCs w:val="24"/>
        </w:rPr>
        <w:t xml:space="preserve">usual network traffic or asset manipulation and responding swiftly according to IR methodologies. </w:t>
      </w:r>
    </w:p>
    <w:p w14:paraId="7A2D19D7" w14:textId="77777777" w:rsidR="00CA30DE" w:rsidRDefault="00CA30DE" w:rsidP="00CA30DE">
      <w:pPr>
        <w:rPr>
          <w:rFonts w:cstheme="minorHAnsi"/>
          <w:sz w:val="24"/>
          <w:szCs w:val="24"/>
          <w:rtl/>
        </w:rPr>
      </w:pPr>
      <w:r>
        <w:rPr>
          <w:rFonts w:cstheme="minorHAnsi"/>
          <w:sz w:val="24"/>
          <w:szCs w:val="24"/>
        </w:rPr>
        <w:t>Prediction of the enemy operations and its limitation leads to a maximum efficiency of the plant’s cyber security resources by mitigating the highest prioritized risks.</w:t>
      </w:r>
    </w:p>
    <w:p w14:paraId="2F453CE6" w14:textId="77777777" w:rsidR="00CA30DE" w:rsidRPr="00C5160C" w:rsidRDefault="00CA30DE" w:rsidP="00CA30DE">
      <w:pPr>
        <w:rPr>
          <w:rFonts w:cstheme="minorHAnsi"/>
          <w:sz w:val="24"/>
          <w:szCs w:val="24"/>
        </w:rPr>
      </w:pPr>
      <w:r w:rsidRPr="00C5160C">
        <w:rPr>
          <w:rFonts w:cstheme="minorHAnsi"/>
          <w:sz w:val="24"/>
          <w:szCs w:val="24"/>
        </w:rPr>
        <w:t>When addressing the most crucial risk observed</w:t>
      </w:r>
      <w:r>
        <w:rPr>
          <w:rFonts w:cstheme="minorHAnsi"/>
          <w:sz w:val="24"/>
          <w:szCs w:val="24"/>
        </w:rPr>
        <w:t xml:space="preserve"> in the previous section</w:t>
      </w:r>
      <w:r w:rsidRPr="00C5160C">
        <w:rPr>
          <w:rFonts w:cstheme="minorHAnsi"/>
          <w:sz w:val="24"/>
          <w:szCs w:val="24"/>
        </w:rPr>
        <w:t>, the first mandatory requirement advocates strong segmentation between hall networks and the rest of the plant’s networks. Thorough knowledge of communication (protocol and port) must be acquired and properly configured. Traffic should be encrypted (at least in the non-hall networks) as a protection against fraud and impersonation and validated by the firewall. Strong authentication is also advisable as a countermeasure against the two types of attacks mentioned.</w:t>
      </w:r>
    </w:p>
    <w:p w14:paraId="0E3E1DB2" w14:textId="77777777" w:rsidR="00CA30DE" w:rsidRDefault="00CA30DE" w:rsidP="00CA30DE">
      <w:pPr>
        <w:rPr>
          <w:rFonts w:cstheme="minorHAnsi"/>
          <w:sz w:val="24"/>
          <w:szCs w:val="24"/>
        </w:rPr>
      </w:pPr>
      <w:r w:rsidRPr="00C5160C">
        <w:rPr>
          <w:rFonts w:cstheme="minorHAnsi"/>
          <w:sz w:val="24"/>
          <w:szCs w:val="24"/>
        </w:rPr>
        <w:t xml:space="preserve">The second </w:t>
      </w:r>
      <w:r>
        <w:rPr>
          <w:rFonts w:cstheme="minorHAnsi"/>
          <w:sz w:val="24"/>
          <w:szCs w:val="24"/>
        </w:rPr>
        <w:t>principal suggests an initial implementation of traffic monitoring mode</w:t>
      </w:r>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mentioned earlier, blocking anomalous yet legitimate traffic within the shop floor could have dire consequences as much as allowing non-legitimate traffic</w:t>
      </w:r>
      <w:r>
        <w:rPr>
          <w:rFonts w:cstheme="minorHAnsi"/>
          <w:sz w:val="24"/>
          <w:szCs w:val="24"/>
        </w:rPr>
        <w:t>. The right process is b</w:t>
      </w:r>
      <w:r w:rsidRPr="00C5160C">
        <w:rPr>
          <w:rFonts w:cstheme="minorHAnsi"/>
          <w:sz w:val="24"/>
          <w:szCs w:val="24"/>
        </w:rPr>
        <w:t>uilding confidence and trust with the gateway</w:t>
      </w:r>
      <w:r>
        <w:rPr>
          <w:rFonts w:cstheme="minorHAnsi"/>
          <w:sz w:val="24"/>
          <w:szCs w:val="24"/>
        </w:rPr>
        <w:t>’s rules</w:t>
      </w:r>
      <w:r w:rsidRPr="00C5160C">
        <w:rPr>
          <w:rFonts w:cstheme="minorHAnsi"/>
          <w:sz w:val="24"/>
          <w:szCs w:val="24"/>
        </w:rPr>
        <w:t xml:space="preserve"> in detection mode and </w:t>
      </w:r>
      <w:r>
        <w:rPr>
          <w:rFonts w:cstheme="minorHAnsi"/>
          <w:sz w:val="24"/>
          <w:szCs w:val="24"/>
        </w:rPr>
        <w:t xml:space="preserve">later </w:t>
      </w:r>
      <w:r w:rsidRPr="00C5160C">
        <w:rPr>
          <w:rFonts w:cstheme="minorHAnsi"/>
          <w:sz w:val="24"/>
          <w:szCs w:val="24"/>
        </w:rPr>
        <w:t>switch</w:t>
      </w:r>
      <w:r>
        <w:rPr>
          <w:rFonts w:cstheme="minorHAnsi"/>
          <w:sz w:val="24"/>
          <w:szCs w:val="24"/>
        </w:rPr>
        <w:t>ing</w:t>
      </w:r>
      <w:r w:rsidRPr="00C5160C">
        <w:rPr>
          <w:rFonts w:cstheme="minorHAnsi"/>
          <w:sz w:val="24"/>
          <w:szCs w:val="24"/>
        </w:rPr>
        <w:t xml:space="preserve"> to prevention policy only after a achieving an acceptable maturity for the gateway operation and traffic policy. </w:t>
      </w:r>
    </w:p>
    <w:p w14:paraId="0005FCDA" w14:textId="77777777" w:rsidR="00CA30DE" w:rsidRPr="00C5160C" w:rsidRDefault="00CA30DE" w:rsidP="00CA30DE">
      <w:pPr>
        <w:rPr>
          <w:rFonts w:cstheme="minorHAnsi"/>
          <w:sz w:val="24"/>
          <w:szCs w:val="24"/>
        </w:rPr>
      </w:pPr>
    </w:p>
    <w:p w14:paraId="00C1D9BE" w14:textId="77777777" w:rsidR="00CA30DE" w:rsidRPr="00C5160C" w:rsidRDefault="00CA30DE" w:rsidP="00CA30DE">
      <w:pPr>
        <w:rPr>
          <w:rFonts w:cstheme="minorHAnsi"/>
          <w:sz w:val="24"/>
          <w:szCs w:val="24"/>
        </w:rPr>
      </w:pPr>
      <w:r w:rsidRPr="00C5160C">
        <w:rPr>
          <w:rFonts w:cstheme="minorHAnsi"/>
          <w:sz w:val="24"/>
          <w:szCs w:val="24"/>
        </w:rPr>
        <w:t>The advantages of detection architecture are:</w:t>
      </w:r>
    </w:p>
    <w:p w14:paraId="27CAF763"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No interference with legitimate traffic of any kind </w:t>
      </w:r>
    </w:p>
    <w:p w14:paraId="30815C4A" w14:textId="77777777" w:rsidR="00CA30DE" w:rsidRPr="00C5160C" w:rsidRDefault="00CA30DE" w:rsidP="00CA30DE">
      <w:pPr>
        <w:ind w:left="720"/>
        <w:rPr>
          <w:rFonts w:cstheme="minorHAnsi"/>
          <w:sz w:val="24"/>
          <w:szCs w:val="24"/>
        </w:rPr>
      </w:pPr>
      <w:r w:rsidRPr="00C5160C">
        <w:rPr>
          <w:rFonts w:cstheme="minorHAnsi"/>
          <w:sz w:val="24"/>
          <w:szCs w:val="24"/>
        </w:rPr>
        <w:t xml:space="preserve">2. Alerts have a high tolerance of response time for resolution when legitimate traffic does not correspond with traffic rules </w:t>
      </w:r>
      <w:r>
        <w:rPr>
          <w:rFonts w:cstheme="minorHAnsi"/>
          <w:sz w:val="24"/>
          <w:szCs w:val="24"/>
        </w:rPr>
        <w:t>since no blocking is enforced</w:t>
      </w:r>
    </w:p>
    <w:p w14:paraId="6DBE3DD0" w14:textId="77777777" w:rsidR="00CA30DE" w:rsidRPr="00C5160C" w:rsidRDefault="00CA30DE" w:rsidP="00CA30DE">
      <w:pPr>
        <w:ind w:left="720"/>
        <w:rPr>
          <w:rFonts w:cstheme="minorHAnsi"/>
          <w:sz w:val="24"/>
          <w:szCs w:val="24"/>
        </w:rPr>
      </w:pPr>
      <w:r w:rsidRPr="00C5160C">
        <w:rPr>
          <w:rFonts w:cstheme="minorHAnsi"/>
          <w:sz w:val="24"/>
          <w:szCs w:val="24"/>
        </w:rPr>
        <w:t>3. Flexible and transparent modification rule set as new rules and configuration changes can be set without any impact on traffic</w:t>
      </w:r>
      <w:r>
        <w:rPr>
          <w:rFonts w:cstheme="minorHAnsi"/>
          <w:sz w:val="24"/>
          <w:szCs w:val="24"/>
        </w:rPr>
        <w:t xml:space="preserve"> which allow trial and error without disrupting traffic</w:t>
      </w:r>
    </w:p>
    <w:p w14:paraId="36563C3A" w14:textId="77777777" w:rsidR="00CA30DE" w:rsidRPr="00C5160C" w:rsidRDefault="00CA30DE" w:rsidP="00CA30DE">
      <w:pPr>
        <w:ind w:left="720"/>
        <w:rPr>
          <w:rFonts w:cstheme="minorHAnsi"/>
          <w:sz w:val="24"/>
          <w:szCs w:val="24"/>
        </w:rPr>
      </w:pPr>
      <w:r w:rsidRPr="00C5160C">
        <w:rPr>
          <w:rFonts w:cstheme="minorHAnsi"/>
          <w:sz w:val="24"/>
          <w:szCs w:val="24"/>
        </w:rPr>
        <w:t xml:space="preserve">4. Deployment of out-of-band architecture require minor network architecture and routing changes </w:t>
      </w:r>
      <w:r>
        <w:rPr>
          <w:rFonts w:cstheme="minorHAnsi"/>
          <w:sz w:val="24"/>
          <w:szCs w:val="24"/>
        </w:rPr>
        <w:t>since the network topology is going through minor changes</w:t>
      </w:r>
    </w:p>
    <w:p w14:paraId="25514F45" w14:textId="77777777" w:rsidR="00CA30DE" w:rsidRDefault="00CA30DE" w:rsidP="00CA30DE">
      <w:pPr>
        <w:ind w:left="720"/>
        <w:rPr>
          <w:rFonts w:cstheme="minorHAnsi"/>
          <w:sz w:val="24"/>
          <w:szCs w:val="24"/>
        </w:rPr>
      </w:pPr>
    </w:p>
    <w:p w14:paraId="3B5AC782" w14:textId="77777777" w:rsidR="00CA30DE" w:rsidRDefault="00CA30DE" w:rsidP="00CA30DE">
      <w:pPr>
        <w:ind w:left="720"/>
        <w:rPr>
          <w:rFonts w:cstheme="minorHAnsi"/>
          <w:sz w:val="24"/>
          <w:szCs w:val="24"/>
        </w:rPr>
      </w:pPr>
    </w:p>
    <w:p w14:paraId="24A49DF8" w14:textId="77777777" w:rsidR="00CA30DE" w:rsidRPr="00C5160C" w:rsidRDefault="00CA30DE" w:rsidP="00CA30DE">
      <w:pPr>
        <w:rPr>
          <w:rFonts w:cstheme="minorHAnsi"/>
          <w:sz w:val="24"/>
          <w:szCs w:val="24"/>
        </w:rPr>
      </w:pPr>
      <w:r>
        <w:rPr>
          <w:rFonts w:cstheme="minorHAnsi"/>
          <w:sz w:val="24"/>
          <w:szCs w:val="24"/>
        </w:rPr>
        <w:t>The segmentation design should include the time frame of shifting from detective to preventative mode.</w:t>
      </w:r>
    </w:p>
    <w:p w14:paraId="17236E87" w14:textId="77777777" w:rsidR="00CA30DE" w:rsidRDefault="00CA30DE" w:rsidP="00CA30DE">
      <w:pPr>
        <w:bidi/>
        <w:jc w:val="right"/>
        <w:rPr>
          <w:rFonts w:cstheme="minorHAnsi"/>
          <w:sz w:val="24"/>
          <w:szCs w:val="24"/>
        </w:rPr>
      </w:pPr>
    </w:p>
    <w:p w14:paraId="4063DD9D" w14:textId="77777777" w:rsidR="00CA30DE" w:rsidRDefault="00CA30DE" w:rsidP="00CA30DE">
      <w:pPr>
        <w:bidi/>
        <w:jc w:val="right"/>
        <w:rPr>
          <w:rFonts w:cstheme="minorHAnsi"/>
          <w:sz w:val="24"/>
          <w:szCs w:val="24"/>
        </w:rPr>
      </w:pPr>
    </w:p>
    <w:p w14:paraId="5A4D0178" w14:textId="4553F17B" w:rsidR="00CA30DE" w:rsidRPr="00C5160C" w:rsidRDefault="00CA30DE" w:rsidP="00CA30DE">
      <w:pPr>
        <w:bidi/>
        <w:jc w:val="right"/>
        <w:rPr>
          <w:rFonts w:cstheme="minorHAnsi"/>
          <w:sz w:val="24"/>
          <w:szCs w:val="24"/>
        </w:rPr>
      </w:pPr>
      <w:r>
        <w:rPr>
          <w:rFonts w:cstheme="minorHAnsi"/>
          <w:sz w:val="24"/>
          <w:szCs w:val="24"/>
        </w:rPr>
        <w:lastRenderedPageBreak/>
        <w:t>P</w:t>
      </w:r>
      <w:r w:rsidRPr="00C5160C">
        <w:rPr>
          <w:rFonts w:cstheme="minorHAnsi"/>
          <w:sz w:val="24"/>
          <w:szCs w:val="24"/>
        </w:rPr>
        <w:t>rogressing to prevention architecture</w:t>
      </w:r>
      <w:r>
        <w:rPr>
          <w:rFonts w:cstheme="minorHAnsi"/>
          <w:sz w:val="24"/>
          <w:szCs w:val="24"/>
        </w:rPr>
        <w:t>,</w:t>
      </w:r>
      <w:r w:rsidRPr="00C5160C">
        <w:rPr>
          <w:rFonts w:cstheme="minorHAnsi"/>
          <w:sz w:val="24"/>
          <w:szCs w:val="24"/>
        </w:rPr>
        <w:t xml:space="preserve"> </w:t>
      </w:r>
      <w:r>
        <w:rPr>
          <w:rFonts w:cstheme="minorHAnsi"/>
          <w:sz w:val="24"/>
          <w:szCs w:val="24"/>
        </w:rPr>
        <w:t xml:space="preserve">as soon as possible, is highly recommended but requires </w:t>
      </w:r>
      <w:r w:rsidRPr="00C5160C">
        <w:rPr>
          <w:rFonts w:cstheme="minorHAnsi"/>
          <w:sz w:val="24"/>
          <w:szCs w:val="24"/>
        </w:rPr>
        <w:t>thorough design of network</w:t>
      </w:r>
      <w:r>
        <w:rPr>
          <w:rFonts w:cstheme="minorHAnsi"/>
          <w:sz w:val="24"/>
          <w:szCs w:val="24"/>
        </w:rPr>
        <w:t xml:space="preserve"> </w:t>
      </w:r>
      <w:r w:rsidRPr="00C5160C">
        <w:rPr>
          <w:rFonts w:cstheme="minorHAnsi"/>
          <w:sz w:val="24"/>
          <w:szCs w:val="24"/>
        </w:rPr>
        <w:t>segmentation</w:t>
      </w:r>
      <w:r>
        <w:rPr>
          <w:rFonts w:cstheme="minorHAnsi"/>
          <w:sz w:val="24"/>
          <w:szCs w:val="24"/>
        </w:rPr>
        <w:t>,</w:t>
      </w:r>
      <w:r w:rsidRPr="00C5160C">
        <w:rPr>
          <w:rFonts w:cstheme="minorHAnsi"/>
          <w:sz w:val="24"/>
          <w:szCs w:val="24"/>
        </w:rPr>
        <w:t xml:space="preserve"> </w:t>
      </w:r>
      <w:r>
        <w:rPr>
          <w:rFonts w:cstheme="minorHAnsi"/>
          <w:sz w:val="24"/>
          <w:szCs w:val="24"/>
        </w:rPr>
        <w:t xml:space="preserve">analyzing inter processes dependencies and setting the correct </w:t>
      </w:r>
      <w:r w:rsidRPr="00C5160C">
        <w:rPr>
          <w:rFonts w:cstheme="minorHAnsi"/>
          <w:sz w:val="24"/>
          <w:szCs w:val="24"/>
        </w:rPr>
        <w:t>traffic rules</w:t>
      </w:r>
      <w:r>
        <w:rPr>
          <w:rFonts w:cstheme="minorHAnsi"/>
          <w:sz w:val="24"/>
          <w:szCs w:val="24"/>
        </w:rPr>
        <w:t xml:space="preserve"> that will not block legitimate traffic. Prevention mode has the </w:t>
      </w:r>
      <w:r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7777777" w:rsidR="00CA30DE" w:rsidRPr="00C5160C" w:rsidRDefault="00CA30DE" w:rsidP="00CA30DE">
      <w:pPr>
        <w:ind w:left="720"/>
        <w:rPr>
          <w:rFonts w:cstheme="minorHAnsi"/>
          <w:sz w:val="24"/>
          <w:szCs w:val="24"/>
        </w:rPr>
      </w:pPr>
      <w:r w:rsidRPr="00C5160C">
        <w:rPr>
          <w:rFonts w:cstheme="minorHAnsi"/>
          <w:sz w:val="24"/>
          <w:szCs w:val="24"/>
        </w:rPr>
        <w:t xml:space="preserve">2. High resistance 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77777777" w:rsidR="00CA30DE" w:rsidRPr="00C5160C" w:rsidRDefault="00CA30DE" w:rsidP="00CA30DE">
      <w:pPr>
        <w:ind w:left="720"/>
        <w:rPr>
          <w:sz w:val="24"/>
          <w:szCs w:val="24"/>
          <w:rtl/>
        </w:rPr>
      </w:pPr>
      <w:r>
        <w:rPr>
          <w:sz w:val="24"/>
          <w:szCs w:val="24"/>
        </w:rPr>
        <w:t>3. Quick response and containment to incidents with immediate isolation of infected     assets by the prevention gateway’s capabilities</w:t>
      </w:r>
    </w:p>
    <w:p w14:paraId="60AF4F5C" w14:textId="0AACD68F" w:rsidR="00CA30DE" w:rsidRDefault="00CA30DE" w:rsidP="00CA30DE">
      <w:pPr>
        <w:rPr>
          <w:rFonts w:cstheme="minorHAnsi"/>
          <w:sz w:val="24"/>
          <w:szCs w:val="24"/>
        </w:rPr>
      </w:pPr>
    </w:p>
    <w:p w14:paraId="23AFD6F6" w14:textId="2BD658E3" w:rsidR="003A5F4F" w:rsidRDefault="003A5F4F" w:rsidP="00CA30DE">
      <w:pPr>
        <w:rPr>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77777777" w:rsidR="00CA30DE" w:rsidRPr="00C5160C" w:rsidRDefault="00CA30DE" w:rsidP="00CA30DE">
      <w:pPr>
        <w:rPr>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1E3D51E6" w:rsidR="00CA30DE" w:rsidRPr="00C73117" w:rsidRDefault="0021075A" w:rsidP="00CA30DE">
      <w:pPr>
        <w:rPr>
          <w:rFonts w:cstheme="minorHAnsi"/>
          <w:sz w:val="48"/>
          <w:szCs w:val="48"/>
        </w:rPr>
      </w:pPr>
      <w:r>
        <w:rPr>
          <w:rFonts w:cstheme="minorHAnsi"/>
          <w:sz w:val="48"/>
          <w:szCs w:val="48"/>
        </w:rPr>
        <w:lastRenderedPageBreak/>
        <w:t>7</w:t>
      </w:r>
      <w:r w:rsidR="00CA30DE" w:rsidRPr="00C73117">
        <w:rPr>
          <w:rFonts w:cstheme="minorHAnsi"/>
          <w:sz w:val="48"/>
          <w:szCs w:val="48"/>
        </w:rPr>
        <w:t xml:space="preserve">. </w:t>
      </w:r>
      <w:r w:rsidR="00CA30DE" w:rsidRPr="00C73117">
        <w:rPr>
          <w:rFonts w:cstheme="minorHAnsi"/>
          <w:b/>
          <w:bCs/>
          <w:sz w:val="48"/>
          <w:szCs w:val="48"/>
        </w:rPr>
        <w:t>Recommendation and 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lang w:bidi="ar-SA"/>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lang w:bidi="ar-SA"/>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lang w:bidi="ar-SA"/>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lang w:bidi="ar-SA"/>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C6006"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david goldhar" w:date="2019-02-25T17:48:00Z" w:initials="dg">
    <w:p w14:paraId="670CA43B" w14:textId="388B37AB" w:rsidR="00746C48" w:rsidRDefault="00746C48">
      <w:pPr>
        <w:pStyle w:val="CommentText"/>
      </w:pPr>
      <w:r>
        <w:rPr>
          <w:rStyle w:val="CommentReference"/>
        </w:rPr>
        <w:annotationRef/>
      </w:r>
      <w:r>
        <w:t>Intentional? Or, did you mean implementation?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B6A52" w14:textId="77777777" w:rsidR="007A6B2B" w:rsidRDefault="007A6B2B">
      <w:pPr>
        <w:spacing w:after="0" w:line="240" w:lineRule="auto"/>
      </w:pPr>
      <w:r>
        <w:separator/>
      </w:r>
    </w:p>
    <w:p w14:paraId="050A87BC" w14:textId="77777777" w:rsidR="007A6B2B" w:rsidRDefault="007A6B2B"/>
  </w:endnote>
  <w:endnote w:type="continuationSeparator" w:id="0">
    <w:p w14:paraId="7FD86AE8" w14:textId="77777777" w:rsidR="007A6B2B" w:rsidRDefault="007A6B2B">
      <w:pPr>
        <w:spacing w:after="0" w:line="240" w:lineRule="auto"/>
      </w:pPr>
      <w:r>
        <w:continuationSeparator/>
      </w:r>
    </w:p>
    <w:p w14:paraId="2C8A3ED8" w14:textId="77777777" w:rsidR="007A6B2B" w:rsidRDefault="007A6B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746C48" w:rsidRDefault="00746C48">
    <w:pPr>
      <w:pBdr>
        <w:top w:val="nil"/>
        <w:left w:val="nil"/>
        <w:bottom w:val="nil"/>
        <w:right w:val="nil"/>
        <w:between w:val="nil"/>
      </w:pBdr>
      <w:tabs>
        <w:tab w:val="center" w:pos="4680"/>
        <w:tab w:val="right" w:pos="9360"/>
      </w:tabs>
      <w:jc w:val="center"/>
      <w:rPr>
        <w:color w:val="000000"/>
      </w:rPr>
    </w:pPr>
  </w:p>
  <w:p w14:paraId="06D365F9" w14:textId="77777777" w:rsidR="00746C48" w:rsidRDefault="00746C48">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746C48" w:rsidRDefault="00746C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746C48" w:rsidRDefault="00746C48">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lang w:bidi="ar-SA"/>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22</w:t>
                    </w:r>
                    <w:r>
                      <w:rPr>
                        <w:rFonts w:ascii="Arial" w:eastAsia="Arial" w:hAnsi="Arial" w:cs="Arial"/>
                        <w:color w:val="808080"/>
                        <w:sz w:val="18"/>
                        <w:szCs w:val="18"/>
                      </w:rPr>
                      <w:fldChar w:fldCharType="end"/>
                    </w:r>
                  </w:p>
                </w:txbxContent>
              </v:textbox>
              <w10:wrap anchorx="margin"/>
            </v:shape>
          </w:pict>
        </mc:Fallback>
      </mc:AlternateContent>
    </w:r>
    <w:r>
      <w:rPr>
        <w:noProof/>
        <w:lang w:bidi="ar-SA"/>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v:textbox>
              <w10:wrap anchorx="margin"/>
            </v:shape>
          </w:pict>
        </mc:Fallback>
      </mc:AlternateContent>
    </w:r>
    <w:r>
      <w:rPr>
        <w:noProof/>
        <w:lang w:bidi="ar-SA"/>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lang w:bidi="ar-SA"/>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E7EC6"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746C48" w:rsidRDefault="00746C48">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746C48" w:rsidRDefault="00746C48">
    <w:pPr>
      <w:pStyle w:val="Footer"/>
    </w:pPr>
    <w:r>
      <w:rPr>
        <w:noProof/>
        <w:lang w:bidi="ar-SA"/>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lang w:bidi="ar-SA"/>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lang w:bidi="ar-SA"/>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B8E5F" w14:textId="77777777" w:rsidR="007A6B2B" w:rsidRDefault="007A6B2B">
      <w:pPr>
        <w:spacing w:after="0" w:line="240" w:lineRule="auto"/>
      </w:pPr>
      <w:r>
        <w:separator/>
      </w:r>
    </w:p>
    <w:p w14:paraId="0AF18AA3" w14:textId="77777777" w:rsidR="007A6B2B" w:rsidRDefault="007A6B2B"/>
  </w:footnote>
  <w:footnote w:type="continuationSeparator" w:id="0">
    <w:p w14:paraId="5B332EBD" w14:textId="77777777" w:rsidR="007A6B2B" w:rsidRDefault="007A6B2B">
      <w:pPr>
        <w:spacing w:after="0" w:line="240" w:lineRule="auto"/>
      </w:pPr>
      <w:r>
        <w:continuationSeparator/>
      </w:r>
    </w:p>
    <w:p w14:paraId="5594EE30" w14:textId="77777777" w:rsidR="007A6B2B" w:rsidRDefault="007A6B2B"/>
  </w:footnote>
  <w:footnote w:id="1">
    <w:p w14:paraId="272DB790" w14:textId="77777777" w:rsidR="00746C48" w:rsidRDefault="00746C48" w:rsidP="00CA30DE">
      <w:pPr>
        <w:pStyle w:val="FootnoteText"/>
      </w:pPr>
      <w:r>
        <w:rPr>
          <w:rStyle w:val="FootnoteReference"/>
        </w:rPr>
        <w:footnoteRef/>
      </w:r>
      <w:r>
        <w:t xml:space="preserve"> The same mechanism also interferes with the exfiltration of data</w:t>
      </w:r>
    </w:p>
  </w:footnote>
  <w:footnote w:id="2">
    <w:p w14:paraId="1FE7D00E" w14:textId="77777777" w:rsidR="00746C48" w:rsidRDefault="00746C48"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746C48" w:rsidRDefault="00746C48">
    <w:pPr>
      <w:pBdr>
        <w:top w:val="nil"/>
        <w:left w:val="nil"/>
        <w:bottom w:val="nil"/>
        <w:right w:val="nil"/>
        <w:between w:val="nil"/>
      </w:pBdr>
      <w:tabs>
        <w:tab w:val="center" w:pos="4680"/>
        <w:tab w:val="right" w:pos="9360"/>
      </w:tabs>
      <w:ind w:hanging="1440"/>
      <w:rPr>
        <w:color w:val="000000"/>
      </w:rPr>
    </w:pPr>
    <w:r>
      <w:rPr>
        <w:noProof/>
        <w:lang w:bidi="ar-SA"/>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746C48" w:rsidRDefault="0074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746C48" w:rsidRDefault="00746C48">
    <w:pPr>
      <w:pStyle w:val="Header"/>
    </w:pPr>
    <w:r>
      <w:rPr>
        <w:noProof/>
        <w:lang w:bidi="ar-SA"/>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A39"/>
    <w:rsid w:val="00000C21"/>
    <w:rsid w:val="00012EB0"/>
    <w:rsid w:val="00026B13"/>
    <w:rsid w:val="000565E1"/>
    <w:rsid w:val="00075AC9"/>
    <w:rsid w:val="000A6DA3"/>
    <w:rsid w:val="000B3296"/>
    <w:rsid w:val="000B4444"/>
    <w:rsid w:val="000C1E7E"/>
    <w:rsid w:val="000C3AE7"/>
    <w:rsid w:val="000D745F"/>
    <w:rsid w:val="000F317A"/>
    <w:rsid w:val="00102FA3"/>
    <w:rsid w:val="00130312"/>
    <w:rsid w:val="00157E1E"/>
    <w:rsid w:val="0017530A"/>
    <w:rsid w:val="001A1D77"/>
    <w:rsid w:val="001F7275"/>
    <w:rsid w:val="0021075A"/>
    <w:rsid w:val="0021117A"/>
    <w:rsid w:val="0022612D"/>
    <w:rsid w:val="00230309"/>
    <w:rsid w:val="00235A69"/>
    <w:rsid w:val="00271E44"/>
    <w:rsid w:val="00311634"/>
    <w:rsid w:val="00382381"/>
    <w:rsid w:val="003942A3"/>
    <w:rsid w:val="00395903"/>
    <w:rsid w:val="003A03EB"/>
    <w:rsid w:val="003A3017"/>
    <w:rsid w:val="003A5F4F"/>
    <w:rsid w:val="003B4A84"/>
    <w:rsid w:val="00406ABD"/>
    <w:rsid w:val="00412527"/>
    <w:rsid w:val="00430A98"/>
    <w:rsid w:val="00431A39"/>
    <w:rsid w:val="00432678"/>
    <w:rsid w:val="004843D5"/>
    <w:rsid w:val="00491170"/>
    <w:rsid w:val="004A5537"/>
    <w:rsid w:val="004B5984"/>
    <w:rsid w:val="004C26DE"/>
    <w:rsid w:val="004F0780"/>
    <w:rsid w:val="005018C4"/>
    <w:rsid w:val="0051788B"/>
    <w:rsid w:val="00533512"/>
    <w:rsid w:val="00560770"/>
    <w:rsid w:val="00593D48"/>
    <w:rsid w:val="005F4612"/>
    <w:rsid w:val="005F50DF"/>
    <w:rsid w:val="00606CFC"/>
    <w:rsid w:val="00612E52"/>
    <w:rsid w:val="00643C3F"/>
    <w:rsid w:val="006F3FD0"/>
    <w:rsid w:val="007264A6"/>
    <w:rsid w:val="00733010"/>
    <w:rsid w:val="00746C48"/>
    <w:rsid w:val="00753E6F"/>
    <w:rsid w:val="0079217F"/>
    <w:rsid w:val="00792BB2"/>
    <w:rsid w:val="00796FFA"/>
    <w:rsid w:val="007A6B2B"/>
    <w:rsid w:val="007E6454"/>
    <w:rsid w:val="007F4617"/>
    <w:rsid w:val="007F4EF6"/>
    <w:rsid w:val="008070E4"/>
    <w:rsid w:val="00815DF2"/>
    <w:rsid w:val="008216C1"/>
    <w:rsid w:val="00840FCB"/>
    <w:rsid w:val="00861033"/>
    <w:rsid w:val="0086483D"/>
    <w:rsid w:val="00873B3A"/>
    <w:rsid w:val="008D5E0C"/>
    <w:rsid w:val="008F507E"/>
    <w:rsid w:val="008F6140"/>
    <w:rsid w:val="00902832"/>
    <w:rsid w:val="00963493"/>
    <w:rsid w:val="009848A3"/>
    <w:rsid w:val="009956E1"/>
    <w:rsid w:val="009A187E"/>
    <w:rsid w:val="009B46F6"/>
    <w:rsid w:val="009C4813"/>
    <w:rsid w:val="009D107B"/>
    <w:rsid w:val="009E407E"/>
    <w:rsid w:val="00A4795E"/>
    <w:rsid w:val="00A61CA7"/>
    <w:rsid w:val="00A84700"/>
    <w:rsid w:val="00A85111"/>
    <w:rsid w:val="00A92959"/>
    <w:rsid w:val="00B10B91"/>
    <w:rsid w:val="00B20A5E"/>
    <w:rsid w:val="00B34A3F"/>
    <w:rsid w:val="00B40F8F"/>
    <w:rsid w:val="00B42644"/>
    <w:rsid w:val="00B7754A"/>
    <w:rsid w:val="00B908D5"/>
    <w:rsid w:val="00BA54F6"/>
    <w:rsid w:val="00BA7E09"/>
    <w:rsid w:val="00BB05FF"/>
    <w:rsid w:val="00BC1926"/>
    <w:rsid w:val="00BC79F0"/>
    <w:rsid w:val="00BD64D0"/>
    <w:rsid w:val="00C11FDD"/>
    <w:rsid w:val="00C21709"/>
    <w:rsid w:val="00C3478D"/>
    <w:rsid w:val="00C72E2F"/>
    <w:rsid w:val="00C86784"/>
    <w:rsid w:val="00C948B9"/>
    <w:rsid w:val="00CA30DE"/>
    <w:rsid w:val="00CA49CF"/>
    <w:rsid w:val="00CD29C0"/>
    <w:rsid w:val="00CD3F76"/>
    <w:rsid w:val="00CE17DE"/>
    <w:rsid w:val="00D10708"/>
    <w:rsid w:val="00D1572D"/>
    <w:rsid w:val="00D52BEE"/>
    <w:rsid w:val="00D636D5"/>
    <w:rsid w:val="00D71960"/>
    <w:rsid w:val="00D71CA8"/>
    <w:rsid w:val="00DA1129"/>
    <w:rsid w:val="00DA7203"/>
    <w:rsid w:val="00DF4A90"/>
    <w:rsid w:val="00E15DCB"/>
    <w:rsid w:val="00E37560"/>
    <w:rsid w:val="00E37F35"/>
    <w:rsid w:val="00E70FFF"/>
    <w:rsid w:val="00E73B12"/>
    <w:rsid w:val="00E81F04"/>
    <w:rsid w:val="00EA21AA"/>
    <w:rsid w:val="00EC1560"/>
    <w:rsid w:val="00ED0C44"/>
    <w:rsid w:val="00ED64A2"/>
    <w:rsid w:val="00EF4787"/>
    <w:rsid w:val="00F30A71"/>
    <w:rsid w:val="00F82050"/>
    <w:rsid w:val="00F84AC8"/>
    <w:rsid w:val="00F86F14"/>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1AB2EEB2-7F58-452F-BF9A-BC903CDA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1960"/>
    <w:rPr>
      <w:rFonts w:asciiTheme="minorHAnsi" w:eastAsiaTheme="minorHAnsi" w:hAnsiTheme="minorHAnsi" w:cstheme="minorBidi"/>
      <w:lang w:val="en-IL"/>
    </w:rPr>
  </w:style>
  <w:style w:type="paragraph" w:styleId="Heading1">
    <w:name w:val="heading 1"/>
    <w:next w:val="P"/>
    <w:link w:val="Heading1Char"/>
    <w:uiPriority w:val="9"/>
    <w:qFormat/>
    <w:rsid w:val="00D71960"/>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D71960"/>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D71960"/>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D71960"/>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196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71960"/>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7196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7196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196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719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960"/>
  </w:style>
  <w:style w:type="paragraph" w:styleId="Title">
    <w:name w:val="Title"/>
    <w:basedOn w:val="Heading2NoNumber"/>
    <w:next w:val="Normal"/>
    <w:link w:val="TitleChar"/>
    <w:uiPriority w:val="10"/>
    <w:qFormat/>
    <w:rsid w:val="00D71960"/>
    <w:pPr>
      <w:ind w:left="1152"/>
    </w:pPr>
  </w:style>
  <w:style w:type="paragraph" w:styleId="Header">
    <w:name w:val="header"/>
    <w:basedOn w:val="Normal"/>
    <w:link w:val="HeaderChar"/>
    <w:uiPriority w:val="99"/>
    <w:unhideWhenUsed/>
    <w:rsid w:val="00D719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960"/>
    <w:rPr>
      <w:rFonts w:asciiTheme="minorHAnsi" w:eastAsiaTheme="minorHAnsi" w:hAnsiTheme="minorHAnsi" w:cstheme="minorBidi"/>
      <w:lang w:val="en-IL"/>
    </w:rPr>
  </w:style>
  <w:style w:type="paragraph" w:styleId="Footer">
    <w:name w:val="footer"/>
    <w:basedOn w:val="Normal"/>
    <w:link w:val="FooterChar"/>
    <w:uiPriority w:val="99"/>
    <w:unhideWhenUsed/>
    <w:rsid w:val="00D719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960"/>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D71960"/>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D71960"/>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D71960"/>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D71960"/>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D71960"/>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D71960"/>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D71960"/>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D71960"/>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D71960"/>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D71960"/>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styleId="ListTable3">
    <w:name w:val="List Table 3"/>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D71960"/>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D71960"/>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D71960"/>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D71960"/>
    <w:rPr>
      <w:rFonts w:ascii="Arial" w:eastAsiaTheme="minorHAnsi" w:hAnsi="Arial" w:cs="Arial"/>
      <w:iCs/>
      <w:color w:val="222222"/>
      <w:sz w:val="21"/>
      <w:szCs w:val="21"/>
      <w:shd w:val="clear" w:color="auto" w:fill="FFFFFF"/>
    </w:rPr>
  </w:style>
  <w:style w:type="paragraph" w:customStyle="1" w:styleId="ul">
    <w:name w:val="ul"/>
    <w:autoRedefine/>
    <w:qFormat/>
    <w:rsid w:val="00D71960"/>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D71960"/>
    <w:rPr>
      <w:rFonts w:ascii="Arial" w:eastAsiaTheme="minorHAnsi" w:hAnsi="Arial" w:cs="Arial"/>
      <w:color w:val="222222"/>
      <w:sz w:val="21"/>
      <w:szCs w:val="21"/>
    </w:rPr>
  </w:style>
  <w:style w:type="paragraph" w:customStyle="1" w:styleId="ol">
    <w:name w:val="ol"/>
    <w:basedOn w:val="P"/>
    <w:autoRedefine/>
    <w:qFormat/>
    <w:rsid w:val="00D71960"/>
    <w:pPr>
      <w:numPr>
        <w:numId w:val="21"/>
      </w:numPr>
    </w:pPr>
    <w:rPr>
      <w:iCs w:val="0"/>
    </w:rPr>
  </w:style>
  <w:style w:type="paragraph" w:customStyle="1" w:styleId="img">
    <w:name w:val="img"/>
    <w:next w:val="P"/>
    <w:autoRedefine/>
    <w:rsid w:val="00D71960"/>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D7196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71960"/>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D71960"/>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D71960"/>
    <w:pPr>
      <w:numPr>
        <w:numId w:val="0"/>
      </w:numPr>
      <w:spacing w:after="480"/>
      <w:jc w:val="center"/>
    </w:pPr>
  </w:style>
  <w:style w:type="paragraph" w:customStyle="1" w:styleId="imgleft">
    <w:name w:val="img_left"/>
    <w:basedOn w:val="img"/>
    <w:rsid w:val="00D71960"/>
    <w:pPr>
      <w:spacing w:after="240"/>
      <w:jc w:val="left"/>
    </w:pPr>
  </w:style>
  <w:style w:type="paragraph" w:customStyle="1" w:styleId="Heading2NoNumber">
    <w:name w:val="Heading 2 No Number"/>
    <w:basedOn w:val="Heading2"/>
    <w:uiPriority w:val="99"/>
    <w:unhideWhenUsed/>
    <w:rsid w:val="00D71960"/>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D71960"/>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D71960"/>
    <w:pPr>
      <w:numPr>
        <w:ilvl w:val="1"/>
      </w:numPr>
    </w:pPr>
  </w:style>
  <w:style w:type="character" w:customStyle="1" w:styleId="UI-item">
    <w:name w:val="UI-item"/>
    <w:basedOn w:val="DefaultParagraphFont"/>
    <w:uiPriority w:val="1"/>
    <w:rsid w:val="00D71960"/>
    <w:rPr>
      <w:i/>
    </w:rPr>
  </w:style>
  <w:style w:type="paragraph" w:customStyle="1" w:styleId="ol2">
    <w:name w:val="ol2"/>
    <w:basedOn w:val="ol"/>
    <w:autoRedefine/>
    <w:rsid w:val="00D71960"/>
    <w:pPr>
      <w:numPr>
        <w:numId w:val="37"/>
      </w:numPr>
    </w:pPr>
  </w:style>
  <w:style w:type="paragraph" w:customStyle="1" w:styleId="Comment">
    <w:name w:val="Comment"/>
    <w:basedOn w:val="P"/>
    <w:autoRedefine/>
    <w:rsid w:val="00D71960"/>
    <w:pPr>
      <w:shd w:val="clear" w:color="auto" w:fill="FFFF00"/>
      <w:tabs>
        <w:tab w:val="left" w:pos="4950"/>
      </w:tabs>
    </w:pPr>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8B66F210-6B57-4B3C-9430-5B5EF201947E}" type="presOf" srcId="{C2961E6E-65EF-4010-8273-83E4A905BCE7}" destId="{9E2BDDE6-C09E-45B5-B2A7-6ED019878B31}"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DE995D5B-B31D-4520-8F45-A3C724BEA165}" type="presOf" srcId="{4A89DE20-EC62-4041-B760-F43BE1428238}" destId="{716DEBDA-38B7-4010-9810-EB0C66FD4BF0}" srcOrd="0" destOrd="0" presId="urn:microsoft.com/office/officeart/2005/8/layout/cycle3"/>
    <dgm:cxn modelId="{8D7FD05C-977E-4F0D-90E6-FFE1F86F4349}" type="presOf" srcId="{D5B01058-2917-4EFD-9263-89C48F93DC39}" destId="{7941F266-7A64-4EFC-AE63-481664CCA8B0}" srcOrd="0" destOrd="0" presId="urn:microsoft.com/office/officeart/2005/8/layout/cycle3"/>
    <dgm:cxn modelId="{32597178-EB1E-4C52-B05B-F7E12F4C7881}"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788135A3-246B-42CB-A663-CCC796F56204}" type="presOf" srcId="{7FA0A0E7-3D50-40E1-90BF-6796CCDD1406}" destId="{9247CCD9-5375-4B43-9533-5EB17F7929B2}" srcOrd="0" destOrd="0" presId="urn:microsoft.com/office/officeart/2005/8/layout/cycle3"/>
    <dgm:cxn modelId="{1C8DA3B3-F734-4239-9225-74C792AE4B13}" srcId="{B7BEA579-9A86-43BC-88A6-DC0241E458A0}" destId="{6841C1A1-4C86-4242-AC8A-FCA172685BA5}" srcOrd="1" destOrd="0" parTransId="{E07C7581-593D-427B-9CCF-62E5321F55BA}" sibTransId="{DDA719EC-5E56-4C93-9D21-68851D64B5EC}"/>
    <dgm:cxn modelId="{4F7718BC-E648-46D4-8EB4-1FCE8AA791DC}" type="presOf" srcId="{70154698-861C-42EF-8FFF-F37D812AA9AE}" destId="{7CAFAE29-1AE3-4E53-8DA1-550D377FD01C}"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7F82B6C8-C4CB-4018-A704-031CEC17F0B3}" type="presOf" srcId="{6841C1A1-4C86-4242-AC8A-FCA172685BA5}" destId="{8216F1B9-8271-4A9E-9CF2-A3DCD54AE6FF}" srcOrd="0" destOrd="0" presId="urn:microsoft.com/office/officeart/2005/8/layout/cycle3"/>
    <dgm:cxn modelId="{6B8E68E7-AF0A-4960-B9B8-A8D8818FC8BE}" type="presOf" srcId="{B7BEA579-9A86-43BC-88A6-DC0241E458A0}" destId="{992D9BC5-C06B-484A-8B17-31F090BBBB0B}" srcOrd="0" destOrd="0" presId="urn:microsoft.com/office/officeart/2005/8/layout/cycle3"/>
    <dgm:cxn modelId="{7A355CCD-6D20-4A2D-83F6-F230F1D13551}" type="presParOf" srcId="{992D9BC5-C06B-484A-8B17-31F090BBBB0B}" destId="{8A15F370-C5C9-4E1D-9016-A60CEEE1A53E}" srcOrd="0" destOrd="0" presId="urn:microsoft.com/office/officeart/2005/8/layout/cycle3"/>
    <dgm:cxn modelId="{D8B18BC8-D7DF-4AC9-8AAC-0399583EFA7C}" type="presParOf" srcId="{8A15F370-C5C9-4E1D-9016-A60CEEE1A53E}" destId="{0F368AD9-5AA0-40C5-9778-6E336D965C8A}" srcOrd="0" destOrd="0" presId="urn:microsoft.com/office/officeart/2005/8/layout/cycle3"/>
    <dgm:cxn modelId="{F9FA9D82-14CB-4501-9711-81C8B7E09574}" type="presParOf" srcId="{8A15F370-C5C9-4E1D-9016-A60CEEE1A53E}" destId="{716DEBDA-38B7-4010-9810-EB0C66FD4BF0}" srcOrd="1" destOrd="0" presId="urn:microsoft.com/office/officeart/2005/8/layout/cycle3"/>
    <dgm:cxn modelId="{E8C15AF8-0963-4D9C-A19F-CD067D081AF6}" type="presParOf" srcId="{8A15F370-C5C9-4E1D-9016-A60CEEE1A53E}" destId="{8216F1B9-8271-4A9E-9CF2-A3DCD54AE6FF}" srcOrd="2" destOrd="0" presId="urn:microsoft.com/office/officeart/2005/8/layout/cycle3"/>
    <dgm:cxn modelId="{124232AE-2D3B-414E-90D2-158F0FDB95D5}" type="presParOf" srcId="{8A15F370-C5C9-4E1D-9016-A60CEEE1A53E}" destId="{9E2BDDE6-C09E-45B5-B2A7-6ED019878B31}" srcOrd="3" destOrd="0" presId="urn:microsoft.com/office/officeart/2005/8/layout/cycle3"/>
    <dgm:cxn modelId="{3B923506-2119-475B-9F8A-631BEB81D0E5}" type="presParOf" srcId="{8A15F370-C5C9-4E1D-9016-A60CEEE1A53E}" destId="{7941F266-7A64-4EFC-AE63-481664CCA8B0}" srcOrd="4" destOrd="0" presId="urn:microsoft.com/office/officeart/2005/8/layout/cycle3"/>
    <dgm:cxn modelId="{39D3F904-3EE4-4356-A6BF-D632D110530A}" type="presParOf" srcId="{8A15F370-C5C9-4E1D-9016-A60CEEE1A53E}" destId="{9247CCD9-5375-4B43-9533-5EB17F7929B2}" srcOrd="5" destOrd="0" presId="urn:microsoft.com/office/officeart/2005/8/layout/cycle3"/>
    <dgm:cxn modelId="{05196EEE-500C-4E44-9299-7006C34568D2}"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goals of strategy</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549EF503-CFF5-4E81-8FE6-D41782DA0FE3}" type="presOf" srcId="{DFC9C8FE-B4ED-4F01-83A1-2CFB5C59BE6A}" destId="{EC91968C-D5FA-4358-B01A-B30E51952938}" srcOrd="0" destOrd="0" presId="urn:microsoft.com/office/officeart/2005/8/layout/chevron2"/>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BEF73617-0272-479E-AC98-682411045544}" type="presOf" srcId="{5348357A-4309-47E9-8687-679B805C41C8}" destId="{E9CFC63A-BD9B-4C6A-9835-84C990990490}" srcOrd="0" destOrd="2"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B1C5BF43-DBE0-44A4-9C21-22C4B8B8351D}" type="presOf" srcId="{D4FD35E7-C023-4431-84F4-A0F01DF67BF2}" destId="{E9CFC63A-BD9B-4C6A-9835-84C990990490}" srcOrd="0" destOrd="1"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0289FB45-1D18-4A7A-A2BB-C05D4A40EF7F}" type="presOf" srcId="{32CEA75F-2716-4E82-B897-B0DBCC124B4D}" destId="{A2134C43-AFCF-447C-9EF8-F742A0CD787D}" srcOrd="0" destOrd="0" presId="urn:microsoft.com/office/officeart/2005/8/layout/chevron2"/>
    <dgm:cxn modelId="{83A93248-372B-4537-9B97-805AB1E6244B}" type="presOf" srcId="{38A1B01C-02C9-4188-A36D-262953402DAF}" destId="{E9CFC63A-BD9B-4C6A-9835-84C990990490}" srcOrd="0" destOrd="0"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435CFF58-7ABA-4B2F-9E28-41091A68F9FE}" type="presOf" srcId="{F2089ABA-4E82-4344-98DA-2FE58EE52487}" destId="{EC91968C-D5FA-4358-B01A-B30E51952938}" srcOrd="0" destOrd="1" presId="urn:microsoft.com/office/officeart/2005/8/layout/chevron2"/>
    <dgm:cxn modelId="{8C7CD983-B19E-42C6-A4D0-C5D183A18D0F}" type="presOf" srcId="{8B7F333A-98DC-44A3-B60D-019A6F3A876E}" destId="{BCE1E780-5761-40F1-AAD5-722CA51AF979}" srcOrd="0" destOrd="0"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1CC3EEB7-95CC-45B0-A195-07E731556331}" type="presOf" srcId="{06AC8C4E-06BA-4742-8095-1A1B56B71E8E}" destId="{97AC5996-7FF8-40A8-8535-48FD82007C03}" srcOrd="0" destOrd="0" presId="urn:microsoft.com/office/officeart/2005/8/layout/chevron2"/>
    <dgm:cxn modelId="{037CE3C4-C4E4-493C-A339-5D462249CA38}" type="presOf" srcId="{E5B3EBBA-6B58-4534-910D-E21F8101CEE2}" destId="{EC91968C-D5FA-4358-B01A-B30E51952938}" srcOrd="0" destOrd="2"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16B0D7DF-A2E7-4864-916B-B22678EED178}" srcId="{8B7F333A-98DC-44A3-B60D-019A6F3A876E}" destId="{32CEA75F-2716-4E82-B897-B0DBCC124B4D}" srcOrd="1" destOrd="0" parTransId="{1B6DFE21-5B86-46B7-86A5-7C81FA9209FE}" sibTransId="{E944B890-7F6D-4D1F-AC36-390B996CBD1C}"/>
    <dgm:cxn modelId="{10C060E1-5993-4B0E-A75C-482E614CF892}" type="presOf" srcId="{F5F80259-8022-4857-A57B-2100BA590F1D}" destId="{75D488CA-9E75-4902-8FB6-AB013D328D14}" srcOrd="0" destOrd="0" presId="urn:microsoft.com/office/officeart/2005/8/layout/chevron2"/>
    <dgm:cxn modelId="{F6C56DE3-AD35-439F-B3BC-119FAE94BAA9}" type="presOf" srcId="{6EF94347-ACA6-4E65-A106-84E1FB4339A3}" destId="{3BEDB4CB-0B73-465A-A863-0B4650998C9B}" srcOrd="0" destOrd="0" presId="urn:microsoft.com/office/officeart/2005/8/layout/chevron2"/>
    <dgm:cxn modelId="{26F1A9FA-53CD-4412-A322-DA50897B693B}" type="presOf" srcId="{463F9163-F200-4615-A40D-9682F59E6E39}" destId="{97AC5996-7FF8-40A8-8535-48FD82007C03}" srcOrd="0" destOrd="1" presId="urn:microsoft.com/office/officeart/2005/8/layout/chevron2"/>
    <dgm:cxn modelId="{36668A75-484A-402F-9546-50E174F8986D}" type="presParOf" srcId="{BCE1E780-5761-40F1-AAD5-722CA51AF979}" destId="{C950D851-ED1A-4AAF-92A9-0DB050285722}" srcOrd="0" destOrd="0" presId="urn:microsoft.com/office/officeart/2005/8/layout/chevron2"/>
    <dgm:cxn modelId="{8DFF4C2D-5B5D-4576-A47E-D7E1A4EDFEFF}" type="presParOf" srcId="{C950D851-ED1A-4AAF-92A9-0DB050285722}" destId="{3BEDB4CB-0B73-465A-A863-0B4650998C9B}" srcOrd="0" destOrd="0" presId="urn:microsoft.com/office/officeart/2005/8/layout/chevron2"/>
    <dgm:cxn modelId="{85BCE760-0A19-4034-8429-527573524E27}" type="presParOf" srcId="{C950D851-ED1A-4AAF-92A9-0DB050285722}" destId="{EC91968C-D5FA-4358-B01A-B30E51952938}" srcOrd="1" destOrd="0" presId="urn:microsoft.com/office/officeart/2005/8/layout/chevron2"/>
    <dgm:cxn modelId="{890AE5D2-D90C-478C-BD8B-9C52C5413E09}" type="presParOf" srcId="{BCE1E780-5761-40F1-AAD5-722CA51AF979}" destId="{AC4B7CFA-12CA-4EB0-AB21-C86B04C90746}" srcOrd="1" destOrd="0" presId="urn:microsoft.com/office/officeart/2005/8/layout/chevron2"/>
    <dgm:cxn modelId="{282F9BE7-2734-4AA1-B8AB-0B373CA0EB7A}" type="presParOf" srcId="{BCE1E780-5761-40F1-AAD5-722CA51AF979}" destId="{8B31C736-6C2F-419A-84E5-CCF5F536A3A6}" srcOrd="2" destOrd="0" presId="urn:microsoft.com/office/officeart/2005/8/layout/chevron2"/>
    <dgm:cxn modelId="{F39ECBDB-CF0E-48C4-A41A-BDFCD3746B29}" type="presParOf" srcId="{8B31C736-6C2F-419A-84E5-CCF5F536A3A6}" destId="{A2134C43-AFCF-447C-9EF8-F742A0CD787D}" srcOrd="0" destOrd="0" presId="urn:microsoft.com/office/officeart/2005/8/layout/chevron2"/>
    <dgm:cxn modelId="{1E95EB16-4181-4E78-8FBF-6DC52E08FEDC}" type="presParOf" srcId="{8B31C736-6C2F-419A-84E5-CCF5F536A3A6}" destId="{97AC5996-7FF8-40A8-8535-48FD82007C03}" srcOrd="1" destOrd="0" presId="urn:microsoft.com/office/officeart/2005/8/layout/chevron2"/>
    <dgm:cxn modelId="{DFA9966A-6BE7-4F5A-B9B7-77358590B863}" type="presParOf" srcId="{BCE1E780-5761-40F1-AAD5-722CA51AF979}" destId="{4F0EC50F-CD0A-4DE3-8A79-4EAF7F93A6ED}" srcOrd="3" destOrd="0" presId="urn:microsoft.com/office/officeart/2005/8/layout/chevron2"/>
    <dgm:cxn modelId="{4062C45A-4DEF-499C-9CF4-C23ECAD56474}" type="presParOf" srcId="{BCE1E780-5761-40F1-AAD5-722CA51AF979}" destId="{8999F4C3-F8CC-45AA-B479-4F8864C85274}" srcOrd="4" destOrd="0" presId="urn:microsoft.com/office/officeart/2005/8/layout/chevron2"/>
    <dgm:cxn modelId="{9982D86C-3CB4-47E1-9C82-B8198E84CAEB}" type="presParOf" srcId="{8999F4C3-F8CC-45AA-B479-4F8864C85274}" destId="{75D488CA-9E75-4902-8FB6-AB013D328D14}" srcOrd="0" destOrd="0" presId="urn:microsoft.com/office/officeart/2005/8/layout/chevron2"/>
    <dgm:cxn modelId="{8F6974E1-DEEF-4AB3-8D5B-29DC3CD3841C}"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a:t>
          </a:r>
        </a:p>
        <a:p>
          <a:pPr marL="171450" lvl="1" indent="-171450" algn="l" defTabSz="711200">
            <a:lnSpc>
              <a:spcPct val="90000"/>
            </a:lnSpc>
            <a:spcBef>
              <a:spcPct val="0"/>
            </a:spcBef>
            <a:spcAft>
              <a:spcPct val="15000"/>
            </a:spcAft>
            <a:buChar char="•"/>
          </a:pPr>
          <a:r>
            <a:rPr lang="en-US" sz="1600" kern="1200"/>
            <a:t>Define goals of strategy</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078E1-7714-4A4A-B697-2BE84E4B7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82</TotalTime>
  <Pages>42</Pages>
  <Words>8657</Words>
  <Characters>49346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35</cp:revision>
  <cp:lastPrinted>2018-09-05T11:18:00Z</cp:lastPrinted>
  <dcterms:created xsi:type="dcterms:W3CDTF">2019-02-25T15:33:00Z</dcterms:created>
  <dcterms:modified xsi:type="dcterms:W3CDTF">2019-02-26T07:20:00Z</dcterms:modified>
</cp:coreProperties>
</file>